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5899" w:rsidR="00F01744" w:rsidP="5D1AFAF3" w:rsidRDefault="39686D59" w14:paraId="00000001" w14:textId="2B522DFC">
      <w:pPr>
        <w:jc w:val="right"/>
        <w:rPr>
          <w:b w:val="1"/>
          <w:bCs w:val="1"/>
          <w:color w:val="3D85C6"/>
          <w:sz w:val="36"/>
          <w:szCs w:val="36"/>
        </w:rPr>
        <w:pPrChange w:author="adarsh Srivastava" w:date="2026-07-08T09:00:22.15Z">
          <w:pPr>
            <w:jc w:val="center"/>
          </w:pPr>
        </w:pPrChange>
      </w:pPr>
      <w:r w:rsidRPr="5D1AFAF3" w:rsidR="39686D59">
        <w:rPr>
          <w:b w:val="1"/>
          <w:bCs w:val="1"/>
          <w:color w:val="3D85C6"/>
          <w:sz w:val="36"/>
          <w:szCs w:val="36"/>
        </w:rPr>
        <w:t>One Stop Investment Platform (OSIP) Website Content</w:t>
      </w:r>
    </w:p>
    <w:p w:rsidR="004228EF" w:rsidP="0BEBE53A" w:rsidRDefault="004228EF" w14:paraId="7614F268" w14:textId="160FDB9D">
      <w:pPr>
        <w:jc w:val="both"/>
        <w:rPr>
          <w:strike/>
        </w:rPr>
      </w:pPr>
    </w:p>
    <w:commentRangeStart w:displacedByCustomXml="next" w:id="0"/>
    <w:sdt>
      <w:sdtPr>
        <w:rPr>
          <w:rFonts w:ascii="Arial" w:hAnsi="Arial" w:eastAsia="Arial" w:cs="Arial"/>
          <w:b w:val="0"/>
          <w:bCs w:val="0"/>
          <w:color w:val="auto"/>
          <w:sz w:val="22"/>
          <w:szCs w:val="22"/>
          <w:lang w:val="en"/>
        </w:rPr>
        <w:id w:val="-827516344"/>
        <w:docPartObj>
          <w:docPartGallery w:val="Table of Contents"/>
          <w:docPartUnique/>
        </w:docPartObj>
      </w:sdtPr>
      <w:sdtEndPr>
        <w:rPr>
          <w:rFonts w:ascii="Arial" w:hAnsi="Arial" w:eastAsia="Arial" w:cs="Arial"/>
          <w:b w:val="0"/>
          <w:bCs w:val="0"/>
          <w:noProof/>
          <w:color w:val="auto"/>
          <w:sz w:val="22"/>
          <w:szCs w:val="22"/>
          <w:lang w:val="en"/>
        </w:rPr>
      </w:sdtEndPr>
      <w:sdtContent>
        <w:p w:rsidR="00992839" w:rsidP="0BEBE53A" w:rsidRDefault="39686D59" w14:paraId="445234E6" w14:textId="45519F3E">
          <w:pPr>
            <w:pStyle w:val="TOCHeading"/>
            <w:numPr>
              <w:ilvl w:val="0"/>
              <w:numId w:val="0"/>
            </w:numPr>
          </w:pPr>
          <w:r>
            <w:t>Contents</w:t>
          </w:r>
          <w:commentRangeEnd w:id="0"/>
          <w:r w:rsidR="00992839">
            <w:rPr>
              <w:rStyle w:val="CommentReference"/>
              <w:sz w:val="32"/>
              <w:szCs w:val="32"/>
            </w:rPr>
            <w:commentReference w:id="0"/>
          </w:r>
        </w:p>
        <w:p w:rsidR="00992839" w:rsidP="0BEBE53A" w:rsidRDefault="00992839" w14:paraId="5D304B35" w14:textId="0225B31C">
          <w:pPr>
            <w:pStyle w:val="TOC1"/>
            <w:tabs>
              <w:tab w:val="left" w:pos="435"/>
              <w:tab w:val="right" w:leader="dot" w:pos="9345"/>
            </w:tabs>
          </w:pPr>
          <w:r w:rsidRPr="0BEBE53A">
            <w:fldChar w:fldCharType="begin"/>
          </w:r>
          <w:r>
            <w:instrText>TOC \o "1-3" \z \u \h</w:instrText>
          </w:r>
          <w:r w:rsidRPr="0BEBE53A">
            <w:fldChar w:fldCharType="separate"/>
          </w:r>
          <w:hyperlink w:anchor="_Toc588593117">
            <w:r w:rsidRPr="0BEBE53A" w:rsidR="0BEBE53A">
              <w:rPr>
                <w:rStyle w:val="Hyperlink"/>
              </w:rPr>
              <w:t>2.</w:t>
            </w:r>
            <w:r>
              <w:tab/>
            </w:r>
            <w:r w:rsidRPr="0BEBE53A" w:rsidR="0BEBE53A">
              <w:rPr>
                <w:rStyle w:val="Hyperlink"/>
              </w:rPr>
              <w:t>Homepage</w:t>
            </w:r>
            <w:r>
              <w:tab/>
            </w:r>
            <w:r>
              <w:fldChar w:fldCharType="begin"/>
            </w:r>
            <w:r>
              <w:instrText>PAGEREF _Toc588593117 \h</w:instrText>
            </w:r>
            <w:r>
              <w:fldChar w:fldCharType="separate"/>
            </w:r>
            <w:r w:rsidRPr="0BEBE53A" w:rsidR="0BEBE53A">
              <w:rPr>
                <w:rStyle w:val="Hyperlink"/>
              </w:rPr>
              <w:t>1</w:t>
            </w:r>
            <w:r>
              <w:fldChar w:fldCharType="end"/>
            </w:r>
          </w:hyperlink>
        </w:p>
        <w:p w:rsidR="00992839" w:rsidP="0BEBE53A" w:rsidRDefault="0BEBE53A" w14:paraId="20C2296A" w14:textId="668B3B15">
          <w:pPr>
            <w:pStyle w:val="TOC2"/>
            <w:tabs>
              <w:tab w:val="left" w:pos="660"/>
              <w:tab w:val="right" w:leader="dot" w:pos="9345"/>
            </w:tabs>
          </w:pPr>
          <w:hyperlink w:anchor="_Toc1808331135">
            <w:r w:rsidRPr="0BEBE53A">
              <w:rPr>
                <w:rStyle w:val="Hyperlink"/>
              </w:rPr>
              <w:t></w:t>
            </w:r>
            <w:r w:rsidR="00992839">
              <w:tab/>
            </w:r>
            <w:r w:rsidRPr="0BEBE53A">
              <w:rPr>
                <w:rStyle w:val="Hyperlink"/>
              </w:rPr>
              <w:t>Hero Section</w:t>
            </w:r>
            <w:r w:rsidR="00992839">
              <w:tab/>
            </w:r>
            <w:r w:rsidR="00992839">
              <w:fldChar w:fldCharType="begin"/>
            </w:r>
            <w:r w:rsidR="00992839">
              <w:instrText>PAGEREF _Toc1808331135 \h</w:instrText>
            </w:r>
            <w:r w:rsidR="00992839">
              <w:fldChar w:fldCharType="separate"/>
            </w:r>
            <w:r w:rsidRPr="0BEBE53A">
              <w:rPr>
                <w:rStyle w:val="Hyperlink"/>
              </w:rPr>
              <w:t>1</w:t>
            </w:r>
            <w:r w:rsidR="00992839">
              <w:fldChar w:fldCharType="end"/>
            </w:r>
          </w:hyperlink>
        </w:p>
        <w:p w:rsidR="00992839" w:rsidP="0BEBE53A" w:rsidRDefault="0BEBE53A" w14:paraId="53BB9655" w14:textId="44A0E999">
          <w:pPr>
            <w:pStyle w:val="TOC2"/>
            <w:tabs>
              <w:tab w:val="right" w:leader="dot" w:pos="9345"/>
            </w:tabs>
          </w:pPr>
          <w:hyperlink w:anchor="_Toc465550672">
            <w:r w:rsidRPr="0BEBE53A">
              <w:rPr>
                <w:rStyle w:val="Hyperlink"/>
              </w:rPr>
              <w:t>Purpose: Immediately communicate what OSIP is, who it serves, and provide clear pathways for investors to begin their journey.</w:t>
            </w:r>
            <w:r w:rsidR="00992839">
              <w:tab/>
            </w:r>
            <w:r w:rsidR="00992839">
              <w:fldChar w:fldCharType="begin"/>
            </w:r>
            <w:r w:rsidR="00992839">
              <w:instrText>PAGEREF _Toc465550672 \h</w:instrText>
            </w:r>
            <w:r w:rsidR="00992839">
              <w:fldChar w:fldCharType="separate"/>
            </w:r>
            <w:r w:rsidRPr="0BEBE53A">
              <w:rPr>
                <w:rStyle w:val="Hyperlink"/>
              </w:rPr>
              <w:t>1</w:t>
            </w:r>
            <w:r w:rsidR="00992839">
              <w:fldChar w:fldCharType="end"/>
            </w:r>
          </w:hyperlink>
        </w:p>
        <w:p w:rsidR="00992839" w:rsidP="0BEBE53A" w:rsidRDefault="0BEBE53A" w14:paraId="5E831803" w14:textId="0B1E820C">
          <w:pPr>
            <w:pStyle w:val="TOC1"/>
            <w:tabs>
              <w:tab w:val="left" w:pos="435"/>
              <w:tab w:val="right" w:leader="dot" w:pos="9345"/>
            </w:tabs>
          </w:pPr>
          <w:hyperlink w:anchor="_Toc1326236782">
            <w:r w:rsidRPr="0BEBE53A">
              <w:rPr>
                <w:rStyle w:val="Hyperlink"/>
              </w:rPr>
              <w:t>3.</w:t>
            </w:r>
            <w:r w:rsidR="00992839">
              <w:tab/>
            </w:r>
            <w:r w:rsidRPr="0BEBE53A">
              <w:rPr>
                <w:rStyle w:val="Hyperlink"/>
              </w:rPr>
              <w:t>Footer Section</w:t>
            </w:r>
            <w:r w:rsidR="00992839">
              <w:tab/>
            </w:r>
            <w:r w:rsidR="00992839">
              <w:fldChar w:fldCharType="begin"/>
            </w:r>
            <w:r w:rsidR="00992839">
              <w:instrText>PAGEREF _Toc1326236782 \h</w:instrText>
            </w:r>
            <w:r w:rsidR="00992839">
              <w:fldChar w:fldCharType="separate"/>
            </w:r>
            <w:r w:rsidRPr="0BEBE53A">
              <w:rPr>
                <w:rStyle w:val="Hyperlink"/>
              </w:rPr>
              <w:t>5</w:t>
            </w:r>
            <w:r w:rsidR="00992839">
              <w:fldChar w:fldCharType="end"/>
            </w:r>
          </w:hyperlink>
        </w:p>
        <w:p w:rsidR="00992839" w:rsidP="0BEBE53A" w:rsidRDefault="0BEBE53A" w14:paraId="663D22D3" w14:textId="5A98003A">
          <w:pPr>
            <w:pStyle w:val="TOC1"/>
            <w:tabs>
              <w:tab w:val="left" w:pos="435"/>
              <w:tab w:val="right" w:leader="dot" w:pos="9345"/>
            </w:tabs>
          </w:pPr>
          <w:hyperlink w:anchor="_Toc1744487640">
            <w:r w:rsidRPr="0BEBE53A">
              <w:rPr>
                <w:rStyle w:val="Hyperlink"/>
              </w:rPr>
              <w:t>4.</w:t>
            </w:r>
            <w:r w:rsidR="00992839">
              <w:tab/>
            </w:r>
            <w:r w:rsidRPr="0BEBE53A">
              <w:rPr>
                <w:rStyle w:val="Hyperlink"/>
              </w:rPr>
              <w:t>About Us Page</w:t>
            </w:r>
            <w:r w:rsidR="00992839">
              <w:tab/>
            </w:r>
            <w:r w:rsidR="00992839">
              <w:fldChar w:fldCharType="begin"/>
            </w:r>
            <w:r w:rsidR="00992839">
              <w:instrText>PAGEREF _Toc1744487640 \h</w:instrText>
            </w:r>
            <w:r w:rsidR="00992839">
              <w:fldChar w:fldCharType="separate"/>
            </w:r>
            <w:r w:rsidRPr="0BEBE53A">
              <w:rPr>
                <w:rStyle w:val="Hyperlink"/>
              </w:rPr>
              <w:t>6</w:t>
            </w:r>
            <w:r w:rsidR="00992839">
              <w:fldChar w:fldCharType="end"/>
            </w:r>
          </w:hyperlink>
        </w:p>
        <w:p w:rsidR="00992839" w:rsidP="0BEBE53A" w:rsidRDefault="0BEBE53A" w14:paraId="526DDC88" w14:textId="447634D8">
          <w:pPr>
            <w:pStyle w:val="TOC1"/>
            <w:tabs>
              <w:tab w:val="left" w:pos="435"/>
              <w:tab w:val="right" w:leader="dot" w:pos="9345"/>
            </w:tabs>
          </w:pPr>
          <w:hyperlink w:anchor="_Toc632065453">
            <w:r w:rsidRPr="0BEBE53A">
              <w:rPr>
                <w:rStyle w:val="Hyperlink"/>
              </w:rPr>
              <w:t>5.</w:t>
            </w:r>
            <w:r w:rsidR="00992839">
              <w:tab/>
            </w:r>
            <w:r w:rsidRPr="0BEBE53A">
              <w:rPr>
                <w:rStyle w:val="Hyperlink"/>
              </w:rPr>
              <w:t>Solar (Page Title)</w:t>
            </w:r>
            <w:r w:rsidR="00992839">
              <w:tab/>
            </w:r>
            <w:r w:rsidR="00992839">
              <w:fldChar w:fldCharType="begin"/>
            </w:r>
            <w:r w:rsidR="00992839">
              <w:instrText>PAGEREF _Toc632065453 \h</w:instrText>
            </w:r>
            <w:r w:rsidR="00992839">
              <w:fldChar w:fldCharType="separate"/>
            </w:r>
            <w:r w:rsidRPr="0BEBE53A">
              <w:rPr>
                <w:rStyle w:val="Hyperlink"/>
              </w:rPr>
              <w:t>8</w:t>
            </w:r>
            <w:r w:rsidR="00992839">
              <w:fldChar w:fldCharType="end"/>
            </w:r>
          </w:hyperlink>
        </w:p>
        <w:p w:rsidR="00992839" w:rsidP="0BEBE53A" w:rsidRDefault="0BEBE53A" w14:paraId="5BB22C1D" w14:textId="1F537B66">
          <w:pPr>
            <w:pStyle w:val="TOC2"/>
            <w:tabs>
              <w:tab w:val="left" w:pos="660"/>
              <w:tab w:val="right" w:leader="dot" w:pos="9345"/>
            </w:tabs>
          </w:pPr>
          <w:hyperlink w:anchor="_Toc1111756200">
            <w:r w:rsidRPr="0BEBE53A">
              <w:rPr>
                <w:rStyle w:val="Hyperlink"/>
              </w:rPr>
              <w:t>5.2.</w:t>
            </w:r>
            <w:r w:rsidR="00992839">
              <w:tab/>
            </w:r>
            <w:r w:rsidRPr="0BEBE53A">
              <w:rPr>
                <w:rStyle w:val="Hyperlink"/>
              </w:rPr>
              <w:t>Description (Hero Section) - Text</w:t>
            </w:r>
            <w:r w:rsidR="00992839">
              <w:tab/>
            </w:r>
            <w:r w:rsidR="00992839">
              <w:fldChar w:fldCharType="begin"/>
            </w:r>
            <w:r w:rsidR="00992839">
              <w:instrText>PAGEREF _Toc1111756200 \h</w:instrText>
            </w:r>
            <w:r w:rsidR="00992839">
              <w:fldChar w:fldCharType="separate"/>
            </w:r>
            <w:r w:rsidRPr="0BEBE53A">
              <w:rPr>
                <w:rStyle w:val="Hyperlink"/>
              </w:rPr>
              <w:t>8</w:t>
            </w:r>
            <w:r w:rsidR="00992839">
              <w:fldChar w:fldCharType="end"/>
            </w:r>
          </w:hyperlink>
        </w:p>
        <w:p w:rsidR="00992839" w:rsidP="0BEBE53A" w:rsidRDefault="0BEBE53A" w14:paraId="5D534527" w14:textId="24630E1E">
          <w:pPr>
            <w:pStyle w:val="TOC2"/>
            <w:tabs>
              <w:tab w:val="left" w:pos="660"/>
              <w:tab w:val="right" w:leader="dot" w:pos="9345"/>
            </w:tabs>
          </w:pPr>
          <w:hyperlink w:anchor="_Toc470814069">
            <w:r w:rsidRPr="0BEBE53A">
              <w:rPr>
                <w:rStyle w:val="Hyperlink"/>
              </w:rPr>
              <w:t>5.3.</w:t>
            </w:r>
            <w:r w:rsidR="00992839">
              <w:tab/>
            </w:r>
            <w:r w:rsidRPr="0BEBE53A">
              <w:rPr>
                <w:rStyle w:val="Hyperlink"/>
              </w:rPr>
              <w:t>Overview - Text</w:t>
            </w:r>
            <w:r w:rsidR="00992839">
              <w:tab/>
            </w:r>
            <w:r w:rsidR="00992839">
              <w:fldChar w:fldCharType="begin"/>
            </w:r>
            <w:r w:rsidR="00992839">
              <w:instrText>PAGEREF _Toc470814069 \h</w:instrText>
            </w:r>
            <w:r w:rsidR="00992839">
              <w:fldChar w:fldCharType="separate"/>
            </w:r>
            <w:r w:rsidRPr="0BEBE53A">
              <w:rPr>
                <w:rStyle w:val="Hyperlink"/>
              </w:rPr>
              <w:t>8</w:t>
            </w:r>
            <w:r w:rsidR="00992839">
              <w:fldChar w:fldCharType="end"/>
            </w:r>
          </w:hyperlink>
        </w:p>
        <w:p w:rsidR="00992839" w:rsidP="0BEBE53A" w:rsidRDefault="0BEBE53A" w14:paraId="5E90C33B" w14:textId="27AF5EEF">
          <w:pPr>
            <w:pStyle w:val="TOC2"/>
            <w:tabs>
              <w:tab w:val="left" w:pos="660"/>
              <w:tab w:val="right" w:leader="dot" w:pos="9345"/>
            </w:tabs>
          </w:pPr>
          <w:hyperlink w:anchor="_Toc528681623">
            <w:r w:rsidRPr="0BEBE53A">
              <w:rPr>
                <w:rStyle w:val="Hyperlink"/>
              </w:rPr>
              <w:t>5.4.</w:t>
            </w:r>
            <w:r w:rsidR="00992839">
              <w:tab/>
            </w:r>
            <w:r w:rsidRPr="0BEBE53A">
              <w:rPr>
                <w:rStyle w:val="Hyperlink"/>
              </w:rPr>
              <w:t>Key Facts - Infographics | Factsheets</w:t>
            </w:r>
            <w:r w:rsidR="00992839">
              <w:tab/>
            </w:r>
            <w:r w:rsidR="00992839">
              <w:fldChar w:fldCharType="begin"/>
            </w:r>
            <w:r w:rsidR="00992839">
              <w:instrText>PAGEREF _Toc528681623 \h</w:instrText>
            </w:r>
            <w:r w:rsidR="00992839">
              <w:fldChar w:fldCharType="separate"/>
            </w:r>
            <w:r w:rsidRPr="0BEBE53A">
              <w:rPr>
                <w:rStyle w:val="Hyperlink"/>
              </w:rPr>
              <w:t>9</w:t>
            </w:r>
            <w:r w:rsidR="00992839">
              <w:fldChar w:fldCharType="end"/>
            </w:r>
          </w:hyperlink>
        </w:p>
        <w:p w:rsidR="00992839" w:rsidP="0BEBE53A" w:rsidRDefault="0BEBE53A" w14:paraId="729E9502" w14:textId="19E3D86C">
          <w:pPr>
            <w:pStyle w:val="TOC2"/>
            <w:tabs>
              <w:tab w:val="left" w:pos="660"/>
              <w:tab w:val="right" w:leader="dot" w:pos="9345"/>
            </w:tabs>
          </w:pPr>
          <w:hyperlink w:anchor="_Toc1483502461">
            <w:r w:rsidRPr="0BEBE53A">
              <w:rPr>
                <w:rStyle w:val="Hyperlink"/>
              </w:rPr>
              <w:t>5.5.</w:t>
            </w:r>
            <w:r w:rsidR="00992839">
              <w:tab/>
            </w:r>
            <w:r w:rsidRPr="0BEBE53A">
              <w:rPr>
                <w:rStyle w:val="Hyperlink"/>
              </w:rPr>
              <w:t>Ease of Doing Business – Text</w:t>
            </w:r>
            <w:r w:rsidR="00992839">
              <w:tab/>
            </w:r>
            <w:r w:rsidR="00992839">
              <w:fldChar w:fldCharType="begin"/>
            </w:r>
            <w:r w:rsidR="00992839">
              <w:instrText>PAGEREF _Toc1483502461 \h</w:instrText>
            </w:r>
            <w:r w:rsidR="00992839">
              <w:fldChar w:fldCharType="separate"/>
            </w:r>
            <w:r w:rsidRPr="0BEBE53A">
              <w:rPr>
                <w:rStyle w:val="Hyperlink"/>
              </w:rPr>
              <w:t>9</w:t>
            </w:r>
            <w:r w:rsidR="00992839">
              <w:fldChar w:fldCharType="end"/>
            </w:r>
          </w:hyperlink>
        </w:p>
        <w:p w:rsidR="00992839" w:rsidP="0BEBE53A" w:rsidRDefault="0BEBE53A" w14:paraId="48C7611E" w14:textId="6563B25B">
          <w:pPr>
            <w:pStyle w:val="TOC2"/>
            <w:tabs>
              <w:tab w:val="left" w:pos="660"/>
              <w:tab w:val="right" w:leader="dot" w:pos="9345"/>
            </w:tabs>
          </w:pPr>
          <w:hyperlink w:anchor="_Toc1853616685">
            <w:r w:rsidRPr="0BEBE53A">
              <w:rPr>
                <w:rStyle w:val="Hyperlink"/>
              </w:rPr>
              <w:t>5.6.</w:t>
            </w:r>
            <w:r w:rsidR="00992839">
              <w:tab/>
            </w:r>
            <w:r w:rsidRPr="0BEBE53A">
              <w:rPr>
                <w:rStyle w:val="Hyperlink"/>
              </w:rPr>
              <w:t>Regulations – Text</w:t>
            </w:r>
            <w:r w:rsidR="00992839">
              <w:tab/>
            </w:r>
            <w:r w:rsidR="00992839">
              <w:fldChar w:fldCharType="begin"/>
            </w:r>
            <w:r w:rsidR="00992839">
              <w:instrText>PAGEREF _Toc1853616685 \h</w:instrText>
            </w:r>
            <w:r w:rsidR="00992839">
              <w:fldChar w:fldCharType="separate"/>
            </w:r>
            <w:r w:rsidRPr="0BEBE53A">
              <w:rPr>
                <w:rStyle w:val="Hyperlink"/>
              </w:rPr>
              <w:t>10</w:t>
            </w:r>
            <w:r w:rsidR="00992839">
              <w:fldChar w:fldCharType="end"/>
            </w:r>
          </w:hyperlink>
        </w:p>
        <w:p w:rsidR="00992839" w:rsidP="0BEBE53A" w:rsidRDefault="0BEBE53A" w14:paraId="23E58B40" w14:textId="6CF0A265">
          <w:pPr>
            <w:pStyle w:val="TOC2"/>
            <w:tabs>
              <w:tab w:val="left" w:pos="660"/>
              <w:tab w:val="right" w:leader="dot" w:pos="9345"/>
            </w:tabs>
          </w:pPr>
          <w:hyperlink w:anchor="_Toc1019355489">
            <w:r w:rsidRPr="0BEBE53A">
              <w:rPr>
                <w:rStyle w:val="Hyperlink"/>
              </w:rPr>
              <w:t>5.7.</w:t>
            </w:r>
            <w:r w:rsidR="00992839">
              <w:tab/>
            </w:r>
            <w:r w:rsidRPr="0BEBE53A">
              <w:rPr>
                <w:rStyle w:val="Hyperlink"/>
              </w:rPr>
              <w:t>Finance - Text</w:t>
            </w:r>
            <w:r w:rsidR="00992839">
              <w:tab/>
            </w:r>
            <w:r w:rsidR="00992839">
              <w:fldChar w:fldCharType="begin"/>
            </w:r>
            <w:r w:rsidR="00992839">
              <w:instrText>PAGEREF _Toc1019355489 \h</w:instrText>
            </w:r>
            <w:r w:rsidR="00992839">
              <w:fldChar w:fldCharType="separate"/>
            </w:r>
            <w:r w:rsidRPr="0BEBE53A">
              <w:rPr>
                <w:rStyle w:val="Hyperlink"/>
              </w:rPr>
              <w:t>12</w:t>
            </w:r>
            <w:r w:rsidR="00992839">
              <w:fldChar w:fldCharType="end"/>
            </w:r>
          </w:hyperlink>
        </w:p>
        <w:p w:rsidR="00992839" w:rsidP="0BEBE53A" w:rsidRDefault="0BEBE53A" w14:paraId="381BD770" w14:textId="28DAF459">
          <w:pPr>
            <w:pStyle w:val="TOC2"/>
            <w:tabs>
              <w:tab w:val="left" w:pos="660"/>
              <w:tab w:val="right" w:leader="dot" w:pos="9345"/>
            </w:tabs>
          </w:pPr>
          <w:hyperlink w:anchor="_Toc468640188">
            <w:r w:rsidRPr="0BEBE53A">
              <w:rPr>
                <w:rStyle w:val="Hyperlink"/>
              </w:rPr>
              <w:t>5.8.</w:t>
            </w:r>
            <w:r w:rsidR="00992839">
              <w:tab/>
            </w:r>
            <w:r w:rsidRPr="0BEBE53A">
              <w:rPr>
                <w:rStyle w:val="Hyperlink"/>
              </w:rPr>
              <w:t>Opportunities - Text | Photos | Videos</w:t>
            </w:r>
            <w:r w:rsidR="00992839">
              <w:tab/>
            </w:r>
            <w:r w:rsidR="00992839">
              <w:fldChar w:fldCharType="begin"/>
            </w:r>
            <w:r w:rsidR="00992839">
              <w:instrText>PAGEREF _Toc468640188 \h</w:instrText>
            </w:r>
            <w:r w:rsidR="00992839">
              <w:fldChar w:fldCharType="separate"/>
            </w:r>
            <w:r w:rsidRPr="0BEBE53A">
              <w:rPr>
                <w:rStyle w:val="Hyperlink"/>
              </w:rPr>
              <w:t>14</w:t>
            </w:r>
            <w:r w:rsidR="00992839">
              <w:fldChar w:fldCharType="end"/>
            </w:r>
          </w:hyperlink>
        </w:p>
        <w:p w:rsidR="00992839" w:rsidP="0BEBE53A" w:rsidRDefault="0BEBE53A" w14:paraId="1F24BE94" w14:textId="20889136">
          <w:pPr>
            <w:pStyle w:val="TOC1"/>
            <w:tabs>
              <w:tab w:val="left" w:pos="435"/>
              <w:tab w:val="right" w:leader="dot" w:pos="9345"/>
            </w:tabs>
          </w:pPr>
          <w:hyperlink w:anchor="_Toc766527551">
            <w:r w:rsidRPr="0BEBE53A">
              <w:rPr>
                <w:rStyle w:val="Hyperlink"/>
              </w:rPr>
              <w:t>6.</w:t>
            </w:r>
            <w:r w:rsidR="00992839">
              <w:tab/>
            </w:r>
            <w:r w:rsidRPr="0BEBE53A">
              <w:rPr>
                <w:rStyle w:val="Hyperlink"/>
              </w:rPr>
              <w:t>Wind (Page Title)</w:t>
            </w:r>
            <w:r w:rsidR="00992839">
              <w:tab/>
            </w:r>
            <w:r w:rsidR="00992839">
              <w:fldChar w:fldCharType="begin"/>
            </w:r>
            <w:r w:rsidR="00992839">
              <w:instrText>PAGEREF _Toc766527551 \h</w:instrText>
            </w:r>
            <w:r w:rsidR="00992839">
              <w:fldChar w:fldCharType="separate"/>
            </w:r>
            <w:r w:rsidRPr="0BEBE53A">
              <w:rPr>
                <w:rStyle w:val="Hyperlink"/>
              </w:rPr>
              <w:t>15</w:t>
            </w:r>
            <w:r w:rsidR="00992839">
              <w:fldChar w:fldCharType="end"/>
            </w:r>
          </w:hyperlink>
        </w:p>
        <w:p w:rsidR="00992839" w:rsidP="0BEBE53A" w:rsidRDefault="0BEBE53A" w14:paraId="5FAFF3E7" w14:textId="0355693E">
          <w:pPr>
            <w:pStyle w:val="TOC2"/>
            <w:tabs>
              <w:tab w:val="left" w:pos="660"/>
              <w:tab w:val="right" w:leader="dot" w:pos="9345"/>
            </w:tabs>
          </w:pPr>
          <w:hyperlink w:anchor="_Toc1416082294">
            <w:r w:rsidRPr="0BEBE53A">
              <w:rPr>
                <w:rStyle w:val="Hyperlink"/>
              </w:rPr>
              <w:t>6.2.</w:t>
            </w:r>
            <w:r w:rsidR="00992839">
              <w:tab/>
            </w:r>
            <w:r w:rsidRPr="0BEBE53A">
              <w:rPr>
                <w:rStyle w:val="Hyperlink"/>
              </w:rPr>
              <w:t>Description (Hero Section) - Text</w:t>
            </w:r>
            <w:r w:rsidR="00992839">
              <w:tab/>
            </w:r>
            <w:r w:rsidR="00992839">
              <w:fldChar w:fldCharType="begin"/>
            </w:r>
            <w:r w:rsidR="00992839">
              <w:instrText>PAGEREF _Toc1416082294 \h</w:instrText>
            </w:r>
            <w:r w:rsidR="00992839">
              <w:fldChar w:fldCharType="separate"/>
            </w:r>
            <w:r w:rsidRPr="0BEBE53A">
              <w:rPr>
                <w:rStyle w:val="Hyperlink"/>
              </w:rPr>
              <w:t>15</w:t>
            </w:r>
            <w:r w:rsidR="00992839">
              <w:fldChar w:fldCharType="end"/>
            </w:r>
          </w:hyperlink>
        </w:p>
        <w:p w:rsidR="00992839" w:rsidP="0BEBE53A" w:rsidRDefault="0BEBE53A" w14:paraId="7C2CD156" w14:textId="544C80FD">
          <w:pPr>
            <w:pStyle w:val="TOC2"/>
            <w:tabs>
              <w:tab w:val="left" w:pos="660"/>
              <w:tab w:val="right" w:leader="dot" w:pos="9345"/>
            </w:tabs>
          </w:pPr>
          <w:hyperlink w:anchor="_Toc647680539">
            <w:r w:rsidRPr="0BEBE53A">
              <w:rPr>
                <w:rStyle w:val="Hyperlink"/>
              </w:rPr>
              <w:t>6.3.</w:t>
            </w:r>
            <w:r w:rsidR="00992839">
              <w:tab/>
            </w:r>
            <w:r w:rsidRPr="0BEBE53A">
              <w:rPr>
                <w:rStyle w:val="Hyperlink"/>
              </w:rPr>
              <w:t>Overview - Text</w:t>
            </w:r>
            <w:r w:rsidR="00992839">
              <w:tab/>
            </w:r>
            <w:r w:rsidR="00992839">
              <w:fldChar w:fldCharType="begin"/>
            </w:r>
            <w:r w:rsidR="00992839">
              <w:instrText>PAGEREF _Toc647680539 \h</w:instrText>
            </w:r>
            <w:r w:rsidR="00992839">
              <w:fldChar w:fldCharType="separate"/>
            </w:r>
            <w:r w:rsidRPr="0BEBE53A">
              <w:rPr>
                <w:rStyle w:val="Hyperlink"/>
              </w:rPr>
              <w:t>15</w:t>
            </w:r>
            <w:r w:rsidR="00992839">
              <w:fldChar w:fldCharType="end"/>
            </w:r>
          </w:hyperlink>
        </w:p>
        <w:p w:rsidR="00992839" w:rsidP="0BEBE53A" w:rsidRDefault="0BEBE53A" w14:paraId="5E67CA13" w14:textId="0CF3555F">
          <w:pPr>
            <w:pStyle w:val="TOC2"/>
            <w:tabs>
              <w:tab w:val="left" w:pos="660"/>
              <w:tab w:val="right" w:leader="dot" w:pos="9345"/>
            </w:tabs>
          </w:pPr>
          <w:hyperlink w:anchor="_Toc881693837">
            <w:r w:rsidRPr="0BEBE53A">
              <w:rPr>
                <w:rStyle w:val="Hyperlink"/>
              </w:rPr>
              <w:t>6.4.</w:t>
            </w:r>
            <w:r w:rsidR="00992839">
              <w:tab/>
            </w:r>
            <w:r w:rsidRPr="0BEBE53A">
              <w:rPr>
                <w:rStyle w:val="Hyperlink"/>
              </w:rPr>
              <w:t>Key Facts - Infographics | Factsheets</w:t>
            </w:r>
            <w:r w:rsidR="00992839">
              <w:tab/>
            </w:r>
            <w:r w:rsidR="00992839">
              <w:fldChar w:fldCharType="begin"/>
            </w:r>
            <w:r w:rsidR="00992839">
              <w:instrText>PAGEREF _Toc881693837 \h</w:instrText>
            </w:r>
            <w:r w:rsidR="00992839">
              <w:fldChar w:fldCharType="separate"/>
            </w:r>
            <w:r w:rsidRPr="0BEBE53A">
              <w:rPr>
                <w:rStyle w:val="Hyperlink"/>
              </w:rPr>
              <w:t>15</w:t>
            </w:r>
            <w:r w:rsidR="00992839">
              <w:fldChar w:fldCharType="end"/>
            </w:r>
          </w:hyperlink>
        </w:p>
        <w:p w:rsidR="00992839" w:rsidP="0BEBE53A" w:rsidRDefault="0BEBE53A" w14:paraId="4EC0223A" w14:textId="714B77D0">
          <w:pPr>
            <w:pStyle w:val="TOC2"/>
            <w:tabs>
              <w:tab w:val="left" w:pos="660"/>
              <w:tab w:val="right" w:leader="dot" w:pos="9345"/>
            </w:tabs>
          </w:pPr>
          <w:hyperlink w:anchor="_Toc1723353955">
            <w:r w:rsidRPr="0BEBE53A">
              <w:rPr>
                <w:rStyle w:val="Hyperlink"/>
              </w:rPr>
              <w:t>6.5.</w:t>
            </w:r>
            <w:r w:rsidR="00992839">
              <w:tab/>
            </w:r>
            <w:r w:rsidRPr="0BEBE53A">
              <w:rPr>
                <w:rStyle w:val="Hyperlink"/>
              </w:rPr>
              <w:t>Regulations - Text</w:t>
            </w:r>
            <w:r w:rsidR="00992839">
              <w:tab/>
            </w:r>
            <w:r w:rsidR="00992839">
              <w:fldChar w:fldCharType="begin"/>
            </w:r>
            <w:r w:rsidR="00992839">
              <w:instrText>PAGEREF _Toc1723353955 \h</w:instrText>
            </w:r>
            <w:r w:rsidR="00992839">
              <w:fldChar w:fldCharType="separate"/>
            </w:r>
            <w:r w:rsidRPr="0BEBE53A">
              <w:rPr>
                <w:rStyle w:val="Hyperlink"/>
              </w:rPr>
              <w:t>17</w:t>
            </w:r>
            <w:r w:rsidR="00992839">
              <w:fldChar w:fldCharType="end"/>
            </w:r>
          </w:hyperlink>
        </w:p>
        <w:p w:rsidR="00992839" w:rsidP="0BEBE53A" w:rsidRDefault="0BEBE53A" w14:paraId="3BEDF76B" w14:textId="3E4DA790">
          <w:pPr>
            <w:pStyle w:val="TOC2"/>
            <w:tabs>
              <w:tab w:val="left" w:pos="660"/>
              <w:tab w:val="right" w:leader="dot" w:pos="9345"/>
            </w:tabs>
          </w:pPr>
          <w:hyperlink w:anchor="_Toc1705026222">
            <w:r w:rsidRPr="0BEBE53A">
              <w:rPr>
                <w:rStyle w:val="Hyperlink"/>
              </w:rPr>
              <w:t>6.6.</w:t>
            </w:r>
            <w:r w:rsidR="00992839">
              <w:tab/>
            </w:r>
            <w:r w:rsidRPr="0BEBE53A">
              <w:rPr>
                <w:rStyle w:val="Hyperlink"/>
              </w:rPr>
              <w:t>Finance – Text</w:t>
            </w:r>
            <w:r w:rsidR="00992839">
              <w:tab/>
            </w:r>
            <w:r w:rsidR="00992839">
              <w:fldChar w:fldCharType="begin"/>
            </w:r>
            <w:r w:rsidR="00992839">
              <w:instrText>PAGEREF _Toc1705026222 \h</w:instrText>
            </w:r>
            <w:r w:rsidR="00992839">
              <w:fldChar w:fldCharType="separate"/>
            </w:r>
            <w:r w:rsidRPr="0BEBE53A">
              <w:rPr>
                <w:rStyle w:val="Hyperlink"/>
              </w:rPr>
              <w:t>19</w:t>
            </w:r>
            <w:r w:rsidR="00992839">
              <w:fldChar w:fldCharType="end"/>
            </w:r>
          </w:hyperlink>
        </w:p>
        <w:p w:rsidR="00992839" w:rsidP="0BEBE53A" w:rsidRDefault="0BEBE53A" w14:paraId="33399060" w14:textId="4CDF0CAB">
          <w:pPr>
            <w:pStyle w:val="TOC2"/>
            <w:tabs>
              <w:tab w:val="left" w:pos="660"/>
              <w:tab w:val="right" w:leader="dot" w:pos="9345"/>
            </w:tabs>
          </w:pPr>
          <w:hyperlink w:anchor="_Toc1866956975">
            <w:r w:rsidRPr="0BEBE53A">
              <w:rPr>
                <w:rStyle w:val="Hyperlink"/>
              </w:rPr>
              <w:t>6.7.</w:t>
            </w:r>
            <w:r w:rsidR="00992839">
              <w:tab/>
            </w:r>
            <w:r w:rsidRPr="0BEBE53A">
              <w:rPr>
                <w:rStyle w:val="Hyperlink"/>
              </w:rPr>
              <w:t>Opportunities - Text | Photos | Videos</w:t>
            </w:r>
            <w:r w:rsidR="00992839">
              <w:tab/>
            </w:r>
            <w:r w:rsidR="00992839">
              <w:fldChar w:fldCharType="begin"/>
            </w:r>
            <w:r w:rsidR="00992839">
              <w:instrText>PAGEREF _Toc1866956975 \h</w:instrText>
            </w:r>
            <w:r w:rsidR="00992839">
              <w:fldChar w:fldCharType="separate"/>
            </w:r>
            <w:r w:rsidRPr="0BEBE53A">
              <w:rPr>
                <w:rStyle w:val="Hyperlink"/>
              </w:rPr>
              <w:t>20</w:t>
            </w:r>
            <w:r w:rsidR="00992839">
              <w:fldChar w:fldCharType="end"/>
            </w:r>
          </w:hyperlink>
        </w:p>
        <w:p w:rsidR="00992839" w:rsidP="0BEBE53A" w:rsidRDefault="0BEBE53A" w14:paraId="426477CF" w14:textId="57A45F48">
          <w:pPr>
            <w:pStyle w:val="TOC1"/>
            <w:tabs>
              <w:tab w:val="left" w:pos="435"/>
              <w:tab w:val="right" w:leader="dot" w:pos="9345"/>
            </w:tabs>
          </w:pPr>
          <w:hyperlink w:anchor="_Toc2067321326">
            <w:r w:rsidRPr="0BEBE53A">
              <w:rPr>
                <w:rStyle w:val="Hyperlink"/>
              </w:rPr>
              <w:t>7.</w:t>
            </w:r>
            <w:r w:rsidR="00992839">
              <w:tab/>
            </w:r>
            <w:r w:rsidRPr="0BEBE53A">
              <w:rPr>
                <w:rStyle w:val="Hyperlink"/>
              </w:rPr>
              <w:t>Storage (Page Title)</w:t>
            </w:r>
            <w:r w:rsidR="00992839">
              <w:tab/>
            </w:r>
            <w:r w:rsidR="00992839">
              <w:fldChar w:fldCharType="begin"/>
            </w:r>
            <w:r w:rsidR="00992839">
              <w:instrText>PAGEREF _Toc2067321326 \h</w:instrText>
            </w:r>
            <w:r w:rsidR="00992839">
              <w:fldChar w:fldCharType="separate"/>
            </w:r>
            <w:r w:rsidRPr="0BEBE53A">
              <w:rPr>
                <w:rStyle w:val="Hyperlink"/>
              </w:rPr>
              <w:t>20</w:t>
            </w:r>
            <w:r w:rsidR="00992839">
              <w:fldChar w:fldCharType="end"/>
            </w:r>
          </w:hyperlink>
        </w:p>
        <w:p w:rsidR="00992839" w:rsidP="0BEBE53A" w:rsidRDefault="0BEBE53A" w14:paraId="23551E3C" w14:textId="0F78F726">
          <w:pPr>
            <w:pStyle w:val="TOC2"/>
            <w:tabs>
              <w:tab w:val="left" w:pos="660"/>
              <w:tab w:val="right" w:leader="dot" w:pos="9345"/>
            </w:tabs>
          </w:pPr>
          <w:hyperlink w:anchor="_Toc1191316721">
            <w:r w:rsidRPr="0BEBE53A">
              <w:rPr>
                <w:rStyle w:val="Hyperlink"/>
              </w:rPr>
              <w:t>7.2.</w:t>
            </w:r>
            <w:r w:rsidR="00992839">
              <w:tab/>
            </w:r>
            <w:r w:rsidRPr="0BEBE53A">
              <w:rPr>
                <w:rStyle w:val="Hyperlink"/>
              </w:rPr>
              <w:t>Description (Hero Section) - Text</w:t>
            </w:r>
            <w:r w:rsidR="00992839">
              <w:tab/>
            </w:r>
            <w:r w:rsidR="00992839">
              <w:fldChar w:fldCharType="begin"/>
            </w:r>
            <w:r w:rsidR="00992839">
              <w:instrText>PAGEREF _Toc1191316721 \h</w:instrText>
            </w:r>
            <w:r w:rsidR="00992839">
              <w:fldChar w:fldCharType="separate"/>
            </w:r>
            <w:r w:rsidRPr="0BEBE53A">
              <w:rPr>
                <w:rStyle w:val="Hyperlink"/>
              </w:rPr>
              <w:t>20</w:t>
            </w:r>
            <w:r w:rsidR="00992839">
              <w:fldChar w:fldCharType="end"/>
            </w:r>
          </w:hyperlink>
        </w:p>
        <w:p w:rsidR="00992839" w:rsidP="0BEBE53A" w:rsidRDefault="0BEBE53A" w14:paraId="1375BC11" w14:textId="364F6B7C">
          <w:pPr>
            <w:pStyle w:val="TOC2"/>
            <w:tabs>
              <w:tab w:val="left" w:pos="660"/>
              <w:tab w:val="right" w:leader="dot" w:pos="9345"/>
            </w:tabs>
          </w:pPr>
          <w:hyperlink w:anchor="_Toc123895230">
            <w:r w:rsidRPr="0BEBE53A">
              <w:rPr>
                <w:rStyle w:val="Hyperlink"/>
              </w:rPr>
              <w:t>7.3.</w:t>
            </w:r>
            <w:r w:rsidR="00992839">
              <w:tab/>
            </w:r>
            <w:r w:rsidRPr="0BEBE53A">
              <w:rPr>
                <w:rStyle w:val="Hyperlink"/>
              </w:rPr>
              <w:t>Overview - Text</w:t>
            </w:r>
            <w:r w:rsidR="00992839">
              <w:tab/>
            </w:r>
            <w:r w:rsidR="00992839">
              <w:fldChar w:fldCharType="begin"/>
            </w:r>
            <w:r w:rsidR="00992839">
              <w:instrText>PAGEREF _Toc123895230 \h</w:instrText>
            </w:r>
            <w:r w:rsidR="00992839">
              <w:fldChar w:fldCharType="separate"/>
            </w:r>
            <w:r w:rsidRPr="0BEBE53A">
              <w:rPr>
                <w:rStyle w:val="Hyperlink"/>
              </w:rPr>
              <w:t>21</w:t>
            </w:r>
            <w:r w:rsidR="00992839">
              <w:fldChar w:fldCharType="end"/>
            </w:r>
          </w:hyperlink>
        </w:p>
        <w:p w:rsidR="00992839" w:rsidP="0BEBE53A" w:rsidRDefault="0BEBE53A" w14:paraId="26BC8A9B" w14:textId="0E2D73E1">
          <w:pPr>
            <w:pStyle w:val="TOC2"/>
            <w:tabs>
              <w:tab w:val="left" w:pos="660"/>
              <w:tab w:val="right" w:leader="dot" w:pos="9345"/>
            </w:tabs>
          </w:pPr>
          <w:hyperlink w:anchor="_Toc1560670485">
            <w:r w:rsidRPr="0BEBE53A">
              <w:rPr>
                <w:rStyle w:val="Hyperlink"/>
              </w:rPr>
              <w:t>7.4.</w:t>
            </w:r>
            <w:r w:rsidR="00992839">
              <w:tab/>
            </w:r>
            <w:r w:rsidRPr="0BEBE53A">
              <w:rPr>
                <w:rStyle w:val="Hyperlink"/>
              </w:rPr>
              <w:t>Key Facts - Infographics | Factsheets</w:t>
            </w:r>
            <w:r w:rsidR="00992839">
              <w:tab/>
            </w:r>
            <w:r w:rsidR="00992839">
              <w:fldChar w:fldCharType="begin"/>
            </w:r>
            <w:r w:rsidR="00992839">
              <w:instrText>PAGEREF _Toc1560670485 \h</w:instrText>
            </w:r>
            <w:r w:rsidR="00992839">
              <w:fldChar w:fldCharType="separate"/>
            </w:r>
            <w:r w:rsidRPr="0BEBE53A">
              <w:rPr>
                <w:rStyle w:val="Hyperlink"/>
              </w:rPr>
              <w:t>21</w:t>
            </w:r>
            <w:r w:rsidR="00992839">
              <w:fldChar w:fldCharType="end"/>
            </w:r>
          </w:hyperlink>
        </w:p>
        <w:p w:rsidR="00992839" w:rsidP="0BEBE53A" w:rsidRDefault="0BEBE53A" w14:paraId="2A1E1927" w14:textId="4A502B1F">
          <w:pPr>
            <w:pStyle w:val="TOC2"/>
            <w:tabs>
              <w:tab w:val="left" w:pos="660"/>
              <w:tab w:val="right" w:leader="dot" w:pos="9345"/>
            </w:tabs>
          </w:pPr>
          <w:hyperlink w:anchor="_Toc1224475513">
            <w:r w:rsidRPr="0BEBE53A">
              <w:rPr>
                <w:rStyle w:val="Hyperlink"/>
              </w:rPr>
              <w:t>7.5.</w:t>
            </w:r>
            <w:r w:rsidR="00992839">
              <w:tab/>
            </w:r>
            <w:r w:rsidRPr="0BEBE53A">
              <w:rPr>
                <w:rStyle w:val="Hyperlink"/>
              </w:rPr>
              <w:t>Ease of Doing Business</w:t>
            </w:r>
            <w:r w:rsidR="00992839">
              <w:tab/>
            </w:r>
            <w:r w:rsidR="00992839">
              <w:fldChar w:fldCharType="begin"/>
            </w:r>
            <w:r w:rsidR="00992839">
              <w:instrText>PAGEREF _Toc1224475513 \h</w:instrText>
            </w:r>
            <w:r w:rsidR="00992839">
              <w:fldChar w:fldCharType="separate"/>
            </w:r>
            <w:r w:rsidRPr="0BEBE53A">
              <w:rPr>
                <w:rStyle w:val="Hyperlink"/>
              </w:rPr>
              <w:t>21</w:t>
            </w:r>
            <w:r w:rsidR="00992839">
              <w:fldChar w:fldCharType="end"/>
            </w:r>
          </w:hyperlink>
        </w:p>
        <w:p w:rsidR="00992839" w:rsidP="0BEBE53A" w:rsidRDefault="0BEBE53A" w14:paraId="5FB7B386" w14:textId="566E3BC7">
          <w:pPr>
            <w:pStyle w:val="TOC2"/>
            <w:tabs>
              <w:tab w:val="left" w:pos="660"/>
              <w:tab w:val="right" w:leader="dot" w:pos="9345"/>
            </w:tabs>
          </w:pPr>
          <w:hyperlink w:anchor="_Toc81532764">
            <w:r w:rsidRPr="0BEBE53A">
              <w:rPr>
                <w:rStyle w:val="Hyperlink"/>
              </w:rPr>
              <w:t>7.6.</w:t>
            </w:r>
            <w:r w:rsidR="00992839">
              <w:tab/>
            </w:r>
            <w:r w:rsidRPr="0BEBE53A">
              <w:rPr>
                <w:rStyle w:val="Hyperlink"/>
              </w:rPr>
              <w:t>Regulations - Text</w:t>
            </w:r>
            <w:r w:rsidR="00992839">
              <w:tab/>
            </w:r>
            <w:r w:rsidR="00992839">
              <w:fldChar w:fldCharType="begin"/>
            </w:r>
            <w:r w:rsidR="00992839">
              <w:instrText>PAGEREF _Toc81532764 \h</w:instrText>
            </w:r>
            <w:r w:rsidR="00992839">
              <w:fldChar w:fldCharType="separate"/>
            </w:r>
            <w:r w:rsidRPr="0BEBE53A">
              <w:rPr>
                <w:rStyle w:val="Hyperlink"/>
              </w:rPr>
              <w:t>22</w:t>
            </w:r>
            <w:r w:rsidR="00992839">
              <w:fldChar w:fldCharType="end"/>
            </w:r>
          </w:hyperlink>
        </w:p>
        <w:p w:rsidR="00992839" w:rsidP="0BEBE53A" w:rsidRDefault="0BEBE53A" w14:paraId="256F0B06" w14:textId="3CC57E51">
          <w:pPr>
            <w:pStyle w:val="TOC2"/>
            <w:tabs>
              <w:tab w:val="left" w:pos="660"/>
              <w:tab w:val="right" w:leader="dot" w:pos="9345"/>
            </w:tabs>
          </w:pPr>
          <w:hyperlink w:anchor="_Toc409671039">
            <w:r w:rsidRPr="0BEBE53A">
              <w:rPr>
                <w:rStyle w:val="Hyperlink"/>
              </w:rPr>
              <w:t>7.7.</w:t>
            </w:r>
            <w:r w:rsidR="00992839">
              <w:tab/>
            </w:r>
            <w:r w:rsidRPr="0BEBE53A">
              <w:rPr>
                <w:rStyle w:val="Hyperlink"/>
              </w:rPr>
              <w:t>Finance - Text</w:t>
            </w:r>
            <w:r w:rsidR="00992839">
              <w:tab/>
            </w:r>
            <w:r w:rsidR="00992839">
              <w:fldChar w:fldCharType="begin"/>
            </w:r>
            <w:r w:rsidR="00992839">
              <w:instrText>PAGEREF _Toc409671039 \h</w:instrText>
            </w:r>
            <w:r w:rsidR="00992839">
              <w:fldChar w:fldCharType="separate"/>
            </w:r>
            <w:r w:rsidRPr="0BEBE53A">
              <w:rPr>
                <w:rStyle w:val="Hyperlink"/>
              </w:rPr>
              <w:t>24</w:t>
            </w:r>
            <w:r w:rsidR="00992839">
              <w:fldChar w:fldCharType="end"/>
            </w:r>
          </w:hyperlink>
        </w:p>
        <w:p w:rsidR="00992839" w:rsidP="0BEBE53A" w:rsidRDefault="0BEBE53A" w14:paraId="3006BBDF" w14:textId="0FCA3212">
          <w:pPr>
            <w:pStyle w:val="TOC2"/>
            <w:tabs>
              <w:tab w:val="left" w:pos="660"/>
              <w:tab w:val="right" w:leader="dot" w:pos="9345"/>
            </w:tabs>
          </w:pPr>
          <w:hyperlink w:anchor="_Toc1043797165">
            <w:r w:rsidRPr="0BEBE53A">
              <w:rPr>
                <w:rStyle w:val="Hyperlink"/>
              </w:rPr>
              <w:t>7.8.</w:t>
            </w:r>
            <w:r w:rsidR="00992839">
              <w:tab/>
            </w:r>
            <w:r w:rsidRPr="0BEBE53A">
              <w:rPr>
                <w:rStyle w:val="Hyperlink"/>
              </w:rPr>
              <w:t>Opportunities - Text | Photos | Videos</w:t>
            </w:r>
            <w:r w:rsidR="00992839">
              <w:tab/>
            </w:r>
            <w:r w:rsidR="00992839">
              <w:fldChar w:fldCharType="begin"/>
            </w:r>
            <w:r w:rsidR="00992839">
              <w:instrText>PAGEREF _Toc1043797165 \h</w:instrText>
            </w:r>
            <w:r w:rsidR="00992839">
              <w:fldChar w:fldCharType="separate"/>
            </w:r>
            <w:r w:rsidRPr="0BEBE53A">
              <w:rPr>
                <w:rStyle w:val="Hyperlink"/>
              </w:rPr>
              <w:t>25</w:t>
            </w:r>
            <w:r w:rsidR="00992839">
              <w:fldChar w:fldCharType="end"/>
            </w:r>
          </w:hyperlink>
        </w:p>
        <w:p w:rsidR="00992839" w:rsidP="0BEBE53A" w:rsidRDefault="0BEBE53A" w14:paraId="0D6239EC" w14:textId="75FC5F22">
          <w:pPr>
            <w:pStyle w:val="TOC1"/>
            <w:tabs>
              <w:tab w:val="left" w:pos="435"/>
              <w:tab w:val="right" w:leader="dot" w:pos="9345"/>
            </w:tabs>
          </w:pPr>
          <w:hyperlink w:anchor="_Toc819948634">
            <w:r w:rsidRPr="0BEBE53A">
              <w:rPr>
                <w:rStyle w:val="Hyperlink"/>
              </w:rPr>
              <w:t>8.</w:t>
            </w:r>
            <w:r w:rsidR="00992839">
              <w:tab/>
            </w:r>
            <w:r w:rsidRPr="0BEBE53A">
              <w:rPr>
                <w:rStyle w:val="Hyperlink"/>
              </w:rPr>
              <w:t>Small Hydro (Page Title)</w:t>
            </w:r>
            <w:r w:rsidR="00992839">
              <w:tab/>
            </w:r>
            <w:r w:rsidR="00992839">
              <w:fldChar w:fldCharType="begin"/>
            </w:r>
            <w:r w:rsidR="00992839">
              <w:instrText>PAGEREF _Toc819948634 \h</w:instrText>
            </w:r>
            <w:r w:rsidR="00992839">
              <w:fldChar w:fldCharType="separate"/>
            </w:r>
            <w:r w:rsidRPr="0BEBE53A">
              <w:rPr>
                <w:rStyle w:val="Hyperlink"/>
              </w:rPr>
              <w:t>27</w:t>
            </w:r>
            <w:r w:rsidR="00992839">
              <w:fldChar w:fldCharType="end"/>
            </w:r>
          </w:hyperlink>
        </w:p>
        <w:p w:rsidR="00992839" w:rsidP="0BEBE53A" w:rsidRDefault="0BEBE53A" w14:paraId="0C54D965" w14:textId="07112261">
          <w:pPr>
            <w:pStyle w:val="TOC2"/>
            <w:tabs>
              <w:tab w:val="left" w:pos="660"/>
              <w:tab w:val="right" w:leader="dot" w:pos="9345"/>
            </w:tabs>
          </w:pPr>
          <w:hyperlink w:anchor="_Toc376027181">
            <w:r w:rsidRPr="0BEBE53A">
              <w:rPr>
                <w:rStyle w:val="Hyperlink"/>
              </w:rPr>
              <w:t>8.2.</w:t>
            </w:r>
            <w:r w:rsidR="00992839">
              <w:tab/>
            </w:r>
            <w:r w:rsidRPr="0BEBE53A">
              <w:rPr>
                <w:rStyle w:val="Hyperlink"/>
              </w:rPr>
              <w:t>Description (Hero Section) - Text</w:t>
            </w:r>
            <w:r w:rsidR="00992839">
              <w:tab/>
            </w:r>
            <w:r w:rsidR="00992839">
              <w:fldChar w:fldCharType="begin"/>
            </w:r>
            <w:r w:rsidR="00992839">
              <w:instrText>PAGEREF _Toc376027181 \h</w:instrText>
            </w:r>
            <w:r w:rsidR="00992839">
              <w:fldChar w:fldCharType="separate"/>
            </w:r>
            <w:r w:rsidRPr="0BEBE53A">
              <w:rPr>
                <w:rStyle w:val="Hyperlink"/>
              </w:rPr>
              <w:t>27</w:t>
            </w:r>
            <w:r w:rsidR="00992839">
              <w:fldChar w:fldCharType="end"/>
            </w:r>
          </w:hyperlink>
        </w:p>
        <w:p w:rsidR="00992839" w:rsidP="0BEBE53A" w:rsidRDefault="0BEBE53A" w14:paraId="2E24B62F" w14:textId="7BF214CB">
          <w:pPr>
            <w:pStyle w:val="TOC2"/>
            <w:tabs>
              <w:tab w:val="left" w:pos="660"/>
              <w:tab w:val="right" w:leader="dot" w:pos="9345"/>
            </w:tabs>
          </w:pPr>
          <w:hyperlink w:anchor="_Toc202947681">
            <w:r w:rsidRPr="0BEBE53A">
              <w:rPr>
                <w:rStyle w:val="Hyperlink"/>
              </w:rPr>
              <w:t>8.3.</w:t>
            </w:r>
            <w:r w:rsidR="00992839">
              <w:tab/>
            </w:r>
            <w:r w:rsidRPr="0BEBE53A">
              <w:rPr>
                <w:rStyle w:val="Hyperlink"/>
              </w:rPr>
              <w:t>Overview - Text</w:t>
            </w:r>
            <w:r w:rsidR="00992839">
              <w:tab/>
            </w:r>
            <w:r w:rsidR="00992839">
              <w:fldChar w:fldCharType="begin"/>
            </w:r>
            <w:r w:rsidR="00992839">
              <w:instrText>PAGEREF _Toc202947681 \h</w:instrText>
            </w:r>
            <w:r w:rsidR="00992839">
              <w:fldChar w:fldCharType="separate"/>
            </w:r>
            <w:r w:rsidRPr="0BEBE53A">
              <w:rPr>
                <w:rStyle w:val="Hyperlink"/>
              </w:rPr>
              <w:t>27</w:t>
            </w:r>
            <w:r w:rsidR="00992839">
              <w:fldChar w:fldCharType="end"/>
            </w:r>
          </w:hyperlink>
        </w:p>
        <w:p w:rsidR="00992839" w:rsidP="0BEBE53A" w:rsidRDefault="0BEBE53A" w14:paraId="516DEF48" w14:textId="03463AF4">
          <w:pPr>
            <w:pStyle w:val="TOC2"/>
            <w:tabs>
              <w:tab w:val="left" w:pos="660"/>
              <w:tab w:val="right" w:leader="dot" w:pos="9345"/>
            </w:tabs>
          </w:pPr>
          <w:hyperlink w:anchor="_Toc1615556059">
            <w:r w:rsidRPr="0BEBE53A">
              <w:rPr>
                <w:rStyle w:val="Hyperlink"/>
              </w:rPr>
              <w:t>8.4.</w:t>
            </w:r>
            <w:r w:rsidR="00992839">
              <w:tab/>
            </w:r>
            <w:r w:rsidRPr="0BEBE53A">
              <w:rPr>
                <w:rStyle w:val="Hyperlink"/>
              </w:rPr>
              <w:t>Key Facts - Infographics | Factsheets</w:t>
            </w:r>
            <w:r w:rsidR="00992839">
              <w:tab/>
            </w:r>
            <w:r w:rsidR="00992839">
              <w:fldChar w:fldCharType="begin"/>
            </w:r>
            <w:r w:rsidR="00992839">
              <w:instrText>PAGEREF _Toc1615556059 \h</w:instrText>
            </w:r>
            <w:r w:rsidR="00992839">
              <w:fldChar w:fldCharType="separate"/>
            </w:r>
            <w:r w:rsidRPr="0BEBE53A">
              <w:rPr>
                <w:rStyle w:val="Hyperlink"/>
              </w:rPr>
              <w:t>28</w:t>
            </w:r>
            <w:r w:rsidR="00992839">
              <w:fldChar w:fldCharType="end"/>
            </w:r>
          </w:hyperlink>
        </w:p>
        <w:p w:rsidR="00992839" w:rsidP="0BEBE53A" w:rsidRDefault="0BEBE53A" w14:paraId="01817E91" w14:textId="187100DA">
          <w:pPr>
            <w:pStyle w:val="TOC2"/>
            <w:tabs>
              <w:tab w:val="left" w:pos="660"/>
              <w:tab w:val="right" w:leader="dot" w:pos="9345"/>
            </w:tabs>
          </w:pPr>
          <w:hyperlink w:anchor="_Toc507262020">
            <w:r w:rsidRPr="0BEBE53A">
              <w:rPr>
                <w:rStyle w:val="Hyperlink"/>
              </w:rPr>
              <w:t>8.5.</w:t>
            </w:r>
            <w:r w:rsidR="00992839">
              <w:tab/>
            </w:r>
            <w:r w:rsidRPr="0BEBE53A">
              <w:rPr>
                <w:rStyle w:val="Hyperlink"/>
              </w:rPr>
              <w:t>Ease of Doing Business</w:t>
            </w:r>
            <w:r w:rsidR="00992839">
              <w:tab/>
            </w:r>
            <w:r w:rsidR="00992839">
              <w:fldChar w:fldCharType="begin"/>
            </w:r>
            <w:r w:rsidR="00992839">
              <w:instrText>PAGEREF _Toc507262020 \h</w:instrText>
            </w:r>
            <w:r w:rsidR="00992839">
              <w:fldChar w:fldCharType="separate"/>
            </w:r>
            <w:r w:rsidRPr="0BEBE53A">
              <w:rPr>
                <w:rStyle w:val="Hyperlink"/>
              </w:rPr>
              <w:t>28</w:t>
            </w:r>
            <w:r w:rsidR="00992839">
              <w:fldChar w:fldCharType="end"/>
            </w:r>
          </w:hyperlink>
        </w:p>
        <w:p w:rsidR="00992839" w:rsidP="0BEBE53A" w:rsidRDefault="0BEBE53A" w14:paraId="5FE1393F" w14:textId="00658544">
          <w:pPr>
            <w:pStyle w:val="TOC2"/>
            <w:tabs>
              <w:tab w:val="left" w:pos="660"/>
              <w:tab w:val="right" w:leader="dot" w:pos="9345"/>
            </w:tabs>
          </w:pPr>
          <w:hyperlink w:anchor="_Toc1716436017">
            <w:r w:rsidRPr="0BEBE53A">
              <w:rPr>
                <w:rStyle w:val="Hyperlink"/>
              </w:rPr>
              <w:t>8.6.</w:t>
            </w:r>
            <w:r w:rsidR="00992839">
              <w:tab/>
            </w:r>
            <w:r w:rsidRPr="0BEBE53A">
              <w:rPr>
                <w:rStyle w:val="Hyperlink"/>
              </w:rPr>
              <w:t>Regulations - Text</w:t>
            </w:r>
            <w:r w:rsidR="00992839">
              <w:tab/>
            </w:r>
            <w:r w:rsidR="00992839">
              <w:fldChar w:fldCharType="begin"/>
            </w:r>
            <w:r w:rsidR="00992839">
              <w:instrText>PAGEREF _Toc1716436017 \h</w:instrText>
            </w:r>
            <w:r w:rsidR="00992839">
              <w:fldChar w:fldCharType="separate"/>
            </w:r>
            <w:r w:rsidRPr="0BEBE53A">
              <w:rPr>
                <w:rStyle w:val="Hyperlink"/>
              </w:rPr>
              <w:t>29</w:t>
            </w:r>
            <w:r w:rsidR="00992839">
              <w:fldChar w:fldCharType="end"/>
            </w:r>
          </w:hyperlink>
        </w:p>
        <w:p w:rsidR="00992839" w:rsidP="0BEBE53A" w:rsidRDefault="0BEBE53A" w14:paraId="5E5E050C" w14:textId="450BF73F">
          <w:pPr>
            <w:pStyle w:val="TOC2"/>
            <w:tabs>
              <w:tab w:val="left" w:pos="660"/>
              <w:tab w:val="right" w:leader="dot" w:pos="9345"/>
            </w:tabs>
          </w:pPr>
          <w:hyperlink w:anchor="_Toc256050513">
            <w:r w:rsidRPr="0BEBE53A">
              <w:rPr>
                <w:rStyle w:val="Hyperlink"/>
              </w:rPr>
              <w:t>8.7.</w:t>
            </w:r>
            <w:r w:rsidR="00992839">
              <w:tab/>
            </w:r>
            <w:r w:rsidRPr="0BEBE53A">
              <w:rPr>
                <w:rStyle w:val="Hyperlink"/>
              </w:rPr>
              <w:t>Finance – Text | Infographics</w:t>
            </w:r>
            <w:r w:rsidR="00992839">
              <w:tab/>
            </w:r>
            <w:r w:rsidR="00992839">
              <w:fldChar w:fldCharType="begin"/>
            </w:r>
            <w:r w:rsidR="00992839">
              <w:instrText>PAGEREF _Toc256050513 \h</w:instrText>
            </w:r>
            <w:r w:rsidR="00992839">
              <w:fldChar w:fldCharType="separate"/>
            </w:r>
            <w:r w:rsidRPr="0BEBE53A">
              <w:rPr>
                <w:rStyle w:val="Hyperlink"/>
              </w:rPr>
              <w:t>32</w:t>
            </w:r>
            <w:r w:rsidR="00992839">
              <w:fldChar w:fldCharType="end"/>
            </w:r>
          </w:hyperlink>
        </w:p>
        <w:p w:rsidR="00992839" w:rsidP="0BEBE53A" w:rsidRDefault="0BEBE53A" w14:paraId="57F47686" w14:textId="4E95DC21">
          <w:pPr>
            <w:pStyle w:val="TOC2"/>
            <w:tabs>
              <w:tab w:val="left" w:pos="660"/>
              <w:tab w:val="right" w:leader="dot" w:pos="9345"/>
            </w:tabs>
          </w:pPr>
          <w:hyperlink w:anchor="_Toc1563593473">
            <w:r w:rsidRPr="0BEBE53A">
              <w:rPr>
                <w:rStyle w:val="Hyperlink"/>
              </w:rPr>
              <w:t>8.8.</w:t>
            </w:r>
            <w:r w:rsidR="00992839">
              <w:tab/>
            </w:r>
            <w:r w:rsidRPr="0BEBE53A">
              <w:rPr>
                <w:rStyle w:val="Hyperlink"/>
              </w:rPr>
              <w:t>Opportunities - Text | Photos | Videos</w:t>
            </w:r>
            <w:r w:rsidR="00992839">
              <w:tab/>
            </w:r>
            <w:r w:rsidR="00992839">
              <w:fldChar w:fldCharType="begin"/>
            </w:r>
            <w:r w:rsidR="00992839">
              <w:instrText>PAGEREF _Toc1563593473 \h</w:instrText>
            </w:r>
            <w:r w:rsidR="00992839">
              <w:fldChar w:fldCharType="separate"/>
            </w:r>
            <w:r w:rsidRPr="0BEBE53A">
              <w:rPr>
                <w:rStyle w:val="Hyperlink"/>
              </w:rPr>
              <w:t>33</w:t>
            </w:r>
            <w:r w:rsidR="00992839">
              <w:fldChar w:fldCharType="end"/>
            </w:r>
          </w:hyperlink>
        </w:p>
        <w:p w:rsidR="00992839" w:rsidP="0BEBE53A" w:rsidRDefault="0BEBE53A" w14:paraId="5873D25D" w14:textId="70F9F9BC">
          <w:pPr>
            <w:pStyle w:val="TOC1"/>
            <w:tabs>
              <w:tab w:val="left" w:pos="435"/>
              <w:tab w:val="right" w:leader="dot" w:pos="9345"/>
            </w:tabs>
          </w:pPr>
          <w:hyperlink w:anchor="_Toc1271802120">
            <w:r w:rsidRPr="0BEBE53A">
              <w:rPr>
                <w:rStyle w:val="Hyperlink"/>
              </w:rPr>
              <w:t>9.</w:t>
            </w:r>
            <w:r w:rsidR="00992839">
              <w:tab/>
            </w:r>
            <w:r w:rsidRPr="0BEBE53A">
              <w:rPr>
                <w:rStyle w:val="Hyperlink"/>
              </w:rPr>
              <w:t>Green Mobility (Page Title)</w:t>
            </w:r>
            <w:r w:rsidR="00992839">
              <w:tab/>
            </w:r>
            <w:r w:rsidR="00992839">
              <w:fldChar w:fldCharType="begin"/>
            </w:r>
            <w:r w:rsidR="00992839">
              <w:instrText>PAGEREF _Toc1271802120 \h</w:instrText>
            </w:r>
            <w:r w:rsidR="00992839">
              <w:fldChar w:fldCharType="separate"/>
            </w:r>
            <w:r w:rsidRPr="0BEBE53A">
              <w:rPr>
                <w:rStyle w:val="Hyperlink"/>
              </w:rPr>
              <w:t>33</w:t>
            </w:r>
            <w:r w:rsidR="00992839">
              <w:fldChar w:fldCharType="end"/>
            </w:r>
          </w:hyperlink>
        </w:p>
        <w:p w:rsidR="00992839" w:rsidP="0BEBE53A" w:rsidRDefault="0BEBE53A" w14:paraId="6E5A11E6" w14:textId="40C2378F">
          <w:pPr>
            <w:pStyle w:val="TOC2"/>
            <w:tabs>
              <w:tab w:val="left" w:pos="660"/>
              <w:tab w:val="right" w:leader="dot" w:pos="9345"/>
            </w:tabs>
          </w:pPr>
          <w:hyperlink w:anchor="_Toc707391505">
            <w:r w:rsidRPr="0BEBE53A">
              <w:rPr>
                <w:rStyle w:val="Hyperlink"/>
              </w:rPr>
              <w:t>9.2.</w:t>
            </w:r>
            <w:r w:rsidR="00992839">
              <w:tab/>
            </w:r>
            <w:r w:rsidRPr="0BEBE53A">
              <w:rPr>
                <w:rStyle w:val="Hyperlink"/>
              </w:rPr>
              <w:t>Description (Hero Section)</w:t>
            </w:r>
            <w:r w:rsidR="00992839">
              <w:tab/>
            </w:r>
            <w:r w:rsidR="00992839">
              <w:fldChar w:fldCharType="begin"/>
            </w:r>
            <w:r w:rsidR="00992839">
              <w:instrText>PAGEREF _Toc707391505 \h</w:instrText>
            </w:r>
            <w:r w:rsidR="00992839">
              <w:fldChar w:fldCharType="separate"/>
            </w:r>
            <w:r w:rsidRPr="0BEBE53A">
              <w:rPr>
                <w:rStyle w:val="Hyperlink"/>
              </w:rPr>
              <w:t>33</w:t>
            </w:r>
            <w:r w:rsidR="00992839">
              <w:fldChar w:fldCharType="end"/>
            </w:r>
          </w:hyperlink>
        </w:p>
        <w:p w:rsidR="00992839" w:rsidP="0BEBE53A" w:rsidRDefault="0BEBE53A" w14:paraId="106D95C6" w14:textId="1FA4DB7F">
          <w:pPr>
            <w:pStyle w:val="TOC2"/>
            <w:tabs>
              <w:tab w:val="left" w:pos="660"/>
              <w:tab w:val="right" w:leader="dot" w:pos="9345"/>
            </w:tabs>
          </w:pPr>
          <w:hyperlink w:anchor="_Toc669834848">
            <w:r w:rsidRPr="0BEBE53A">
              <w:rPr>
                <w:rStyle w:val="Hyperlink"/>
              </w:rPr>
              <w:t>9.3.</w:t>
            </w:r>
            <w:r w:rsidR="00992839">
              <w:tab/>
            </w:r>
            <w:r w:rsidRPr="0BEBE53A">
              <w:rPr>
                <w:rStyle w:val="Hyperlink"/>
              </w:rPr>
              <w:t>Overview</w:t>
            </w:r>
            <w:r w:rsidR="00992839">
              <w:tab/>
            </w:r>
            <w:r w:rsidR="00992839">
              <w:fldChar w:fldCharType="begin"/>
            </w:r>
            <w:r w:rsidR="00992839">
              <w:instrText>PAGEREF _Toc669834848 \h</w:instrText>
            </w:r>
            <w:r w:rsidR="00992839">
              <w:fldChar w:fldCharType="separate"/>
            </w:r>
            <w:r w:rsidRPr="0BEBE53A">
              <w:rPr>
                <w:rStyle w:val="Hyperlink"/>
              </w:rPr>
              <w:t>33</w:t>
            </w:r>
            <w:r w:rsidR="00992839">
              <w:fldChar w:fldCharType="end"/>
            </w:r>
          </w:hyperlink>
        </w:p>
        <w:p w:rsidR="00992839" w:rsidP="0BEBE53A" w:rsidRDefault="0BEBE53A" w14:paraId="57179216" w14:textId="1E62FD60">
          <w:pPr>
            <w:pStyle w:val="TOC2"/>
            <w:tabs>
              <w:tab w:val="left" w:pos="660"/>
              <w:tab w:val="right" w:leader="dot" w:pos="9345"/>
            </w:tabs>
          </w:pPr>
          <w:hyperlink w:anchor="_Toc1832093007">
            <w:r w:rsidRPr="0BEBE53A">
              <w:rPr>
                <w:rStyle w:val="Hyperlink"/>
              </w:rPr>
              <w:t>9.4.</w:t>
            </w:r>
            <w:r w:rsidR="00992839">
              <w:tab/>
            </w:r>
            <w:r w:rsidRPr="0BEBE53A">
              <w:rPr>
                <w:rStyle w:val="Hyperlink"/>
              </w:rPr>
              <w:t>Key Facts - Infographics | Factsheets</w:t>
            </w:r>
            <w:r w:rsidR="00992839">
              <w:tab/>
            </w:r>
            <w:r w:rsidR="00992839">
              <w:fldChar w:fldCharType="begin"/>
            </w:r>
            <w:r w:rsidR="00992839">
              <w:instrText>PAGEREF _Toc1832093007 \h</w:instrText>
            </w:r>
            <w:r w:rsidR="00992839">
              <w:fldChar w:fldCharType="separate"/>
            </w:r>
            <w:r w:rsidRPr="0BEBE53A">
              <w:rPr>
                <w:rStyle w:val="Hyperlink"/>
              </w:rPr>
              <w:t>34</w:t>
            </w:r>
            <w:r w:rsidR="00992839">
              <w:fldChar w:fldCharType="end"/>
            </w:r>
          </w:hyperlink>
        </w:p>
        <w:p w:rsidR="00992839" w:rsidP="0BEBE53A" w:rsidRDefault="0BEBE53A" w14:paraId="3E4C48EF" w14:textId="4CC901E9">
          <w:pPr>
            <w:pStyle w:val="TOC2"/>
            <w:tabs>
              <w:tab w:val="left" w:pos="660"/>
              <w:tab w:val="right" w:leader="dot" w:pos="9345"/>
            </w:tabs>
          </w:pPr>
          <w:hyperlink w:anchor="_Toc75092699">
            <w:r w:rsidRPr="0BEBE53A">
              <w:rPr>
                <w:rStyle w:val="Hyperlink"/>
              </w:rPr>
              <w:t>9.5.</w:t>
            </w:r>
            <w:r w:rsidR="00992839">
              <w:tab/>
            </w:r>
            <w:r w:rsidRPr="0BEBE53A">
              <w:rPr>
                <w:rStyle w:val="Hyperlink"/>
              </w:rPr>
              <w:t>Regulations – Text</w:t>
            </w:r>
            <w:r w:rsidR="00992839">
              <w:tab/>
            </w:r>
            <w:r w:rsidR="00992839">
              <w:fldChar w:fldCharType="begin"/>
            </w:r>
            <w:r w:rsidR="00992839">
              <w:instrText>PAGEREF _Toc75092699 \h</w:instrText>
            </w:r>
            <w:r w:rsidR="00992839">
              <w:fldChar w:fldCharType="separate"/>
            </w:r>
            <w:r w:rsidRPr="0BEBE53A">
              <w:rPr>
                <w:rStyle w:val="Hyperlink"/>
              </w:rPr>
              <w:t>35</w:t>
            </w:r>
            <w:r w:rsidR="00992839">
              <w:fldChar w:fldCharType="end"/>
            </w:r>
          </w:hyperlink>
        </w:p>
        <w:p w:rsidR="00992839" w:rsidP="0BEBE53A" w:rsidRDefault="0BEBE53A" w14:paraId="0F96C4BB" w14:textId="28E3823D">
          <w:pPr>
            <w:pStyle w:val="TOC2"/>
            <w:tabs>
              <w:tab w:val="right" w:leader="dot" w:pos="9345"/>
            </w:tabs>
          </w:pPr>
          <w:hyperlink w:anchor="_Toc1580480760">
            <w:r w:rsidRPr="0BEBE53A">
              <w:rPr>
                <w:rStyle w:val="Hyperlink"/>
              </w:rPr>
              <w:t>Policies and Laws</w:t>
            </w:r>
            <w:r w:rsidR="00992839">
              <w:tab/>
            </w:r>
            <w:r w:rsidR="00992839">
              <w:fldChar w:fldCharType="begin"/>
            </w:r>
            <w:r w:rsidR="00992839">
              <w:instrText>PAGEREF _Toc1580480760 \h</w:instrText>
            </w:r>
            <w:r w:rsidR="00992839">
              <w:fldChar w:fldCharType="separate"/>
            </w:r>
            <w:r w:rsidRPr="0BEBE53A">
              <w:rPr>
                <w:rStyle w:val="Hyperlink"/>
              </w:rPr>
              <w:t>35</w:t>
            </w:r>
            <w:r w:rsidR="00992839">
              <w:fldChar w:fldCharType="end"/>
            </w:r>
          </w:hyperlink>
        </w:p>
        <w:p w:rsidR="00992839" w:rsidP="0BEBE53A" w:rsidRDefault="0BEBE53A" w14:paraId="2605ED7C" w14:textId="34FFBB54">
          <w:pPr>
            <w:pStyle w:val="TOC3"/>
            <w:tabs>
              <w:tab w:val="right" w:leader="dot" w:pos="9345"/>
            </w:tabs>
          </w:pPr>
          <w:hyperlink w:anchor="_Toc1053829757">
            <w:r w:rsidRPr="0BEBE53A">
              <w:rPr>
                <w:rStyle w:val="Hyperlink"/>
              </w:rPr>
              <w:t>Different Frameworks</w:t>
            </w:r>
            <w:r w:rsidR="00992839">
              <w:tab/>
            </w:r>
            <w:r w:rsidR="00992839">
              <w:fldChar w:fldCharType="begin"/>
            </w:r>
            <w:r w:rsidR="00992839">
              <w:instrText>PAGEREF _Toc1053829757 \h</w:instrText>
            </w:r>
            <w:r w:rsidR="00992839">
              <w:fldChar w:fldCharType="separate"/>
            </w:r>
            <w:r w:rsidRPr="0BEBE53A">
              <w:rPr>
                <w:rStyle w:val="Hyperlink"/>
              </w:rPr>
              <w:t>35</w:t>
            </w:r>
            <w:r w:rsidR="00992839">
              <w:fldChar w:fldCharType="end"/>
            </w:r>
          </w:hyperlink>
        </w:p>
        <w:p w:rsidR="00992839" w:rsidP="0BEBE53A" w:rsidRDefault="0BEBE53A" w14:paraId="4C7486B0" w14:textId="5B8AECB4">
          <w:pPr>
            <w:pStyle w:val="TOC3"/>
            <w:tabs>
              <w:tab w:val="right" w:leader="dot" w:pos="9345"/>
            </w:tabs>
          </w:pPr>
          <w:hyperlink w:anchor="_Toc647562760">
            <w:r w:rsidRPr="0BEBE53A">
              <w:rPr>
                <w:rStyle w:val="Hyperlink"/>
              </w:rPr>
              <w:t>Regulatory Requirements</w:t>
            </w:r>
            <w:r w:rsidR="00992839">
              <w:tab/>
            </w:r>
            <w:r w:rsidR="00992839">
              <w:fldChar w:fldCharType="begin"/>
            </w:r>
            <w:r w:rsidR="00992839">
              <w:instrText>PAGEREF _Toc647562760 \h</w:instrText>
            </w:r>
            <w:r w:rsidR="00992839">
              <w:fldChar w:fldCharType="separate"/>
            </w:r>
            <w:r w:rsidRPr="0BEBE53A">
              <w:rPr>
                <w:rStyle w:val="Hyperlink"/>
              </w:rPr>
              <w:t>36</w:t>
            </w:r>
            <w:r w:rsidR="00992839">
              <w:fldChar w:fldCharType="end"/>
            </w:r>
          </w:hyperlink>
        </w:p>
        <w:p w:rsidR="00992839" w:rsidP="0BEBE53A" w:rsidRDefault="0BEBE53A" w14:paraId="2D5FE335" w14:textId="0828E3BB">
          <w:pPr>
            <w:pStyle w:val="TOC3"/>
            <w:tabs>
              <w:tab w:val="right" w:leader="dot" w:pos="9345"/>
            </w:tabs>
          </w:pPr>
          <w:hyperlink w:anchor="_Toc465068574">
            <w:r w:rsidRPr="0BEBE53A">
              <w:rPr>
                <w:rStyle w:val="Hyperlink"/>
              </w:rPr>
              <w:t>Key Regulatory Agencies</w:t>
            </w:r>
            <w:r w:rsidR="00992839">
              <w:tab/>
            </w:r>
            <w:r w:rsidR="00992839">
              <w:fldChar w:fldCharType="begin"/>
            </w:r>
            <w:r w:rsidR="00992839">
              <w:instrText>PAGEREF _Toc465068574 \h</w:instrText>
            </w:r>
            <w:r w:rsidR="00992839">
              <w:fldChar w:fldCharType="separate"/>
            </w:r>
            <w:r w:rsidRPr="0BEBE53A">
              <w:rPr>
                <w:rStyle w:val="Hyperlink"/>
              </w:rPr>
              <w:t>36</w:t>
            </w:r>
            <w:r w:rsidR="00992839">
              <w:fldChar w:fldCharType="end"/>
            </w:r>
          </w:hyperlink>
        </w:p>
        <w:p w:rsidR="00992839" w:rsidP="0BEBE53A" w:rsidRDefault="0BEBE53A" w14:paraId="529C36DA" w14:textId="321A5BBD">
          <w:pPr>
            <w:pStyle w:val="TOC3"/>
            <w:tabs>
              <w:tab w:val="right" w:leader="dot" w:pos="9345"/>
            </w:tabs>
          </w:pPr>
          <w:hyperlink w:anchor="_Toc514798164">
            <w:r w:rsidRPr="0BEBE53A">
              <w:rPr>
                <w:rStyle w:val="Hyperlink"/>
              </w:rPr>
              <w:t>Technical Standards</w:t>
            </w:r>
            <w:r w:rsidR="00992839">
              <w:tab/>
            </w:r>
            <w:r w:rsidR="00992839">
              <w:fldChar w:fldCharType="begin"/>
            </w:r>
            <w:r w:rsidR="00992839">
              <w:instrText>PAGEREF _Toc514798164 \h</w:instrText>
            </w:r>
            <w:r w:rsidR="00992839">
              <w:fldChar w:fldCharType="separate"/>
            </w:r>
            <w:r w:rsidRPr="0BEBE53A">
              <w:rPr>
                <w:rStyle w:val="Hyperlink"/>
              </w:rPr>
              <w:t>36</w:t>
            </w:r>
            <w:r w:rsidR="00992839">
              <w:fldChar w:fldCharType="end"/>
            </w:r>
          </w:hyperlink>
        </w:p>
        <w:p w:rsidR="00992839" w:rsidP="0BEBE53A" w:rsidRDefault="0BEBE53A" w14:paraId="4DF137CA" w14:textId="238BF450">
          <w:pPr>
            <w:pStyle w:val="TOC3"/>
            <w:tabs>
              <w:tab w:val="right" w:leader="dot" w:pos="9345"/>
            </w:tabs>
          </w:pPr>
          <w:hyperlink w:anchor="_Toc1046856665">
            <w:r w:rsidRPr="0BEBE53A">
              <w:rPr>
                <w:rStyle w:val="Hyperlink"/>
              </w:rPr>
              <w:t>Workflow Process</w:t>
            </w:r>
            <w:r w:rsidR="00992839">
              <w:tab/>
            </w:r>
            <w:r w:rsidR="00992839">
              <w:fldChar w:fldCharType="begin"/>
            </w:r>
            <w:r w:rsidR="00992839">
              <w:instrText>PAGEREF _Toc1046856665 \h</w:instrText>
            </w:r>
            <w:r w:rsidR="00992839">
              <w:fldChar w:fldCharType="separate"/>
            </w:r>
            <w:r w:rsidRPr="0BEBE53A">
              <w:rPr>
                <w:rStyle w:val="Hyperlink"/>
              </w:rPr>
              <w:t>37</w:t>
            </w:r>
            <w:r w:rsidR="00992839">
              <w:fldChar w:fldCharType="end"/>
            </w:r>
          </w:hyperlink>
        </w:p>
        <w:p w:rsidR="00992839" w:rsidP="0BEBE53A" w:rsidRDefault="0BEBE53A" w14:paraId="39F61E1E" w14:textId="0F240F0E">
          <w:pPr>
            <w:pStyle w:val="TOC2"/>
            <w:tabs>
              <w:tab w:val="left" w:pos="660"/>
              <w:tab w:val="right" w:leader="dot" w:pos="9345"/>
            </w:tabs>
          </w:pPr>
          <w:hyperlink w:anchor="_Toc2120520853">
            <w:r w:rsidRPr="0BEBE53A">
              <w:rPr>
                <w:rStyle w:val="Hyperlink"/>
              </w:rPr>
              <w:t>9.6.</w:t>
            </w:r>
            <w:r w:rsidR="00992839">
              <w:tab/>
            </w:r>
            <w:r w:rsidRPr="0BEBE53A">
              <w:rPr>
                <w:rStyle w:val="Hyperlink"/>
              </w:rPr>
              <w:t>Finance – Text | Infographics</w:t>
            </w:r>
            <w:r w:rsidR="00992839">
              <w:tab/>
            </w:r>
            <w:r w:rsidR="00992839">
              <w:fldChar w:fldCharType="begin"/>
            </w:r>
            <w:r w:rsidR="00992839">
              <w:instrText>PAGEREF _Toc2120520853 \h</w:instrText>
            </w:r>
            <w:r w:rsidR="00992839">
              <w:fldChar w:fldCharType="separate"/>
            </w:r>
            <w:r w:rsidRPr="0BEBE53A">
              <w:rPr>
                <w:rStyle w:val="Hyperlink"/>
              </w:rPr>
              <w:t>37</w:t>
            </w:r>
            <w:r w:rsidR="00992839">
              <w:fldChar w:fldCharType="end"/>
            </w:r>
          </w:hyperlink>
        </w:p>
        <w:p w:rsidR="00992839" w:rsidP="0BEBE53A" w:rsidRDefault="0BEBE53A" w14:paraId="31EE47A8" w14:textId="2EF2EE20">
          <w:pPr>
            <w:pStyle w:val="TOC2"/>
            <w:tabs>
              <w:tab w:val="left" w:pos="660"/>
              <w:tab w:val="right" w:leader="dot" w:pos="9345"/>
            </w:tabs>
          </w:pPr>
          <w:hyperlink w:anchor="_Toc1891277105">
            <w:r w:rsidRPr="0BEBE53A">
              <w:rPr>
                <w:rStyle w:val="Hyperlink"/>
              </w:rPr>
              <w:t>9.7.</w:t>
            </w:r>
            <w:r w:rsidR="00992839">
              <w:tab/>
            </w:r>
            <w:r w:rsidRPr="0BEBE53A">
              <w:rPr>
                <w:rStyle w:val="Hyperlink"/>
              </w:rPr>
              <w:t>Opportunities - Text</w:t>
            </w:r>
            <w:r w:rsidR="00992839">
              <w:tab/>
            </w:r>
            <w:r w:rsidR="00992839">
              <w:fldChar w:fldCharType="begin"/>
            </w:r>
            <w:r w:rsidR="00992839">
              <w:instrText>PAGEREF _Toc1891277105 \h</w:instrText>
            </w:r>
            <w:r w:rsidR="00992839">
              <w:fldChar w:fldCharType="separate"/>
            </w:r>
            <w:r w:rsidRPr="0BEBE53A">
              <w:rPr>
                <w:rStyle w:val="Hyperlink"/>
              </w:rPr>
              <w:t>38</w:t>
            </w:r>
            <w:r w:rsidR="00992839">
              <w:fldChar w:fldCharType="end"/>
            </w:r>
          </w:hyperlink>
        </w:p>
        <w:p w:rsidR="00992839" w:rsidP="0BEBE53A" w:rsidRDefault="0BEBE53A" w14:paraId="1D3FBAF2" w14:textId="53D4AC70">
          <w:pPr>
            <w:pStyle w:val="TOC1"/>
            <w:tabs>
              <w:tab w:val="left" w:pos="435"/>
              <w:tab w:val="right" w:leader="dot" w:pos="9345"/>
            </w:tabs>
          </w:pPr>
          <w:hyperlink w:anchor="_Toc214257797">
            <w:r w:rsidRPr="0BEBE53A">
              <w:rPr>
                <w:rStyle w:val="Hyperlink"/>
              </w:rPr>
              <w:t>10.</w:t>
            </w:r>
            <w:r w:rsidR="00992839">
              <w:tab/>
            </w:r>
            <w:r w:rsidRPr="0BEBE53A">
              <w:rPr>
                <w:rStyle w:val="Hyperlink"/>
              </w:rPr>
              <w:t>Energy Efficiency (Page Title)</w:t>
            </w:r>
            <w:r w:rsidR="00992839">
              <w:tab/>
            </w:r>
            <w:r w:rsidR="00992839">
              <w:fldChar w:fldCharType="begin"/>
            </w:r>
            <w:r w:rsidR="00992839">
              <w:instrText>PAGEREF _Toc214257797 \h</w:instrText>
            </w:r>
            <w:r w:rsidR="00992839">
              <w:fldChar w:fldCharType="separate"/>
            </w:r>
            <w:r w:rsidRPr="0BEBE53A">
              <w:rPr>
                <w:rStyle w:val="Hyperlink"/>
              </w:rPr>
              <w:t>38</w:t>
            </w:r>
            <w:r w:rsidR="00992839">
              <w:fldChar w:fldCharType="end"/>
            </w:r>
          </w:hyperlink>
        </w:p>
        <w:p w:rsidR="00992839" w:rsidP="0BEBE53A" w:rsidRDefault="0BEBE53A" w14:paraId="30F39142" w14:textId="1DAAE288">
          <w:pPr>
            <w:pStyle w:val="TOC2"/>
            <w:tabs>
              <w:tab w:val="left" w:pos="870"/>
              <w:tab w:val="right" w:leader="dot" w:pos="9345"/>
            </w:tabs>
          </w:pPr>
          <w:hyperlink w:anchor="_Toc919037585">
            <w:r w:rsidRPr="0BEBE53A">
              <w:rPr>
                <w:rStyle w:val="Hyperlink"/>
              </w:rPr>
              <w:t>10.2.</w:t>
            </w:r>
            <w:r w:rsidR="00992839">
              <w:tab/>
            </w:r>
            <w:r w:rsidRPr="0BEBE53A">
              <w:rPr>
                <w:rStyle w:val="Hyperlink"/>
              </w:rPr>
              <w:t>Description (Hero Section) - Text</w:t>
            </w:r>
            <w:r w:rsidR="00992839">
              <w:tab/>
            </w:r>
            <w:r w:rsidR="00992839">
              <w:fldChar w:fldCharType="begin"/>
            </w:r>
            <w:r w:rsidR="00992839">
              <w:instrText>PAGEREF _Toc919037585 \h</w:instrText>
            </w:r>
            <w:r w:rsidR="00992839">
              <w:fldChar w:fldCharType="separate"/>
            </w:r>
            <w:r w:rsidRPr="0BEBE53A">
              <w:rPr>
                <w:rStyle w:val="Hyperlink"/>
              </w:rPr>
              <w:t>38</w:t>
            </w:r>
            <w:r w:rsidR="00992839">
              <w:fldChar w:fldCharType="end"/>
            </w:r>
          </w:hyperlink>
        </w:p>
        <w:p w:rsidR="00992839" w:rsidP="0BEBE53A" w:rsidRDefault="0BEBE53A" w14:paraId="0B18656D" w14:textId="5734717D">
          <w:pPr>
            <w:pStyle w:val="TOC2"/>
            <w:tabs>
              <w:tab w:val="left" w:pos="870"/>
              <w:tab w:val="right" w:leader="dot" w:pos="9345"/>
            </w:tabs>
          </w:pPr>
          <w:hyperlink w:anchor="_Toc1096990301">
            <w:r w:rsidRPr="0BEBE53A">
              <w:rPr>
                <w:rStyle w:val="Hyperlink"/>
              </w:rPr>
              <w:t>10.3.</w:t>
            </w:r>
            <w:r w:rsidR="00992839">
              <w:tab/>
            </w:r>
            <w:r w:rsidRPr="0BEBE53A">
              <w:rPr>
                <w:rStyle w:val="Hyperlink"/>
              </w:rPr>
              <w:t>Overview - Text</w:t>
            </w:r>
            <w:r w:rsidR="00992839">
              <w:tab/>
            </w:r>
            <w:r w:rsidR="00992839">
              <w:fldChar w:fldCharType="begin"/>
            </w:r>
            <w:r w:rsidR="00992839">
              <w:instrText>PAGEREF _Toc1096990301 \h</w:instrText>
            </w:r>
            <w:r w:rsidR="00992839">
              <w:fldChar w:fldCharType="separate"/>
            </w:r>
            <w:r w:rsidRPr="0BEBE53A">
              <w:rPr>
                <w:rStyle w:val="Hyperlink"/>
              </w:rPr>
              <w:t>38</w:t>
            </w:r>
            <w:r w:rsidR="00992839">
              <w:fldChar w:fldCharType="end"/>
            </w:r>
          </w:hyperlink>
        </w:p>
        <w:p w:rsidR="00992839" w:rsidP="0BEBE53A" w:rsidRDefault="0BEBE53A" w14:paraId="41F7AEE9" w14:textId="2FCB4BD3">
          <w:pPr>
            <w:pStyle w:val="TOC2"/>
            <w:tabs>
              <w:tab w:val="left" w:pos="870"/>
              <w:tab w:val="right" w:leader="dot" w:pos="9345"/>
            </w:tabs>
          </w:pPr>
          <w:hyperlink w:anchor="_Toc69784997">
            <w:r w:rsidRPr="0BEBE53A">
              <w:rPr>
                <w:rStyle w:val="Hyperlink"/>
              </w:rPr>
              <w:t>10.4.</w:t>
            </w:r>
            <w:r w:rsidR="00992839">
              <w:tab/>
            </w:r>
            <w:r w:rsidRPr="0BEBE53A">
              <w:rPr>
                <w:rStyle w:val="Hyperlink"/>
              </w:rPr>
              <w:t>Key Facts - Infographics</w:t>
            </w:r>
            <w:r w:rsidR="00992839">
              <w:tab/>
            </w:r>
            <w:r w:rsidR="00992839">
              <w:fldChar w:fldCharType="begin"/>
            </w:r>
            <w:r w:rsidR="00992839">
              <w:instrText>PAGEREF _Toc69784997 \h</w:instrText>
            </w:r>
            <w:r w:rsidR="00992839">
              <w:fldChar w:fldCharType="separate"/>
            </w:r>
            <w:r w:rsidRPr="0BEBE53A">
              <w:rPr>
                <w:rStyle w:val="Hyperlink"/>
              </w:rPr>
              <w:t>39</w:t>
            </w:r>
            <w:r w:rsidR="00992839">
              <w:fldChar w:fldCharType="end"/>
            </w:r>
          </w:hyperlink>
        </w:p>
        <w:p w:rsidR="00992839" w:rsidP="0BEBE53A" w:rsidRDefault="0BEBE53A" w14:paraId="55FDEFD8" w14:textId="4D2D2E15">
          <w:pPr>
            <w:pStyle w:val="TOC2"/>
            <w:tabs>
              <w:tab w:val="left" w:pos="870"/>
              <w:tab w:val="right" w:leader="dot" w:pos="9345"/>
            </w:tabs>
          </w:pPr>
          <w:hyperlink w:anchor="_Toc147801537">
            <w:r w:rsidRPr="0BEBE53A">
              <w:rPr>
                <w:rStyle w:val="Hyperlink"/>
              </w:rPr>
              <w:t>10.5.</w:t>
            </w:r>
            <w:r w:rsidR="00992839">
              <w:tab/>
            </w:r>
            <w:r w:rsidRPr="0BEBE53A">
              <w:rPr>
                <w:rStyle w:val="Hyperlink"/>
              </w:rPr>
              <w:t>Ease of Doing Business - Text</w:t>
            </w:r>
            <w:r w:rsidR="00992839">
              <w:tab/>
            </w:r>
            <w:r w:rsidR="00992839">
              <w:fldChar w:fldCharType="begin"/>
            </w:r>
            <w:r w:rsidR="00992839">
              <w:instrText>PAGEREF _Toc147801537 \h</w:instrText>
            </w:r>
            <w:r w:rsidR="00992839">
              <w:fldChar w:fldCharType="separate"/>
            </w:r>
            <w:r w:rsidRPr="0BEBE53A">
              <w:rPr>
                <w:rStyle w:val="Hyperlink"/>
              </w:rPr>
              <w:t>40</w:t>
            </w:r>
            <w:r w:rsidR="00992839">
              <w:fldChar w:fldCharType="end"/>
            </w:r>
          </w:hyperlink>
        </w:p>
        <w:p w:rsidR="00992839" w:rsidP="0BEBE53A" w:rsidRDefault="0BEBE53A" w14:paraId="09E70B16" w14:textId="1565E5FE">
          <w:pPr>
            <w:pStyle w:val="TOC2"/>
            <w:tabs>
              <w:tab w:val="left" w:pos="870"/>
              <w:tab w:val="right" w:leader="dot" w:pos="9345"/>
            </w:tabs>
          </w:pPr>
          <w:hyperlink w:anchor="_Toc1044217086">
            <w:r w:rsidRPr="0BEBE53A">
              <w:rPr>
                <w:rStyle w:val="Hyperlink"/>
              </w:rPr>
              <w:t>10.6.</w:t>
            </w:r>
            <w:r w:rsidR="00992839">
              <w:tab/>
            </w:r>
            <w:r w:rsidRPr="0BEBE53A">
              <w:rPr>
                <w:rStyle w:val="Hyperlink"/>
              </w:rPr>
              <w:t>Regulations - Text</w:t>
            </w:r>
            <w:r w:rsidR="00992839">
              <w:tab/>
            </w:r>
            <w:r w:rsidR="00992839">
              <w:fldChar w:fldCharType="begin"/>
            </w:r>
            <w:r w:rsidR="00992839">
              <w:instrText>PAGEREF _Toc1044217086 \h</w:instrText>
            </w:r>
            <w:r w:rsidR="00992839">
              <w:fldChar w:fldCharType="separate"/>
            </w:r>
            <w:r w:rsidRPr="0BEBE53A">
              <w:rPr>
                <w:rStyle w:val="Hyperlink"/>
              </w:rPr>
              <w:t>41</w:t>
            </w:r>
            <w:r w:rsidR="00992839">
              <w:fldChar w:fldCharType="end"/>
            </w:r>
          </w:hyperlink>
        </w:p>
        <w:p w:rsidR="00992839" w:rsidP="0BEBE53A" w:rsidRDefault="0BEBE53A" w14:paraId="7FA107C1" w14:textId="1AEB64F0">
          <w:pPr>
            <w:pStyle w:val="TOC2"/>
            <w:tabs>
              <w:tab w:val="left" w:pos="870"/>
              <w:tab w:val="right" w:leader="dot" w:pos="9345"/>
            </w:tabs>
          </w:pPr>
          <w:hyperlink w:anchor="_Toc1094243597">
            <w:r w:rsidRPr="0BEBE53A">
              <w:rPr>
                <w:rStyle w:val="Hyperlink"/>
              </w:rPr>
              <w:t>10.7.</w:t>
            </w:r>
            <w:r w:rsidR="00992839">
              <w:tab/>
            </w:r>
            <w:r w:rsidRPr="0BEBE53A">
              <w:rPr>
                <w:rStyle w:val="Hyperlink"/>
              </w:rPr>
              <w:t>Finance - Text</w:t>
            </w:r>
            <w:r w:rsidR="00992839">
              <w:tab/>
            </w:r>
            <w:r w:rsidR="00992839">
              <w:fldChar w:fldCharType="begin"/>
            </w:r>
            <w:r w:rsidR="00992839">
              <w:instrText>PAGEREF _Toc1094243597 \h</w:instrText>
            </w:r>
            <w:r w:rsidR="00992839">
              <w:fldChar w:fldCharType="separate"/>
            </w:r>
            <w:r w:rsidRPr="0BEBE53A">
              <w:rPr>
                <w:rStyle w:val="Hyperlink"/>
              </w:rPr>
              <w:t>43</w:t>
            </w:r>
            <w:r w:rsidR="00992839">
              <w:fldChar w:fldCharType="end"/>
            </w:r>
          </w:hyperlink>
        </w:p>
        <w:p w:rsidR="00992839" w:rsidP="0BEBE53A" w:rsidRDefault="0BEBE53A" w14:paraId="5FB3833A" w14:textId="79E9913C">
          <w:pPr>
            <w:pStyle w:val="TOC2"/>
            <w:tabs>
              <w:tab w:val="left" w:pos="870"/>
              <w:tab w:val="right" w:leader="dot" w:pos="9345"/>
            </w:tabs>
          </w:pPr>
          <w:hyperlink w:anchor="_Toc1591401783">
            <w:r w:rsidRPr="0BEBE53A">
              <w:rPr>
                <w:rStyle w:val="Hyperlink"/>
              </w:rPr>
              <w:t>10.8.</w:t>
            </w:r>
            <w:r w:rsidR="00992839">
              <w:tab/>
            </w:r>
            <w:r w:rsidRPr="0BEBE53A">
              <w:rPr>
                <w:rStyle w:val="Hyperlink"/>
              </w:rPr>
              <w:t>Opportunities - Text | Photos | Videos</w:t>
            </w:r>
            <w:r w:rsidR="00992839">
              <w:tab/>
            </w:r>
            <w:r w:rsidR="00992839">
              <w:fldChar w:fldCharType="begin"/>
            </w:r>
            <w:r w:rsidR="00992839">
              <w:instrText>PAGEREF _Toc1591401783 \h</w:instrText>
            </w:r>
            <w:r w:rsidR="00992839">
              <w:fldChar w:fldCharType="separate"/>
            </w:r>
            <w:r w:rsidRPr="0BEBE53A">
              <w:rPr>
                <w:rStyle w:val="Hyperlink"/>
              </w:rPr>
              <w:t>43</w:t>
            </w:r>
            <w:r w:rsidR="00992839">
              <w:fldChar w:fldCharType="end"/>
            </w:r>
          </w:hyperlink>
        </w:p>
        <w:p w:rsidR="00992839" w:rsidP="0BEBE53A" w:rsidRDefault="0BEBE53A" w14:paraId="04BE3BB0" w14:textId="08720E8B">
          <w:pPr>
            <w:pStyle w:val="TOC1"/>
            <w:tabs>
              <w:tab w:val="left" w:pos="435"/>
              <w:tab w:val="right" w:leader="dot" w:pos="9345"/>
            </w:tabs>
          </w:pPr>
          <w:hyperlink w:anchor="_Toc401827010">
            <w:r w:rsidRPr="0BEBE53A">
              <w:rPr>
                <w:rStyle w:val="Hyperlink"/>
              </w:rPr>
              <w:t>11.</w:t>
            </w:r>
            <w:r w:rsidR="00992839">
              <w:tab/>
            </w:r>
            <w:r w:rsidRPr="0BEBE53A">
              <w:rPr>
                <w:rStyle w:val="Hyperlink"/>
              </w:rPr>
              <w:t>Clean Cooking (Page Title)</w:t>
            </w:r>
            <w:r w:rsidR="00992839">
              <w:tab/>
            </w:r>
            <w:r w:rsidR="00992839">
              <w:fldChar w:fldCharType="begin"/>
            </w:r>
            <w:r w:rsidR="00992839">
              <w:instrText>PAGEREF _Toc401827010 \h</w:instrText>
            </w:r>
            <w:r w:rsidR="00992839">
              <w:fldChar w:fldCharType="separate"/>
            </w:r>
            <w:r w:rsidRPr="0BEBE53A">
              <w:rPr>
                <w:rStyle w:val="Hyperlink"/>
              </w:rPr>
              <w:t>44</w:t>
            </w:r>
            <w:r w:rsidR="00992839">
              <w:fldChar w:fldCharType="end"/>
            </w:r>
          </w:hyperlink>
        </w:p>
        <w:p w:rsidR="00992839" w:rsidP="0BEBE53A" w:rsidRDefault="0BEBE53A" w14:paraId="11048CD5" w14:textId="76464CED">
          <w:pPr>
            <w:pStyle w:val="TOC2"/>
            <w:tabs>
              <w:tab w:val="left" w:pos="870"/>
              <w:tab w:val="right" w:leader="dot" w:pos="9345"/>
            </w:tabs>
          </w:pPr>
          <w:hyperlink w:anchor="_Toc1541607497">
            <w:r w:rsidRPr="0BEBE53A">
              <w:rPr>
                <w:rStyle w:val="Hyperlink"/>
              </w:rPr>
              <w:t>11.2.</w:t>
            </w:r>
            <w:r w:rsidR="00992839">
              <w:tab/>
            </w:r>
            <w:r w:rsidRPr="0BEBE53A">
              <w:rPr>
                <w:rStyle w:val="Hyperlink"/>
              </w:rPr>
              <w:t>Description (Hero Section) - Text</w:t>
            </w:r>
            <w:r w:rsidR="00992839">
              <w:tab/>
            </w:r>
            <w:r w:rsidR="00992839">
              <w:fldChar w:fldCharType="begin"/>
            </w:r>
            <w:r w:rsidR="00992839">
              <w:instrText>PAGEREF _Toc1541607497 \h</w:instrText>
            </w:r>
            <w:r w:rsidR="00992839">
              <w:fldChar w:fldCharType="separate"/>
            </w:r>
            <w:r w:rsidRPr="0BEBE53A">
              <w:rPr>
                <w:rStyle w:val="Hyperlink"/>
              </w:rPr>
              <w:t>44</w:t>
            </w:r>
            <w:r w:rsidR="00992839">
              <w:fldChar w:fldCharType="end"/>
            </w:r>
          </w:hyperlink>
        </w:p>
        <w:p w:rsidR="00992839" w:rsidP="0BEBE53A" w:rsidRDefault="0BEBE53A" w14:paraId="769B7C33" w14:textId="48539AF4">
          <w:pPr>
            <w:pStyle w:val="TOC2"/>
            <w:tabs>
              <w:tab w:val="left" w:pos="870"/>
              <w:tab w:val="right" w:leader="dot" w:pos="9345"/>
            </w:tabs>
          </w:pPr>
          <w:hyperlink w:anchor="_Toc1366535094">
            <w:r w:rsidRPr="0BEBE53A">
              <w:rPr>
                <w:rStyle w:val="Hyperlink"/>
              </w:rPr>
              <w:t>11.3.</w:t>
            </w:r>
            <w:r w:rsidR="00992839">
              <w:tab/>
            </w:r>
            <w:r w:rsidRPr="0BEBE53A">
              <w:rPr>
                <w:rStyle w:val="Hyperlink"/>
              </w:rPr>
              <w:t>Overview - Text</w:t>
            </w:r>
            <w:r w:rsidR="00992839">
              <w:tab/>
            </w:r>
            <w:r w:rsidR="00992839">
              <w:fldChar w:fldCharType="begin"/>
            </w:r>
            <w:r w:rsidR="00992839">
              <w:instrText>PAGEREF _Toc1366535094 \h</w:instrText>
            </w:r>
            <w:r w:rsidR="00992839">
              <w:fldChar w:fldCharType="separate"/>
            </w:r>
            <w:r w:rsidRPr="0BEBE53A">
              <w:rPr>
                <w:rStyle w:val="Hyperlink"/>
              </w:rPr>
              <w:t>44</w:t>
            </w:r>
            <w:r w:rsidR="00992839">
              <w:fldChar w:fldCharType="end"/>
            </w:r>
          </w:hyperlink>
        </w:p>
        <w:p w:rsidR="00992839" w:rsidP="0BEBE53A" w:rsidRDefault="0BEBE53A" w14:paraId="45F8B2E7" w14:textId="0397EE8F">
          <w:pPr>
            <w:pStyle w:val="TOC2"/>
            <w:tabs>
              <w:tab w:val="left" w:pos="870"/>
              <w:tab w:val="right" w:leader="dot" w:pos="9345"/>
            </w:tabs>
          </w:pPr>
          <w:hyperlink w:anchor="_Toc1116898047">
            <w:r w:rsidRPr="0BEBE53A">
              <w:rPr>
                <w:rStyle w:val="Hyperlink"/>
              </w:rPr>
              <w:t>11.4.</w:t>
            </w:r>
            <w:r w:rsidR="00992839">
              <w:tab/>
            </w:r>
            <w:r w:rsidRPr="0BEBE53A">
              <w:rPr>
                <w:rStyle w:val="Hyperlink"/>
              </w:rPr>
              <w:t>Key Facts - Infographics | Factsheets</w:t>
            </w:r>
            <w:r w:rsidR="00992839">
              <w:tab/>
            </w:r>
            <w:r w:rsidR="00992839">
              <w:fldChar w:fldCharType="begin"/>
            </w:r>
            <w:r w:rsidR="00992839">
              <w:instrText>PAGEREF _Toc1116898047 \h</w:instrText>
            </w:r>
            <w:r w:rsidR="00992839">
              <w:fldChar w:fldCharType="separate"/>
            </w:r>
            <w:r w:rsidRPr="0BEBE53A">
              <w:rPr>
                <w:rStyle w:val="Hyperlink"/>
              </w:rPr>
              <w:t>44</w:t>
            </w:r>
            <w:r w:rsidR="00992839">
              <w:fldChar w:fldCharType="end"/>
            </w:r>
          </w:hyperlink>
        </w:p>
        <w:p w:rsidR="00992839" w:rsidP="0BEBE53A" w:rsidRDefault="0BEBE53A" w14:paraId="70F423DA" w14:textId="039F3FFB">
          <w:pPr>
            <w:pStyle w:val="TOC2"/>
            <w:tabs>
              <w:tab w:val="left" w:pos="870"/>
              <w:tab w:val="right" w:leader="dot" w:pos="9345"/>
            </w:tabs>
          </w:pPr>
          <w:hyperlink w:anchor="_Toc1449598737">
            <w:r w:rsidRPr="0BEBE53A">
              <w:rPr>
                <w:rStyle w:val="Hyperlink"/>
              </w:rPr>
              <w:t>11.5.</w:t>
            </w:r>
            <w:r w:rsidR="00992839">
              <w:tab/>
            </w:r>
            <w:r w:rsidRPr="0BEBE53A">
              <w:rPr>
                <w:rStyle w:val="Hyperlink"/>
              </w:rPr>
              <w:t>Regulations - Text</w:t>
            </w:r>
            <w:r w:rsidR="00992839">
              <w:tab/>
            </w:r>
            <w:r w:rsidR="00992839">
              <w:fldChar w:fldCharType="begin"/>
            </w:r>
            <w:r w:rsidR="00992839">
              <w:instrText>PAGEREF _Toc1449598737 \h</w:instrText>
            </w:r>
            <w:r w:rsidR="00992839">
              <w:fldChar w:fldCharType="separate"/>
            </w:r>
            <w:r w:rsidRPr="0BEBE53A">
              <w:rPr>
                <w:rStyle w:val="Hyperlink"/>
              </w:rPr>
              <w:t>46</w:t>
            </w:r>
            <w:r w:rsidR="00992839">
              <w:fldChar w:fldCharType="end"/>
            </w:r>
          </w:hyperlink>
        </w:p>
        <w:p w:rsidR="00992839" w:rsidP="0BEBE53A" w:rsidRDefault="0BEBE53A" w14:paraId="61105D87" w14:textId="33E00F88">
          <w:pPr>
            <w:pStyle w:val="TOC3"/>
            <w:tabs>
              <w:tab w:val="right" w:leader="dot" w:pos="9345"/>
            </w:tabs>
          </w:pPr>
          <w:hyperlink w:anchor="_Toc65926849">
            <w:r w:rsidRPr="0BEBE53A">
              <w:rPr>
                <w:rStyle w:val="Hyperlink"/>
              </w:rPr>
              <w:t>Different Frameworks</w:t>
            </w:r>
            <w:r w:rsidR="00992839">
              <w:tab/>
            </w:r>
            <w:r w:rsidR="00992839">
              <w:fldChar w:fldCharType="begin"/>
            </w:r>
            <w:r w:rsidR="00992839">
              <w:instrText>PAGEREF _Toc65926849 \h</w:instrText>
            </w:r>
            <w:r w:rsidR="00992839">
              <w:fldChar w:fldCharType="separate"/>
            </w:r>
            <w:r w:rsidRPr="0BEBE53A">
              <w:rPr>
                <w:rStyle w:val="Hyperlink"/>
              </w:rPr>
              <w:t>46</w:t>
            </w:r>
            <w:r w:rsidR="00992839">
              <w:fldChar w:fldCharType="end"/>
            </w:r>
          </w:hyperlink>
        </w:p>
        <w:p w:rsidR="00992839" w:rsidP="0BEBE53A" w:rsidRDefault="0BEBE53A" w14:paraId="4BE0DD48" w14:textId="5CA33AB5">
          <w:pPr>
            <w:pStyle w:val="TOC3"/>
            <w:tabs>
              <w:tab w:val="right" w:leader="dot" w:pos="9345"/>
            </w:tabs>
          </w:pPr>
          <w:hyperlink w:anchor="_Toc2006528771">
            <w:r w:rsidRPr="0BEBE53A">
              <w:rPr>
                <w:rStyle w:val="Hyperlink"/>
              </w:rPr>
              <w:t>Regulatory Requirements</w:t>
            </w:r>
            <w:r w:rsidR="00992839">
              <w:tab/>
            </w:r>
            <w:r w:rsidR="00992839">
              <w:fldChar w:fldCharType="begin"/>
            </w:r>
            <w:r w:rsidR="00992839">
              <w:instrText>PAGEREF _Toc2006528771 \h</w:instrText>
            </w:r>
            <w:r w:rsidR="00992839">
              <w:fldChar w:fldCharType="separate"/>
            </w:r>
            <w:r w:rsidRPr="0BEBE53A">
              <w:rPr>
                <w:rStyle w:val="Hyperlink"/>
              </w:rPr>
              <w:t>47</w:t>
            </w:r>
            <w:r w:rsidR="00992839">
              <w:fldChar w:fldCharType="end"/>
            </w:r>
          </w:hyperlink>
        </w:p>
        <w:p w:rsidR="00992839" w:rsidP="0BEBE53A" w:rsidRDefault="0BEBE53A" w14:paraId="0C95F9D0" w14:textId="70A220EA">
          <w:pPr>
            <w:pStyle w:val="TOC3"/>
            <w:tabs>
              <w:tab w:val="right" w:leader="dot" w:pos="9345"/>
            </w:tabs>
          </w:pPr>
          <w:hyperlink w:anchor="_Toc603926178">
            <w:r w:rsidRPr="0BEBE53A">
              <w:rPr>
                <w:rStyle w:val="Hyperlink"/>
              </w:rPr>
              <w:t>Key Regulatory Agencies</w:t>
            </w:r>
            <w:r w:rsidR="00992839">
              <w:tab/>
            </w:r>
            <w:r w:rsidR="00992839">
              <w:fldChar w:fldCharType="begin"/>
            </w:r>
            <w:r w:rsidR="00992839">
              <w:instrText>PAGEREF _Toc603926178 \h</w:instrText>
            </w:r>
            <w:r w:rsidR="00992839">
              <w:fldChar w:fldCharType="separate"/>
            </w:r>
            <w:r w:rsidRPr="0BEBE53A">
              <w:rPr>
                <w:rStyle w:val="Hyperlink"/>
              </w:rPr>
              <w:t>47</w:t>
            </w:r>
            <w:r w:rsidR="00992839">
              <w:fldChar w:fldCharType="end"/>
            </w:r>
          </w:hyperlink>
        </w:p>
        <w:p w:rsidR="00992839" w:rsidP="0BEBE53A" w:rsidRDefault="0BEBE53A" w14:paraId="709D4E31" w14:textId="4C741BB7">
          <w:pPr>
            <w:pStyle w:val="TOC3"/>
            <w:tabs>
              <w:tab w:val="right" w:leader="dot" w:pos="9345"/>
            </w:tabs>
          </w:pPr>
          <w:hyperlink w:anchor="_Toc658949367">
            <w:r w:rsidRPr="0BEBE53A">
              <w:rPr>
                <w:rStyle w:val="Hyperlink"/>
              </w:rPr>
              <w:t>Technical Standards</w:t>
            </w:r>
            <w:r w:rsidR="00992839">
              <w:tab/>
            </w:r>
            <w:r w:rsidR="00992839">
              <w:fldChar w:fldCharType="begin"/>
            </w:r>
            <w:r w:rsidR="00992839">
              <w:instrText>PAGEREF _Toc658949367 \h</w:instrText>
            </w:r>
            <w:r w:rsidR="00992839">
              <w:fldChar w:fldCharType="separate"/>
            </w:r>
            <w:r w:rsidRPr="0BEBE53A">
              <w:rPr>
                <w:rStyle w:val="Hyperlink"/>
              </w:rPr>
              <w:t>47</w:t>
            </w:r>
            <w:r w:rsidR="00992839">
              <w:fldChar w:fldCharType="end"/>
            </w:r>
          </w:hyperlink>
        </w:p>
        <w:p w:rsidR="00992839" w:rsidP="0BEBE53A" w:rsidRDefault="0BEBE53A" w14:paraId="5DCD9F64" w14:textId="7E85193F">
          <w:pPr>
            <w:pStyle w:val="TOC3"/>
            <w:tabs>
              <w:tab w:val="right" w:leader="dot" w:pos="9345"/>
            </w:tabs>
          </w:pPr>
          <w:hyperlink w:anchor="_Toc1553923552">
            <w:r w:rsidRPr="0BEBE53A">
              <w:rPr>
                <w:rStyle w:val="Hyperlink"/>
              </w:rPr>
              <w:t>Workflow process</w:t>
            </w:r>
            <w:r w:rsidR="00992839">
              <w:tab/>
            </w:r>
            <w:r w:rsidR="00992839">
              <w:fldChar w:fldCharType="begin"/>
            </w:r>
            <w:r w:rsidR="00992839">
              <w:instrText>PAGEREF _Toc1553923552 \h</w:instrText>
            </w:r>
            <w:r w:rsidR="00992839">
              <w:fldChar w:fldCharType="separate"/>
            </w:r>
            <w:r w:rsidRPr="0BEBE53A">
              <w:rPr>
                <w:rStyle w:val="Hyperlink"/>
              </w:rPr>
              <w:t>48</w:t>
            </w:r>
            <w:r w:rsidR="00992839">
              <w:fldChar w:fldCharType="end"/>
            </w:r>
          </w:hyperlink>
        </w:p>
        <w:p w:rsidR="00992839" w:rsidP="0BEBE53A" w:rsidRDefault="0BEBE53A" w14:paraId="3468A741" w14:textId="23520951">
          <w:pPr>
            <w:pStyle w:val="TOC3"/>
            <w:tabs>
              <w:tab w:val="right" w:leader="dot" w:pos="9345"/>
            </w:tabs>
          </w:pPr>
          <w:hyperlink w:anchor="_Toc2024993567">
            <w:r w:rsidRPr="0BEBE53A">
              <w:rPr>
                <w:rStyle w:val="Hyperlink"/>
              </w:rPr>
              <w:t>Useful Resources and Links</w:t>
            </w:r>
            <w:r w:rsidR="00992839">
              <w:tab/>
            </w:r>
            <w:r w:rsidR="00992839">
              <w:fldChar w:fldCharType="begin"/>
            </w:r>
            <w:r w:rsidR="00992839">
              <w:instrText>PAGEREF _Toc2024993567 \h</w:instrText>
            </w:r>
            <w:r w:rsidR="00992839">
              <w:fldChar w:fldCharType="separate"/>
            </w:r>
            <w:r w:rsidRPr="0BEBE53A">
              <w:rPr>
                <w:rStyle w:val="Hyperlink"/>
              </w:rPr>
              <w:t>48</w:t>
            </w:r>
            <w:r w:rsidR="00992839">
              <w:fldChar w:fldCharType="end"/>
            </w:r>
          </w:hyperlink>
        </w:p>
        <w:p w:rsidR="00992839" w:rsidP="0BEBE53A" w:rsidRDefault="0BEBE53A" w14:paraId="2DE53FFB" w14:textId="2984ADC9">
          <w:pPr>
            <w:pStyle w:val="TOC2"/>
            <w:tabs>
              <w:tab w:val="left" w:pos="870"/>
              <w:tab w:val="right" w:leader="dot" w:pos="9345"/>
            </w:tabs>
          </w:pPr>
          <w:hyperlink w:anchor="_Toc22983388">
            <w:r w:rsidRPr="0BEBE53A">
              <w:rPr>
                <w:rStyle w:val="Hyperlink"/>
              </w:rPr>
              <w:t>11.6.</w:t>
            </w:r>
            <w:r w:rsidR="00992839">
              <w:tab/>
            </w:r>
            <w:r w:rsidRPr="0BEBE53A">
              <w:rPr>
                <w:rStyle w:val="Hyperlink"/>
              </w:rPr>
              <w:t>Finance – Text | Infographics</w:t>
            </w:r>
            <w:r w:rsidR="00992839">
              <w:tab/>
            </w:r>
            <w:r w:rsidR="00992839">
              <w:fldChar w:fldCharType="begin"/>
            </w:r>
            <w:r w:rsidR="00992839">
              <w:instrText>PAGEREF _Toc22983388 \h</w:instrText>
            </w:r>
            <w:r w:rsidR="00992839">
              <w:fldChar w:fldCharType="separate"/>
            </w:r>
            <w:r w:rsidRPr="0BEBE53A">
              <w:rPr>
                <w:rStyle w:val="Hyperlink"/>
              </w:rPr>
              <w:t>49</w:t>
            </w:r>
            <w:r w:rsidR="00992839">
              <w:fldChar w:fldCharType="end"/>
            </w:r>
          </w:hyperlink>
        </w:p>
        <w:p w:rsidR="00992839" w:rsidP="0BEBE53A" w:rsidRDefault="0BEBE53A" w14:paraId="4ED45214" w14:textId="24C24933">
          <w:pPr>
            <w:pStyle w:val="TOC2"/>
            <w:tabs>
              <w:tab w:val="left" w:pos="870"/>
              <w:tab w:val="right" w:leader="dot" w:pos="9345"/>
            </w:tabs>
          </w:pPr>
          <w:hyperlink w:anchor="_Toc1430138205">
            <w:r w:rsidRPr="0BEBE53A">
              <w:rPr>
                <w:rStyle w:val="Hyperlink"/>
              </w:rPr>
              <w:t>11.7.</w:t>
            </w:r>
            <w:r w:rsidR="00992839">
              <w:tab/>
            </w:r>
            <w:r w:rsidRPr="0BEBE53A">
              <w:rPr>
                <w:rStyle w:val="Hyperlink"/>
              </w:rPr>
              <w:t>Opportunities - Text | Photos | Videos</w:t>
            </w:r>
            <w:r w:rsidR="00992839">
              <w:tab/>
            </w:r>
            <w:r w:rsidR="00992839">
              <w:fldChar w:fldCharType="begin"/>
            </w:r>
            <w:r w:rsidR="00992839">
              <w:instrText>PAGEREF _Toc1430138205 \h</w:instrText>
            </w:r>
            <w:r w:rsidR="00992839">
              <w:fldChar w:fldCharType="separate"/>
            </w:r>
            <w:r w:rsidRPr="0BEBE53A">
              <w:rPr>
                <w:rStyle w:val="Hyperlink"/>
              </w:rPr>
              <w:t>49</w:t>
            </w:r>
            <w:r w:rsidR="00992839">
              <w:fldChar w:fldCharType="end"/>
            </w:r>
          </w:hyperlink>
        </w:p>
        <w:p w:rsidR="00992839" w:rsidP="0BEBE53A" w:rsidRDefault="0BEBE53A" w14:paraId="425DB78F" w14:textId="20A1E778">
          <w:pPr>
            <w:pStyle w:val="TOC1"/>
            <w:tabs>
              <w:tab w:val="left" w:pos="435"/>
              <w:tab w:val="right" w:leader="dot" w:pos="9345"/>
            </w:tabs>
          </w:pPr>
          <w:hyperlink w:anchor="_Toc592661493">
            <w:r w:rsidRPr="0BEBE53A">
              <w:rPr>
                <w:rStyle w:val="Hyperlink"/>
              </w:rPr>
              <w:t>12.</w:t>
            </w:r>
            <w:r w:rsidR="00992839">
              <w:tab/>
            </w:r>
            <w:r w:rsidRPr="0BEBE53A">
              <w:rPr>
                <w:rStyle w:val="Hyperlink"/>
              </w:rPr>
              <w:t>Bioenergy (Page Title)</w:t>
            </w:r>
            <w:r w:rsidR="00992839">
              <w:tab/>
            </w:r>
            <w:r w:rsidR="00992839">
              <w:fldChar w:fldCharType="begin"/>
            </w:r>
            <w:r w:rsidR="00992839">
              <w:instrText>PAGEREF _Toc592661493 \h</w:instrText>
            </w:r>
            <w:r w:rsidR="00992839">
              <w:fldChar w:fldCharType="separate"/>
            </w:r>
            <w:r w:rsidRPr="0BEBE53A">
              <w:rPr>
                <w:rStyle w:val="Hyperlink"/>
              </w:rPr>
              <w:t>50</w:t>
            </w:r>
            <w:r w:rsidR="00992839">
              <w:fldChar w:fldCharType="end"/>
            </w:r>
          </w:hyperlink>
        </w:p>
        <w:p w:rsidR="00992839" w:rsidP="0BEBE53A" w:rsidRDefault="0BEBE53A" w14:paraId="2057D12D" w14:textId="49B2BA3B">
          <w:pPr>
            <w:pStyle w:val="TOC2"/>
            <w:tabs>
              <w:tab w:val="left" w:pos="870"/>
              <w:tab w:val="right" w:leader="dot" w:pos="9345"/>
            </w:tabs>
          </w:pPr>
          <w:hyperlink w:anchor="_Toc1846184285">
            <w:r w:rsidRPr="0BEBE53A">
              <w:rPr>
                <w:rStyle w:val="Hyperlink"/>
              </w:rPr>
              <w:t>12.2.</w:t>
            </w:r>
            <w:r w:rsidR="00992839">
              <w:tab/>
            </w:r>
            <w:r w:rsidRPr="0BEBE53A">
              <w:rPr>
                <w:rStyle w:val="Hyperlink"/>
              </w:rPr>
              <w:t>Description (Hero Section) - Text</w:t>
            </w:r>
            <w:r w:rsidR="00992839">
              <w:tab/>
            </w:r>
            <w:r w:rsidR="00992839">
              <w:fldChar w:fldCharType="begin"/>
            </w:r>
            <w:r w:rsidR="00992839">
              <w:instrText>PAGEREF _Toc1846184285 \h</w:instrText>
            </w:r>
            <w:r w:rsidR="00992839">
              <w:fldChar w:fldCharType="separate"/>
            </w:r>
            <w:r w:rsidRPr="0BEBE53A">
              <w:rPr>
                <w:rStyle w:val="Hyperlink"/>
              </w:rPr>
              <w:t>50</w:t>
            </w:r>
            <w:r w:rsidR="00992839">
              <w:fldChar w:fldCharType="end"/>
            </w:r>
          </w:hyperlink>
        </w:p>
        <w:p w:rsidR="0BEBE53A" w:rsidP="0BEBE53A" w:rsidRDefault="0BEBE53A" w14:paraId="678962E5" w14:textId="07B24F96">
          <w:pPr>
            <w:pStyle w:val="TOC2"/>
            <w:tabs>
              <w:tab w:val="left" w:pos="870"/>
              <w:tab w:val="right" w:leader="dot" w:pos="9345"/>
            </w:tabs>
          </w:pPr>
          <w:hyperlink w:anchor="_Toc515762256">
            <w:r w:rsidRPr="0BEBE53A">
              <w:rPr>
                <w:rStyle w:val="Hyperlink"/>
              </w:rPr>
              <w:t>12.3.</w:t>
            </w:r>
            <w:r>
              <w:tab/>
            </w:r>
            <w:r w:rsidRPr="0BEBE53A">
              <w:rPr>
                <w:rStyle w:val="Hyperlink"/>
              </w:rPr>
              <w:t>Overview - Text</w:t>
            </w:r>
            <w:r>
              <w:tab/>
            </w:r>
            <w:r>
              <w:fldChar w:fldCharType="begin"/>
            </w:r>
            <w:r>
              <w:instrText>PAGEREF _Toc515762256 \h</w:instrText>
            </w:r>
            <w:r>
              <w:fldChar w:fldCharType="separate"/>
            </w:r>
            <w:r w:rsidRPr="0BEBE53A">
              <w:rPr>
                <w:rStyle w:val="Hyperlink"/>
              </w:rPr>
              <w:t>50</w:t>
            </w:r>
            <w:r>
              <w:fldChar w:fldCharType="end"/>
            </w:r>
          </w:hyperlink>
        </w:p>
        <w:p w:rsidR="0BEBE53A" w:rsidP="0BEBE53A" w:rsidRDefault="0BEBE53A" w14:paraId="06D7D5D4" w14:textId="55D8C5F7">
          <w:pPr>
            <w:pStyle w:val="TOC2"/>
            <w:tabs>
              <w:tab w:val="left" w:pos="870"/>
              <w:tab w:val="right" w:leader="dot" w:pos="9345"/>
            </w:tabs>
          </w:pPr>
          <w:hyperlink w:anchor="_Toc1962132759">
            <w:r w:rsidRPr="0BEBE53A">
              <w:rPr>
                <w:rStyle w:val="Hyperlink"/>
              </w:rPr>
              <w:t>12.4.</w:t>
            </w:r>
            <w:r>
              <w:tab/>
            </w:r>
            <w:r w:rsidRPr="0BEBE53A">
              <w:rPr>
                <w:rStyle w:val="Hyperlink"/>
              </w:rPr>
              <w:t>Key Facts - Infographics | Factsheets</w:t>
            </w:r>
            <w:r>
              <w:tab/>
            </w:r>
            <w:r>
              <w:fldChar w:fldCharType="begin"/>
            </w:r>
            <w:r>
              <w:instrText>PAGEREF _Toc1962132759 \h</w:instrText>
            </w:r>
            <w:r>
              <w:fldChar w:fldCharType="separate"/>
            </w:r>
            <w:r w:rsidRPr="0BEBE53A">
              <w:rPr>
                <w:rStyle w:val="Hyperlink"/>
              </w:rPr>
              <w:t>50</w:t>
            </w:r>
            <w:r>
              <w:fldChar w:fldCharType="end"/>
            </w:r>
          </w:hyperlink>
        </w:p>
        <w:p w:rsidR="0BEBE53A" w:rsidP="0BEBE53A" w:rsidRDefault="0BEBE53A" w14:paraId="78F036A3" w14:textId="2F2235C0">
          <w:pPr>
            <w:pStyle w:val="TOC2"/>
            <w:tabs>
              <w:tab w:val="left" w:pos="870"/>
              <w:tab w:val="right" w:leader="dot" w:pos="9345"/>
            </w:tabs>
          </w:pPr>
          <w:hyperlink w:anchor="_Toc1062474399">
            <w:r w:rsidRPr="0BEBE53A">
              <w:rPr>
                <w:rStyle w:val="Hyperlink"/>
              </w:rPr>
              <w:t>12.5.</w:t>
            </w:r>
            <w:r>
              <w:tab/>
            </w:r>
            <w:r w:rsidRPr="0BEBE53A">
              <w:rPr>
                <w:rStyle w:val="Hyperlink"/>
              </w:rPr>
              <w:t>Regulations – Text</w:t>
            </w:r>
            <w:r>
              <w:tab/>
            </w:r>
            <w:r>
              <w:fldChar w:fldCharType="begin"/>
            </w:r>
            <w:r>
              <w:instrText>PAGEREF _Toc1062474399 \h</w:instrText>
            </w:r>
            <w:r>
              <w:fldChar w:fldCharType="separate"/>
            </w:r>
            <w:r w:rsidRPr="0BEBE53A">
              <w:rPr>
                <w:rStyle w:val="Hyperlink"/>
              </w:rPr>
              <w:t>51</w:t>
            </w:r>
            <w:r>
              <w:fldChar w:fldCharType="end"/>
            </w:r>
          </w:hyperlink>
        </w:p>
        <w:p w:rsidR="0BEBE53A" w:rsidP="0BEBE53A" w:rsidRDefault="0BEBE53A" w14:paraId="62F1A24F" w14:textId="4AD4175C">
          <w:pPr>
            <w:pStyle w:val="TOC3"/>
            <w:tabs>
              <w:tab w:val="right" w:leader="dot" w:pos="9345"/>
            </w:tabs>
          </w:pPr>
          <w:hyperlink w:anchor="_Toc113357215">
            <w:r w:rsidRPr="0BEBE53A">
              <w:rPr>
                <w:rStyle w:val="Hyperlink"/>
              </w:rPr>
              <w:t>Different Frameworks</w:t>
            </w:r>
            <w:r>
              <w:tab/>
            </w:r>
            <w:r>
              <w:fldChar w:fldCharType="begin"/>
            </w:r>
            <w:r>
              <w:instrText>PAGEREF _Toc113357215 \h</w:instrText>
            </w:r>
            <w:r>
              <w:fldChar w:fldCharType="separate"/>
            </w:r>
            <w:r w:rsidRPr="0BEBE53A">
              <w:rPr>
                <w:rStyle w:val="Hyperlink"/>
              </w:rPr>
              <w:t>52</w:t>
            </w:r>
            <w:r>
              <w:fldChar w:fldCharType="end"/>
            </w:r>
          </w:hyperlink>
        </w:p>
        <w:p w:rsidR="0BEBE53A" w:rsidP="0BEBE53A" w:rsidRDefault="0BEBE53A" w14:paraId="7D055EA4" w14:textId="2D4F1A22">
          <w:pPr>
            <w:pStyle w:val="TOC3"/>
            <w:tabs>
              <w:tab w:val="right" w:leader="dot" w:pos="9345"/>
            </w:tabs>
          </w:pPr>
          <w:hyperlink w:anchor="_Toc513759640">
            <w:r w:rsidRPr="0BEBE53A">
              <w:rPr>
                <w:rStyle w:val="Hyperlink"/>
              </w:rPr>
              <w:t>Regulatory Requirements</w:t>
            </w:r>
            <w:r>
              <w:tab/>
            </w:r>
            <w:r>
              <w:fldChar w:fldCharType="begin"/>
            </w:r>
            <w:r>
              <w:instrText>PAGEREF _Toc513759640 \h</w:instrText>
            </w:r>
            <w:r>
              <w:fldChar w:fldCharType="separate"/>
            </w:r>
            <w:r w:rsidRPr="0BEBE53A">
              <w:rPr>
                <w:rStyle w:val="Hyperlink"/>
              </w:rPr>
              <w:t>52</w:t>
            </w:r>
            <w:r>
              <w:fldChar w:fldCharType="end"/>
            </w:r>
          </w:hyperlink>
        </w:p>
        <w:p w:rsidR="0BEBE53A" w:rsidP="0BEBE53A" w:rsidRDefault="0BEBE53A" w14:paraId="6B227899" w14:textId="5149CE7C">
          <w:pPr>
            <w:pStyle w:val="TOC3"/>
            <w:tabs>
              <w:tab w:val="right" w:leader="dot" w:pos="9345"/>
            </w:tabs>
          </w:pPr>
          <w:hyperlink w:anchor="_Toc194761567">
            <w:r w:rsidRPr="0BEBE53A">
              <w:rPr>
                <w:rStyle w:val="Hyperlink"/>
              </w:rPr>
              <w:t>Key Regulatory Agencies</w:t>
            </w:r>
            <w:r>
              <w:tab/>
            </w:r>
            <w:r>
              <w:fldChar w:fldCharType="begin"/>
            </w:r>
            <w:r>
              <w:instrText>PAGEREF _Toc194761567 \h</w:instrText>
            </w:r>
            <w:r>
              <w:fldChar w:fldCharType="separate"/>
            </w:r>
            <w:r w:rsidRPr="0BEBE53A">
              <w:rPr>
                <w:rStyle w:val="Hyperlink"/>
              </w:rPr>
              <w:t>53</w:t>
            </w:r>
            <w:r>
              <w:fldChar w:fldCharType="end"/>
            </w:r>
          </w:hyperlink>
        </w:p>
        <w:p w:rsidR="0BEBE53A" w:rsidP="0BEBE53A" w:rsidRDefault="0BEBE53A" w14:paraId="79582406" w14:textId="56F040C4">
          <w:pPr>
            <w:pStyle w:val="TOC3"/>
            <w:tabs>
              <w:tab w:val="right" w:leader="dot" w:pos="9345"/>
            </w:tabs>
          </w:pPr>
          <w:hyperlink w:anchor="_Toc1921524202">
            <w:r w:rsidRPr="0BEBE53A">
              <w:rPr>
                <w:rStyle w:val="Hyperlink"/>
              </w:rPr>
              <w:t>Technical Standards</w:t>
            </w:r>
            <w:r>
              <w:tab/>
            </w:r>
            <w:r>
              <w:fldChar w:fldCharType="begin"/>
            </w:r>
            <w:r>
              <w:instrText>PAGEREF _Toc1921524202 \h</w:instrText>
            </w:r>
            <w:r>
              <w:fldChar w:fldCharType="separate"/>
            </w:r>
            <w:r w:rsidRPr="0BEBE53A">
              <w:rPr>
                <w:rStyle w:val="Hyperlink"/>
              </w:rPr>
              <w:t>53</w:t>
            </w:r>
            <w:r>
              <w:fldChar w:fldCharType="end"/>
            </w:r>
          </w:hyperlink>
        </w:p>
        <w:p w:rsidR="0BEBE53A" w:rsidP="0BEBE53A" w:rsidRDefault="0BEBE53A" w14:paraId="755DF44D" w14:textId="74FC6094">
          <w:pPr>
            <w:pStyle w:val="TOC3"/>
            <w:tabs>
              <w:tab w:val="right" w:leader="dot" w:pos="9345"/>
            </w:tabs>
          </w:pPr>
          <w:hyperlink w:anchor="_Toc852084990">
            <w:r w:rsidRPr="0BEBE53A">
              <w:rPr>
                <w:rStyle w:val="Hyperlink"/>
              </w:rPr>
              <w:t>Workflow Process</w:t>
            </w:r>
            <w:r>
              <w:tab/>
            </w:r>
            <w:r>
              <w:fldChar w:fldCharType="begin"/>
            </w:r>
            <w:r>
              <w:instrText>PAGEREF _Toc852084990 \h</w:instrText>
            </w:r>
            <w:r>
              <w:fldChar w:fldCharType="separate"/>
            </w:r>
            <w:r w:rsidRPr="0BEBE53A">
              <w:rPr>
                <w:rStyle w:val="Hyperlink"/>
              </w:rPr>
              <w:t>53</w:t>
            </w:r>
            <w:r>
              <w:fldChar w:fldCharType="end"/>
            </w:r>
          </w:hyperlink>
        </w:p>
        <w:p w:rsidR="0BEBE53A" w:rsidP="0BEBE53A" w:rsidRDefault="0BEBE53A" w14:paraId="419B5DD1" w14:textId="5FE0CADB">
          <w:pPr>
            <w:pStyle w:val="TOC3"/>
            <w:tabs>
              <w:tab w:val="right" w:leader="dot" w:pos="9345"/>
            </w:tabs>
          </w:pPr>
          <w:hyperlink w:anchor="_Toc361276838">
            <w:r w:rsidRPr="0BEBE53A">
              <w:rPr>
                <w:rStyle w:val="Hyperlink"/>
              </w:rPr>
              <w:t>Useful Resources/Links</w:t>
            </w:r>
            <w:r>
              <w:tab/>
            </w:r>
            <w:r>
              <w:fldChar w:fldCharType="begin"/>
            </w:r>
            <w:r>
              <w:instrText>PAGEREF _Toc361276838 \h</w:instrText>
            </w:r>
            <w:r>
              <w:fldChar w:fldCharType="separate"/>
            </w:r>
            <w:r w:rsidRPr="0BEBE53A">
              <w:rPr>
                <w:rStyle w:val="Hyperlink"/>
              </w:rPr>
              <w:t>54</w:t>
            </w:r>
            <w:r>
              <w:fldChar w:fldCharType="end"/>
            </w:r>
          </w:hyperlink>
        </w:p>
        <w:p w:rsidR="0BEBE53A" w:rsidP="0BEBE53A" w:rsidRDefault="0BEBE53A" w14:paraId="55ECC79E" w14:textId="36DD8872">
          <w:pPr>
            <w:pStyle w:val="TOC2"/>
            <w:tabs>
              <w:tab w:val="left" w:pos="870"/>
              <w:tab w:val="right" w:leader="dot" w:pos="9345"/>
            </w:tabs>
          </w:pPr>
          <w:hyperlink w:anchor="_Toc395429595">
            <w:r w:rsidRPr="0BEBE53A">
              <w:rPr>
                <w:rStyle w:val="Hyperlink"/>
              </w:rPr>
              <w:t>12.6.</w:t>
            </w:r>
            <w:r>
              <w:tab/>
            </w:r>
            <w:r w:rsidRPr="0BEBE53A">
              <w:rPr>
                <w:rStyle w:val="Hyperlink"/>
              </w:rPr>
              <w:t>Finance – Text</w:t>
            </w:r>
            <w:r>
              <w:tab/>
            </w:r>
            <w:r>
              <w:fldChar w:fldCharType="begin"/>
            </w:r>
            <w:r>
              <w:instrText>PAGEREF _Toc395429595 \h</w:instrText>
            </w:r>
            <w:r>
              <w:fldChar w:fldCharType="separate"/>
            </w:r>
            <w:r w:rsidRPr="0BEBE53A">
              <w:rPr>
                <w:rStyle w:val="Hyperlink"/>
              </w:rPr>
              <w:t>54</w:t>
            </w:r>
            <w:r>
              <w:fldChar w:fldCharType="end"/>
            </w:r>
          </w:hyperlink>
        </w:p>
        <w:p w:rsidR="0BEBE53A" w:rsidP="0BEBE53A" w:rsidRDefault="0BEBE53A" w14:paraId="76A9C8FA" w14:textId="3D7F9897">
          <w:pPr>
            <w:pStyle w:val="TOC2"/>
            <w:tabs>
              <w:tab w:val="left" w:pos="870"/>
              <w:tab w:val="right" w:leader="dot" w:pos="9345"/>
            </w:tabs>
          </w:pPr>
          <w:hyperlink w:anchor="_Toc495638030">
            <w:r w:rsidRPr="0BEBE53A">
              <w:rPr>
                <w:rStyle w:val="Hyperlink"/>
              </w:rPr>
              <w:t>12.7.</w:t>
            </w:r>
            <w:r>
              <w:tab/>
            </w:r>
            <w:r w:rsidRPr="0BEBE53A">
              <w:rPr>
                <w:rStyle w:val="Hyperlink"/>
              </w:rPr>
              <w:t>Opportunities - Text | Photos | Videos</w:t>
            </w:r>
            <w:r>
              <w:tab/>
            </w:r>
            <w:r>
              <w:fldChar w:fldCharType="begin"/>
            </w:r>
            <w:r>
              <w:instrText>PAGEREF _Toc495638030 \h</w:instrText>
            </w:r>
            <w:r>
              <w:fldChar w:fldCharType="separate"/>
            </w:r>
            <w:r w:rsidRPr="0BEBE53A">
              <w:rPr>
                <w:rStyle w:val="Hyperlink"/>
              </w:rPr>
              <w:t>55</w:t>
            </w:r>
            <w:r>
              <w:fldChar w:fldCharType="end"/>
            </w:r>
          </w:hyperlink>
        </w:p>
        <w:p w:rsidR="0BEBE53A" w:rsidP="0BEBE53A" w:rsidRDefault="0BEBE53A" w14:paraId="1DD2561A" w14:textId="2514EDA0">
          <w:pPr>
            <w:pStyle w:val="TOC1"/>
            <w:tabs>
              <w:tab w:val="left" w:pos="435"/>
              <w:tab w:val="right" w:leader="dot" w:pos="9345"/>
            </w:tabs>
          </w:pPr>
          <w:hyperlink w:anchor="_Toc105003746">
            <w:r w:rsidRPr="0BEBE53A">
              <w:rPr>
                <w:rStyle w:val="Hyperlink"/>
              </w:rPr>
              <w:t>13.</w:t>
            </w:r>
            <w:r>
              <w:tab/>
            </w:r>
            <w:r w:rsidRPr="0BEBE53A">
              <w:rPr>
                <w:rStyle w:val="Hyperlink"/>
              </w:rPr>
              <w:t>Agriculture PUE (Page Title)</w:t>
            </w:r>
            <w:r>
              <w:tab/>
            </w:r>
            <w:r>
              <w:fldChar w:fldCharType="begin"/>
            </w:r>
            <w:r>
              <w:instrText>PAGEREF _Toc105003746 \h</w:instrText>
            </w:r>
            <w:r>
              <w:fldChar w:fldCharType="separate"/>
            </w:r>
            <w:r w:rsidRPr="0BEBE53A">
              <w:rPr>
                <w:rStyle w:val="Hyperlink"/>
              </w:rPr>
              <w:t>55</w:t>
            </w:r>
            <w:r>
              <w:fldChar w:fldCharType="end"/>
            </w:r>
          </w:hyperlink>
        </w:p>
        <w:p w:rsidR="0BEBE53A" w:rsidP="0BEBE53A" w:rsidRDefault="0BEBE53A" w14:paraId="47235372" w14:textId="06EEFF08">
          <w:pPr>
            <w:pStyle w:val="TOC2"/>
            <w:tabs>
              <w:tab w:val="left" w:pos="870"/>
              <w:tab w:val="right" w:leader="dot" w:pos="9345"/>
            </w:tabs>
          </w:pPr>
          <w:hyperlink w:anchor="_Toc537876950">
            <w:r w:rsidRPr="0BEBE53A">
              <w:rPr>
                <w:rStyle w:val="Hyperlink"/>
              </w:rPr>
              <w:t>13.2.</w:t>
            </w:r>
            <w:r>
              <w:tab/>
            </w:r>
            <w:r w:rsidRPr="0BEBE53A">
              <w:rPr>
                <w:rStyle w:val="Hyperlink"/>
              </w:rPr>
              <w:t>Description (Hero Section) - Text</w:t>
            </w:r>
            <w:r>
              <w:tab/>
            </w:r>
            <w:r>
              <w:fldChar w:fldCharType="begin"/>
            </w:r>
            <w:r>
              <w:instrText>PAGEREF _Toc537876950 \h</w:instrText>
            </w:r>
            <w:r>
              <w:fldChar w:fldCharType="separate"/>
            </w:r>
            <w:r w:rsidRPr="0BEBE53A">
              <w:rPr>
                <w:rStyle w:val="Hyperlink"/>
              </w:rPr>
              <w:t>55</w:t>
            </w:r>
            <w:r>
              <w:fldChar w:fldCharType="end"/>
            </w:r>
          </w:hyperlink>
        </w:p>
        <w:p w:rsidR="0BEBE53A" w:rsidP="0BEBE53A" w:rsidRDefault="0BEBE53A" w14:paraId="2E187DA0" w14:textId="4E469055">
          <w:pPr>
            <w:pStyle w:val="TOC2"/>
            <w:tabs>
              <w:tab w:val="left" w:pos="870"/>
              <w:tab w:val="right" w:leader="dot" w:pos="9345"/>
            </w:tabs>
          </w:pPr>
          <w:hyperlink w:anchor="_Toc1096246594">
            <w:r w:rsidRPr="0BEBE53A">
              <w:rPr>
                <w:rStyle w:val="Hyperlink"/>
              </w:rPr>
              <w:t>13.3.</w:t>
            </w:r>
            <w:r>
              <w:tab/>
            </w:r>
            <w:r w:rsidRPr="0BEBE53A">
              <w:rPr>
                <w:rStyle w:val="Hyperlink"/>
              </w:rPr>
              <w:t>Overview - Text</w:t>
            </w:r>
            <w:r>
              <w:tab/>
            </w:r>
            <w:r>
              <w:fldChar w:fldCharType="begin"/>
            </w:r>
            <w:r>
              <w:instrText>PAGEREF _Toc1096246594 \h</w:instrText>
            </w:r>
            <w:r>
              <w:fldChar w:fldCharType="separate"/>
            </w:r>
            <w:r w:rsidRPr="0BEBE53A">
              <w:rPr>
                <w:rStyle w:val="Hyperlink"/>
              </w:rPr>
              <w:t>55</w:t>
            </w:r>
            <w:r>
              <w:fldChar w:fldCharType="end"/>
            </w:r>
          </w:hyperlink>
        </w:p>
        <w:p w:rsidR="0BEBE53A" w:rsidP="0BEBE53A" w:rsidRDefault="0BEBE53A" w14:paraId="198578DF" w14:textId="27EAE674">
          <w:pPr>
            <w:pStyle w:val="TOC2"/>
            <w:tabs>
              <w:tab w:val="left" w:pos="870"/>
              <w:tab w:val="right" w:leader="dot" w:pos="9345"/>
            </w:tabs>
          </w:pPr>
          <w:hyperlink w:anchor="_Toc1563578058">
            <w:r w:rsidRPr="0BEBE53A">
              <w:rPr>
                <w:rStyle w:val="Hyperlink"/>
              </w:rPr>
              <w:t>13.4.</w:t>
            </w:r>
            <w:r>
              <w:tab/>
            </w:r>
            <w:r w:rsidRPr="0BEBE53A">
              <w:rPr>
                <w:rStyle w:val="Hyperlink"/>
              </w:rPr>
              <w:t>Key Facts - Infographic | Factsheets</w:t>
            </w:r>
            <w:r>
              <w:tab/>
            </w:r>
            <w:r>
              <w:fldChar w:fldCharType="begin"/>
            </w:r>
            <w:r>
              <w:instrText>PAGEREF _Toc1563578058 \h</w:instrText>
            </w:r>
            <w:r>
              <w:fldChar w:fldCharType="separate"/>
            </w:r>
            <w:r w:rsidRPr="0BEBE53A">
              <w:rPr>
                <w:rStyle w:val="Hyperlink"/>
              </w:rPr>
              <w:t>56</w:t>
            </w:r>
            <w:r>
              <w:fldChar w:fldCharType="end"/>
            </w:r>
          </w:hyperlink>
        </w:p>
        <w:p w:rsidR="0BEBE53A" w:rsidP="0BEBE53A" w:rsidRDefault="0BEBE53A" w14:paraId="08D249BE" w14:textId="5B211561">
          <w:pPr>
            <w:pStyle w:val="TOC2"/>
            <w:tabs>
              <w:tab w:val="left" w:pos="870"/>
              <w:tab w:val="right" w:leader="dot" w:pos="9345"/>
            </w:tabs>
          </w:pPr>
          <w:hyperlink w:anchor="_Toc1887847684">
            <w:r w:rsidRPr="0BEBE53A">
              <w:rPr>
                <w:rStyle w:val="Hyperlink"/>
              </w:rPr>
              <w:t>13.5.</w:t>
            </w:r>
            <w:r>
              <w:tab/>
            </w:r>
            <w:r w:rsidRPr="0BEBE53A">
              <w:rPr>
                <w:rStyle w:val="Hyperlink"/>
              </w:rPr>
              <w:t>Regulations – Text</w:t>
            </w:r>
            <w:r>
              <w:tab/>
            </w:r>
            <w:r>
              <w:fldChar w:fldCharType="begin"/>
            </w:r>
            <w:r>
              <w:instrText>PAGEREF _Toc1887847684 \h</w:instrText>
            </w:r>
            <w:r>
              <w:fldChar w:fldCharType="separate"/>
            </w:r>
            <w:r w:rsidRPr="0BEBE53A">
              <w:rPr>
                <w:rStyle w:val="Hyperlink"/>
              </w:rPr>
              <w:t>57</w:t>
            </w:r>
            <w:r>
              <w:fldChar w:fldCharType="end"/>
            </w:r>
          </w:hyperlink>
        </w:p>
        <w:p w:rsidR="0BEBE53A" w:rsidP="0BEBE53A" w:rsidRDefault="0BEBE53A" w14:paraId="5F8A5F35" w14:textId="29927F7B">
          <w:pPr>
            <w:pStyle w:val="TOC3"/>
            <w:tabs>
              <w:tab w:val="right" w:leader="dot" w:pos="9345"/>
            </w:tabs>
          </w:pPr>
          <w:hyperlink w:anchor="_Toc471912789">
            <w:r w:rsidRPr="0BEBE53A">
              <w:rPr>
                <w:rStyle w:val="Hyperlink"/>
              </w:rPr>
              <w:t>Different Frameworks</w:t>
            </w:r>
            <w:r>
              <w:tab/>
            </w:r>
            <w:r>
              <w:fldChar w:fldCharType="begin"/>
            </w:r>
            <w:r>
              <w:instrText>PAGEREF _Toc471912789 \h</w:instrText>
            </w:r>
            <w:r>
              <w:fldChar w:fldCharType="separate"/>
            </w:r>
            <w:r w:rsidRPr="0BEBE53A">
              <w:rPr>
                <w:rStyle w:val="Hyperlink"/>
              </w:rPr>
              <w:t>57</w:t>
            </w:r>
            <w:r>
              <w:fldChar w:fldCharType="end"/>
            </w:r>
          </w:hyperlink>
        </w:p>
        <w:p w:rsidR="0BEBE53A" w:rsidP="0BEBE53A" w:rsidRDefault="0BEBE53A" w14:paraId="6EF0E297" w14:textId="7818DF30">
          <w:pPr>
            <w:pStyle w:val="TOC3"/>
            <w:tabs>
              <w:tab w:val="right" w:leader="dot" w:pos="9345"/>
            </w:tabs>
          </w:pPr>
          <w:hyperlink w:anchor="_Toc170667530">
            <w:r w:rsidRPr="0BEBE53A">
              <w:rPr>
                <w:rStyle w:val="Hyperlink"/>
              </w:rPr>
              <w:t>Regulatory Requirements</w:t>
            </w:r>
            <w:r>
              <w:tab/>
            </w:r>
            <w:r>
              <w:fldChar w:fldCharType="begin"/>
            </w:r>
            <w:r>
              <w:instrText>PAGEREF _Toc170667530 \h</w:instrText>
            </w:r>
            <w:r>
              <w:fldChar w:fldCharType="separate"/>
            </w:r>
            <w:r w:rsidRPr="0BEBE53A">
              <w:rPr>
                <w:rStyle w:val="Hyperlink"/>
              </w:rPr>
              <w:t>58</w:t>
            </w:r>
            <w:r>
              <w:fldChar w:fldCharType="end"/>
            </w:r>
          </w:hyperlink>
        </w:p>
        <w:p w:rsidR="0BEBE53A" w:rsidP="0BEBE53A" w:rsidRDefault="0BEBE53A" w14:paraId="6AB4106F" w14:textId="45AEC91A">
          <w:pPr>
            <w:pStyle w:val="TOC3"/>
            <w:tabs>
              <w:tab w:val="right" w:leader="dot" w:pos="9345"/>
            </w:tabs>
          </w:pPr>
          <w:hyperlink w:anchor="_Toc1621795989">
            <w:r w:rsidRPr="0BEBE53A">
              <w:rPr>
                <w:rStyle w:val="Hyperlink"/>
              </w:rPr>
              <w:t>Key Regulatory Agencies</w:t>
            </w:r>
            <w:r>
              <w:tab/>
            </w:r>
            <w:r>
              <w:fldChar w:fldCharType="begin"/>
            </w:r>
            <w:r>
              <w:instrText>PAGEREF _Toc1621795989 \h</w:instrText>
            </w:r>
            <w:r>
              <w:fldChar w:fldCharType="separate"/>
            </w:r>
            <w:r w:rsidRPr="0BEBE53A">
              <w:rPr>
                <w:rStyle w:val="Hyperlink"/>
              </w:rPr>
              <w:t>58</w:t>
            </w:r>
            <w:r>
              <w:fldChar w:fldCharType="end"/>
            </w:r>
          </w:hyperlink>
        </w:p>
        <w:p w:rsidR="0BEBE53A" w:rsidP="0BEBE53A" w:rsidRDefault="0BEBE53A" w14:paraId="359DBF38" w14:textId="0736EDBC">
          <w:pPr>
            <w:pStyle w:val="TOC3"/>
            <w:tabs>
              <w:tab w:val="right" w:leader="dot" w:pos="9345"/>
            </w:tabs>
          </w:pPr>
          <w:hyperlink w:anchor="_Toc1207062188">
            <w:r w:rsidRPr="0BEBE53A">
              <w:rPr>
                <w:rStyle w:val="Hyperlink"/>
              </w:rPr>
              <w:t>Technical Standards</w:t>
            </w:r>
            <w:r>
              <w:tab/>
            </w:r>
            <w:r>
              <w:fldChar w:fldCharType="begin"/>
            </w:r>
            <w:r>
              <w:instrText>PAGEREF _Toc1207062188 \h</w:instrText>
            </w:r>
            <w:r>
              <w:fldChar w:fldCharType="separate"/>
            </w:r>
            <w:r w:rsidRPr="0BEBE53A">
              <w:rPr>
                <w:rStyle w:val="Hyperlink"/>
              </w:rPr>
              <w:t>58</w:t>
            </w:r>
            <w:r>
              <w:fldChar w:fldCharType="end"/>
            </w:r>
          </w:hyperlink>
        </w:p>
        <w:p w:rsidR="0BEBE53A" w:rsidP="0BEBE53A" w:rsidRDefault="0BEBE53A" w14:paraId="7A5CB66E" w14:textId="21356B4B">
          <w:pPr>
            <w:pStyle w:val="TOC3"/>
            <w:tabs>
              <w:tab w:val="right" w:leader="dot" w:pos="9345"/>
            </w:tabs>
          </w:pPr>
          <w:hyperlink w:anchor="_Toc1455804184">
            <w:r w:rsidRPr="0BEBE53A">
              <w:rPr>
                <w:rStyle w:val="Hyperlink"/>
              </w:rPr>
              <w:t>Workflow Process</w:t>
            </w:r>
            <w:r>
              <w:tab/>
            </w:r>
            <w:r>
              <w:fldChar w:fldCharType="begin"/>
            </w:r>
            <w:r>
              <w:instrText>PAGEREF _Toc1455804184 \h</w:instrText>
            </w:r>
            <w:r>
              <w:fldChar w:fldCharType="separate"/>
            </w:r>
            <w:r w:rsidRPr="0BEBE53A">
              <w:rPr>
                <w:rStyle w:val="Hyperlink"/>
              </w:rPr>
              <w:t>59</w:t>
            </w:r>
            <w:r>
              <w:fldChar w:fldCharType="end"/>
            </w:r>
          </w:hyperlink>
        </w:p>
        <w:p w:rsidR="0BEBE53A" w:rsidP="0BEBE53A" w:rsidRDefault="0BEBE53A" w14:paraId="2ACA16A9" w14:textId="3B438EAB">
          <w:pPr>
            <w:pStyle w:val="TOC3"/>
            <w:tabs>
              <w:tab w:val="right" w:leader="dot" w:pos="9345"/>
            </w:tabs>
          </w:pPr>
          <w:hyperlink w:anchor="_Toc36125987">
            <w:r w:rsidRPr="0BEBE53A">
              <w:rPr>
                <w:rStyle w:val="Hyperlink"/>
              </w:rPr>
              <w:t>Useful Resources/Links</w:t>
            </w:r>
            <w:r>
              <w:tab/>
            </w:r>
            <w:r>
              <w:fldChar w:fldCharType="begin"/>
            </w:r>
            <w:r>
              <w:instrText>PAGEREF _Toc36125987 \h</w:instrText>
            </w:r>
            <w:r>
              <w:fldChar w:fldCharType="separate"/>
            </w:r>
            <w:r w:rsidRPr="0BEBE53A">
              <w:rPr>
                <w:rStyle w:val="Hyperlink"/>
              </w:rPr>
              <w:t>59</w:t>
            </w:r>
            <w:r>
              <w:fldChar w:fldCharType="end"/>
            </w:r>
          </w:hyperlink>
        </w:p>
        <w:p w:rsidR="0BEBE53A" w:rsidP="0BEBE53A" w:rsidRDefault="0BEBE53A" w14:paraId="5A2A74DA" w14:textId="73BDB61E">
          <w:pPr>
            <w:pStyle w:val="TOC2"/>
            <w:tabs>
              <w:tab w:val="right" w:leader="dot" w:pos="9345"/>
            </w:tabs>
          </w:pPr>
          <w:hyperlink w:anchor="_Toc594871540">
            <w:r w:rsidRPr="0BEBE53A">
              <w:rPr>
                <w:rStyle w:val="Hyperlink"/>
              </w:rPr>
              <w:t>Finance – Text | Infographics</w:t>
            </w:r>
            <w:r>
              <w:tab/>
            </w:r>
            <w:r>
              <w:fldChar w:fldCharType="begin"/>
            </w:r>
            <w:r>
              <w:instrText>PAGEREF _Toc594871540 \h</w:instrText>
            </w:r>
            <w:r>
              <w:fldChar w:fldCharType="separate"/>
            </w:r>
            <w:r w:rsidRPr="0BEBE53A">
              <w:rPr>
                <w:rStyle w:val="Hyperlink"/>
              </w:rPr>
              <w:t>59</w:t>
            </w:r>
            <w:r>
              <w:fldChar w:fldCharType="end"/>
            </w:r>
          </w:hyperlink>
        </w:p>
        <w:p w:rsidR="0BEBE53A" w:rsidP="0BEBE53A" w:rsidRDefault="0BEBE53A" w14:paraId="49333643" w14:textId="5FA7F786">
          <w:pPr>
            <w:pStyle w:val="TOC2"/>
            <w:tabs>
              <w:tab w:val="left" w:pos="870"/>
              <w:tab w:val="right" w:leader="dot" w:pos="9345"/>
            </w:tabs>
          </w:pPr>
          <w:hyperlink w:anchor="_Toc647776844">
            <w:r w:rsidRPr="0BEBE53A">
              <w:rPr>
                <w:rStyle w:val="Hyperlink"/>
              </w:rPr>
              <w:t>13.6.</w:t>
            </w:r>
            <w:r>
              <w:tab/>
            </w:r>
            <w:r w:rsidRPr="0BEBE53A">
              <w:rPr>
                <w:rStyle w:val="Hyperlink"/>
              </w:rPr>
              <w:t>Opportunities - Text | Photos | Videos</w:t>
            </w:r>
            <w:r>
              <w:tab/>
            </w:r>
            <w:r>
              <w:fldChar w:fldCharType="begin"/>
            </w:r>
            <w:r>
              <w:instrText>PAGEREF _Toc647776844 \h</w:instrText>
            </w:r>
            <w:r>
              <w:fldChar w:fldCharType="separate"/>
            </w:r>
            <w:r w:rsidRPr="0BEBE53A">
              <w:rPr>
                <w:rStyle w:val="Hyperlink"/>
              </w:rPr>
              <w:t>60</w:t>
            </w:r>
            <w:r>
              <w:fldChar w:fldCharType="end"/>
            </w:r>
          </w:hyperlink>
        </w:p>
        <w:p w:rsidR="0BEBE53A" w:rsidP="0BEBE53A" w:rsidRDefault="0BEBE53A" w14:paraId="395ACF5B" w14:textId="5C02E940">
          <w:pPr>
            <w:pStyle w:val="TOC1"/>
            <w:tabs>
              <w:tab w:val="left" w:pos="435"/>
              <w:tab w:val="right" w:leader="dot" w:pos="9345"/>
            </w:tabs>
          </w:pPr>
          <w:hyperlink w:anchor="_Toc1158245313">
            <w:r w:rsidRPr="0BEBE53A">
              <w:rPr>
                <w:rStyle w:val="Hyperlink"/>
              </w:rPr>
              <w:t>14.</w:t>
            </w:r>
            <w:r>
              <w:tab/>
            </w:r>
            <w:r w:rsidRPr="0BEBE53A">
              <w:rPr>
                <w:rStyle w:val="Hyperlink"/>
              </w:rPr>
              <w:t>Green Hydrogen (Page Title)</w:t>
            </w:r>
            <w:r>
              <w:tab/>
            </w:r>
            <w:r>
              <w:fldChar w:fldCharType="begin"/>
            </w:r>
            <w:r>
              <w:instrText>PAGEREF _Toc1158245313 \h</w:instrText>
            </w:r>
            <w:r>
              <w:fldChar w:fldCharType="separate"/>
            </w:r>
            <w:r w:rsidRPr="0BEBE53A">
              <w:rPr>
                <w:rStyle w:val="Hyperlink"/>
              </w:rPr>
              <w:t>61</w:t>
            </w:r>
            <w:r>
              <w:fldChar w:fldCharType="end"/>
            </w:r>
          </w:hyperlink>
        </w:p>
        <w:p w:rsidR="0BEBE53A" w:rsidP="0BEBE53A" w:rsidRDefault="0BEBE53A" w14:paraId="2C8FF70C" w14:textId="771A2381">
          <w:pPr>
            <w:pStyle w:val="TOC2"/>
            <w:tabs>
              <w:tab w:val="left" w:pos="870"/>
              <w:tab w:val="right" w:leader="dot" w:pos="9345"/>
            </w:tabs>
          </w:pPr>
          <w:hyperlink w:anchor="_Toc435969968">
            <w:r w:rsidRPr="0BEBE53A">
              <w:rPr>
                <w:rStyle w:val="Hyperlink"/>
              </w:rPr>
              <w:t>14.2.</w:t>
            </w:r>
            <w:r>
              <w:tab/>
            </w:r>
            <w:r w:rsidRPr="0BEBE53A">
              <w:rPr>
                <w:rStyle w:val="Hyperlink"/>
              </w:rPr>
              <w:t>Description (Hero Section) - Text</w:t>
            </w:r>
            <w:r>
              <w:tab/>
            </w:r>
            <w:r>
              <w:fldChar w:fldCharType="begin"/>
            </w:r>
            <w:r>
              <w:instrText>PAGEREF _Toc435969968 \h</w:instrText>
            </w:r>
            <w:r>
              <w:fldChar w:fldCharType="separate"/>
            </w:r>
            <w:r w:rsidRPr="0BEBE53A">
              <w:rPr>
                <w:rStyle w:val="Hyperlink"/>
              </w:rPr>
              <w:t>61</w:t>
            </w:r>
            <w:r>
              <w:fldChar w:fldCharType="end"/>
            </w:r>
          </w:hyperlink>
        </w:p>
        <w:p w:rsidR="0BEBE53A" w:rsidP="0BEBE53A" w:rsidRDefault="0BEBE53A" w14:paraId="1E65CB07" w14:textId="3094BE38">
          <w:pPr>
            <w:pStyle w:val="TOC2"/>
            <w:tabs>
              <w:tab w:val="left" w:pos="870"/>
              <w:tab w:val="right" w:leader="dot" w:pos="9345"/>
            </w:tabs>
          </w:pPr>
          <w:hyperlink w:anchor="_Toc95502433">
            <w:r w:rsidRPr="0BEBE53A">
              <w:rPr>
                <w:rStyle w:val="Hyperlink"/>
              </w:rPr>
              <w:t>14.3.</w:t>
            </w:r>
            <w:r>
              <w:tab/>
            </w:r>
            <w:r w:rsidRPr="0BEBE53A">
              <w:rPr>
                <w:rStyle w:val="Hyperlink"/>
              </w:rPr>
              <w:t>Overview - Text</w:t>
            </w:r>
            <w:r>
              <w:tab/>
            </w:r>
            <w:r>
              <w:fldChar w:fldCharType="begin"/>
            </w:r>
            <w:r>
              <w:instrText>PAGEREF _Toc95502433 \h</w:instrText>
            </w:r>
            <w:r>
              <w:fldChar w:fldCharType="separate"/>
            </w:r>
            <w:r w:rsidRPr="0BEBE53A">
              <w:rPr>
                <w:rStyle w:val="Hyperlink"/>
              </w:rPr>
              <w:t>61</w:t>
            </w:r>
            <w:r>
              <w:fldChar w:fldCharType="end"/>
            </w:r>
          </w:hyperlink>
        </w:p>
        <w:p w:rsidR="0BEBE53A" w:rsidP="0BEBE53A" w:rsidRDefault="0BEBE53A" w14:paraId="5013A0E4" w14:textId="11FCCBCA">
          <w:pPr>
            <w:pStyle w:val="TOC2"/>
            <w:tabs>
              <w:tab w:val="left" w:pos="870"/>
              <w:tab w:val="right" w:leader="dot" w:pos="9345"/>
            </w:tabs>
          </w:pPr>
          <w:hyperlink w:anchor="_Toc1153697433">
            <w:r w:rsidRPr="0BEBE53A">
              <w:rPr>
                <w:rStyle w:val="Hyperlink"/>
              </w:rPr>
              <w:t>14.4.</w:t>
            </w:r>
            <w:r>
              <w:tab/>
            </w:r>
            <w:r w:rsidRPr="0BEBE53A">
              <w:rPr>
                <w:rStyle w:val="Hyperlink"/>
              </w:rPr>
              <w:t>Key Facts - Infographics | Factsheets</w:t>
            </w:r>
            <w:r>
              <w:tab/>
            </w:r>
            <w:r>
              <w:fldChar w:fldCharType="begin"/>
            </w:r>
            <w:r>
              <w:instrText>PAGEREF _Toc1153697433 \h</w:instrText>
            </w:r>
            <w:r>
              <w:fldChar w:fldCharType="separate"/>
            </w:r>
            <w:r w:rsidRPr="0BEBE53A">
              <w:rPr>
                <w:rStyle w:val="Hyperlink"/>
              </w:rPr>
              <w:t>61</w:t>
            </w:r>
            <w:r>
              <w:fldChar w:fldCharType="end"/>
            </w:r>
          </w:hyperlink>
        </w:p>
        <w:p w:rsidR="0BEBE53A" w:rsidP="0BEBE53A" w:rsidRDefault="0BEBE53A" w14:paraId="5DB97475" w14:textId="03C2A7C3">
          <w:pPr>
            <w:pStyle w:val="TOC2"/>
            <w:tabs>
              <w:tab w:val="left" w:pos="870"/>
              <w:tab w:val="right" w:leader="dot" w:pos="9345"/>
            </w:tabs>
          </w:pPr>
          <w:hyperlink w:anchor="_Toc1330750756">
            <w:r w:rsidRPr="0BEBE53A">
              <w:rPr>
                <w:rStyle w:val="Hyperlink"/>
              </w:rPr>
              <w:t>14.5.</w:t>
            </w:r>
            <w:r>
              <w:tab/>
            </w:r>
            <w:r w:rsidRPr="0BEBE53A">
              <w:rPr>
                <w:rStyle w:val="Hyperlink"/>
              </w:rPr>
              <w:t>Ease of Doing Business - Text</w:t>
            </w:r>
            <w:r>
              <w:tab/>
            </w:r>
            <w:r>
              <w:fldChar w:fldCharType="begin"/>
            </w:r>
            <w:r>
              <w:instrText>PAGEREF _Toc1330750756 \h</w:instrText>
            </w:r>
            <w:r>
              <w:fldChar w:fldCharType="separate"/>
            </w:r>
            <w:r w:rsidRPr="0BEBE53A">
              <w:rPr>
                <w:rStyle w:val="Hyperlink"/>
              </w:rPr>
              <w:t>61</w:t>
            </w:r>
            <w:r>
              <w:fldChar w:fldCharType="end"/>
            </w:r>
          </w:hyperlink>
        </w:p>
        <w:p w:rsidR="0BEBE53A" w:rsidP="0BEBE53A" w:rsidRDefault="0BEBE53A" w14:paraId="379A08F8" w14:textId="686015D1">
          <w:pPr>
            <w:pStyle w:val="TOC2"/>
            <w:tabs>
              <w:tab w:val="left" w:pos="870"/>
              <w:tab w:val="right" w:leader="dot" w:pos="9345"/>
            </w:tabs>
          </w:pPr>
          <w:hyperlink w:anchor="_Toc70365352">
            <w:r w:rsidRPr="0BEBE53A">
              <w:rPr>
                <w:rStyle w:val="Hyperlink"/>
              </w:rPr>
              <w:t>14.6.</w:t>
            </w:r>
            <w:r>
              <w:tab/>
            </w:r>
            <w:r w:rsidRPr="0BEBE53A">
              <w:rPr>
                <w:rStyle w:val="Hyperlink"/>
              </w:rPr>
              <w:t>Regulations - Text</w:t>
            </w:r>
            <w:r>
              <w:tab/>
            </w:r>
            <w:r>
              <w:fldChar w:fldCharType="begin"/>
            </w:r>
            <w:r>
              <w:instrText>PAGEREF _Toc70365352 \h</w:instrText>
            </w:r>
            <w:r>
              <w:fldChar w:fldCharType="separate"/>
            </w:r>
            <w:r w:rsidRPr="0BEBE53A">
              <w:rPr>
                <w:rStyle w:val="Hyperlink"/>
              </w:rPr>
              <w:t>62</w:t>
            </w:r>
            <w:r>
              <w:fldChar w:fldCharType="end"/>
            </w:r>
          </w:hyperlink>
        </w:p>
        <w:p w:rsidR="0BEBE53A" w:rsidP="0BEBE53A" w:rsidRDefault="0BEBE53A" w14:paraId="2956DCE4" w14:textId="3AB525FE">
          <w:pPr>
            <w:pStyle w:val="TOC2"/>
            <w:tabs>
              <w:tab w:val="left" w:pos="870"/>
              <w:tab w:val="right" w:leader="dot" w:pos="9345"/>
            </w:tabs>
          </w:pPr>
          <w:hyperlink w:anchor="_Toc1108298697">
            <w:r w:rsidRPr="0BEBE53A">
              <w:rPr>
                <w:rStyle w:val="Hyperlink"/>
              </w:rPr>
              <w:t>14.7.</w:t>
            </w:r>
            <w:r>
              <w:tab/>
            </w:r>
            <w:r w:rsidRPr="0BEBE53A">
              <w:rPr>
                <w:rStyle w:val="Hyperlink"/>
              </w:rPr>
              <w:t>Finance - Text</w:t>
            </w:r>
            <w:r>
              <w:tab/>
            </w:r>
            <w:r>
              <w:fldChar w:fldCharType="begin"/>
            </w:r>
            <w:r>
              <w:instrText>PAGEREF _Toc1108298697 \h</w:instrText>
            </w:r>
            <w:r>
              <w:fldChar w:fldCharType="separate"/>
            </w:r>
            <w:r w:rsidRPr="0BEBE53A">
              <w:rPr>
                <w:rStyle w:val="Hyperlink"/>
              </w:rPr>
              <w:t>65</w:t>
            </w:r>
            <w:r>
              <w:fldChar w:fldCharType="end"/>
            </w:r>
          </w:hyperlink>
        </w:p>
        <w:p w:rsidR="0BEBE53A" w:rsidP="0BEBE53A" w:rsidRDefault="0BEBE53A" w14:paraId="07612850" w14:textId="747F244B">
          <w:pPr>
            <w:pStyle w:val="TOC2"/>
            <w:tabs>
              <w:tab w:val="left" w:pos="870"/>
              <w:tab w:val="right" w:leader="dot" w:pos="9345"/>
            </w:tabs>
          </w:pPr>
          <w:hyperlink w:anchor="_Toc581673629">
            <w:r w:rsidRPr="0BEBE53A">
              <w:rPr>
                <w:rStyle w:val="Hyperlink"/>
              </w:rPr>
              <w:t>14.8.</w:t>
            </w:r>
            <w:r>
              <w:tab/>
            </w:r>
            <w:r w:rsidRPr="0BEBE53A">
              <w:rPr>
                <w:rStyle w:val="Hyperlink"/>
              </w:rPr>
              <w:t>Opportunities - Text | Photos | Videos</w:t>
            </w:r>
            <w:r>
              <w:tab/>
            </w:r>
            <w:r>
              <w:fldChar w:fldCharType="begin"/>
            </w:r>
            <w:r>
              <w:instrText>PAGEREF _Toc581673629 \h</w:instrText>
            </w:r>
            <w:r>
              <w:fldChar w:fldCharType="separate"/>
            </w:r>
            <w:r w:rsidRPr="0BEBE53A">
              <w:rPr>
                <w:rStyle w:val="Hyperlink"/>
              </w:rPr>
              <w:t>66</w:t>
            </w:r>
            <w:r>
              <w:fldChar w:fldCharType="end"/>
            </w:r>
          </w:hyperlink>
        </w:p>
        <w:p w:rsidR="00992839" w:rsidP="0BEBE53A" w:rsidRDefault="00992839" w14:paraId="20C43CE4" w14:textId="1BD13E59">
          <w:pPr>
            <w:jc w:val="both"/>
          </w:pPr>
          <w:r w:rsidRPr="0BEBE53A">
            <w:rPr>
              <w:b/>
              <w:bCs/>
              <w:noProof/>
            </w:rPr>
            <w:fldChar w:fldCharType="end"/>
          </w:r>
        </w:p>
      </w:sdtContent>
    </w:sdt>
    <w:p w:rsidR="00992839" w:rsidP="0BEBE53A" w:rsidRDefault="00992839" w14:paraId="7968CB75" w14:textId="77777777">
      <w:pPr>
        <w:jc w:val="both"/>
        <w:rPr>
          <w:rFonts w:ascii="Times New Roman" w:hAnsi="Times New Roman" w:eastAsia="Times New Roman" w:cs="Times New Roman"/>
          <w:strike/>
        </w:rPr>
      </w:pPr>
    </w:p>
    <w:p w:rsidR="004228EF" w:rsidP="0BEBE53A" w:rsidRDefault="004228EF" w14:paraId="6DE8970D" w14:textId="4C244C6A">
      <w:pPr>
        <w:jc w:val="both"/>
        <w:rPr>
          <w:rFonts w:ascii="Times New Roman" w:hAnsi="Times New Roman" w:eastAsia="Times New Roman" w:cs="Times New Roman"/>
        </w:rPr>
      </w:pPr>
    </w:p>
    <w:p w:rsidR="00992839" w:rsidP="0BEBE53A" w:rsidRDefault="00992839" w14:paraId="27944DB5" w14:textId="7F75F25D">
      <w:pPr>
        <w:jc w:val="both"/>
        <w:rPr>
          <w:rFonts w:ascii="Times New Roman" w:hAnsi="Times New Roman" w:eastAsia="Times New Roman" w:cs="Times New Roman"/>
        </w:rPr>
      </w:pPr>
    </w:p>
    <w:p w:rsidR="00992839" w:rsidP="0BEBE53A" w:rsidRDefault="00992839" w14:paraId="6ADFE347" w14:textId="5DA14872">
      <w:pPr>
        <w:jc w:val="both"/>
        <w:rPr>
          <w:rFonts w:ascii="Times New Roman" w:hAnsi="Times New Roman" w:eastAsia="Times New Roman" w:cs="Times New Roman"/>
        </w:rPr>
      </w:pPr>
    </w:p>
    <w:p w:rsidR="00992839" w:rsidP="0BEBE53A" w:rsidRDefault="00992839" w14:paraId="0F651D1A" w14:textId="1395E41F">
      <w:pPr>
        <w:jc w:val="both"/>
        <w:rPr>
          <w:rFonts w:ascii="Times New Roman" w:hAnsi="Times New Roman" w:eastAsia="Times New Roman" w:cs="Times New Roman"/>
        </w:rPr>
      </w:pPr>
    </w:p>
    <w:p w:rsidR="00992839" w:rsidP="0BEBE53A" w:rsidRDefault="00992839" w14:paraId="785D3ECB" w14:textId="51942407">
      <w:pPr>
        <w:jc w:val="both"/>
        <w:rPr>
          <w:rFonts w:ascii="Times New Roman" w:hAnsi="Times New Roman" w:eastAsia="Times New Roman" w:cs="Times New Roman"/>
        </w:rPr>
      </w:pPr>
    </w:p>
    <w:p w:rsidR="00992839" w:rsidP="0BEBE53A" w:rsidRDefault="00992839" w14:paraId="3B3709D2" w14:textId="4E7C35B8">
      <w:pPr>
        <w:jc w:val="both"/>
        <w:rPr>
          <w:rFonts w:ascii="Times New Roman" w:hAnsi="Times New Roman" w:eastAsia="Times New Roman" w:cs="Times New Roman"/>
        </w:rPr>
      </w:pPr>
    </w:p>
    <w:p w:rsidR="00992839" w:rsidP="0BEBE53A" w:rsidRDefault="00992839" w14:paraId="0E25A2F9" w14:textId="10368B07">
      <w:pPr>
        <w:jc w:val="both"/>
        <w:rPr>
          <w:rFonts w:ascii="Times New Roman" w:hAnsi="Times New Roman" w:eastAsia="Times New Roman" w:cs="Times New Roman"/>
        </w:rPr>
      </w:pPr>
    </w:p>
    <w:p w:rsidR="00992839" w:rsidP="0BEBE53A" w:rsidRDefault="00992839" w14:paraId="178035CE" w14:textId="145ED5C3">
      <w:pPr>
        <w:jc w:val="both"/>
        <w:rPr>
          <w:rFonts w:ascii="Times New Roman" w:hAnsi="Times New Roman" w:eastAsia="Times New Roman" w:cs="Times New Roman"/>
        </w:rPr>
      </w:pPr>
    </w:p>
    <w:p w:rsidR="00992839" w:rsidP="0BEBE53A" w:rsidRDefault="00992839" w14:paraId="153B4A65" w14:textId="19DFCE47">
      <w:pPr>
        <w:jc w:val="both"/>
        <w:rPr>
          <w:rFonts w:ascii="Times New Roman" w:hAnsi="Times New Roman" w:eastAsia="Times New Roman" w:cs="Times New Roman"/>
        </w:rPr>
      </w:pPr>
    </w:p>
    <w:p w:rsidR="00992839" w:rsidP="0BEBE53A" w:rsidRDefault="00992839" w14:paraId="39F93570" w14:textId="16C62C0D">
      <w:pPr>
        <w:jc w:val="both"/>
        <w:rPr>
          <w:rFonts w:ascii="Times New Roman" w:hAnsi="Times New Roman" w:eastAsia="Times New Roman" w:cs="Times New Roman"/>
        </w:rPr>
      </w:pPr>
    </w:p>
    <w:p w:rsidR="00992839" w:rsidP="0BEBE53A" w:rsidRDefault="00992839" w14:paraId="4B94BA40" w14:textId="2585CFB0">
      <w:pPr>
        <w:jc w:val="both"/>
        <w:rPr>
          <w:rFonts w:ascii="Times New Roman" w:hAnsi="Times New Roman" w:eastAsia="Times New Roman" w:cs="Times New Roman"/>
        </w:rPr>
      </w:pPr>
    </w:p>
    <w:p w:rsidR="00992839" w:rsidP="0BEBE53A" w:rsidRDefault="00992839" w14:paraId="197D4CC9" w14:textId="4E570D0E">
      <w:pPr>
        <w:jc w:val="both"/>
        <w:rPr>
          <w:rFonts w:ascii="Times New Roman" w:hAnsi="Times New Roman" w:eastAsia="Times New Roman" w:cs="Times New Roman"/>
        </w:rPr>
      </w:pPr>
    </w:p>
    <w:p w:rsidR="00992839" w:rsidP="0BEBE53A" w:rsidRDefault="00992839" w14:paraId="7C9CB357" w14:textId="426AA32C">
      <w:pPr>
        <w:jc w:val="both"/>
        <w:rPr>
          <w:rFonts w:ascii="Times New Roman" w:hAnsi="Times New Roman" w:eastAsia="Times New Roman" w:cs="Times New Roman"/>
        </w:rPr>
      </w:pPr>
    </w:p>
    <w:p w:rsidR="00992839" w:rsidP="0BEBE53A" w:rsidRDefault="00992839" w14:paraId="1002B99C" w14:textId="26CE8D25">
      <w:pPr>
        <w:jc w:val="both"/>
        <w:rPr>
          <w:rFonts w:ascii="Times New Roman" w:hAnsi="Times New Roman" w:eastAsia="Times New Roman" w:cs="Times New Roman"/>
        </w:rPr>
      </w:pPr>
    </w:p>
    <w:p w:rsidR="00992839" w:rsidP="0BEBE53A" w:rsidRDefault="00992839" w14:paraId="5D097A9D" w14:textId="5E78727D">
      <w:pPr>
        <w:jc w:val="both"/>
        <w:rPr>
          <w:rFonts w:ascii="Times New Roman" w:hAnsi="Times New Roman" w:eastAsia="Times New Roman" w:cs="Times New Roman"/>
        </w:rPr>
      </w:pPr>
    </w:p>
    <w:p w:rsidR="00992839" w:rsidP="0BEBE53A" w:rsidRDefault="00992839" w14:paraId="4DCD0BD6" w14:textId="0E6CD9EB">
      <w:pPr>
        <w:jc w:val="both"/>
        <w:rPr>
          <w:rFonts w:ascii="Times New Roman" w:hAnsi="Times New Roman" w:eastAsia="Times New Roman" w:cs="Times New Roman"/>
        </w:rPr>
      </w:pPr>
    </w:p>
    <w:p w:rsidR="00992839" w:rsidP="0BEBE53A" w:rsidRDefault="00992839" w14:paraId="00F0C7F1" w14:textId="20CF643E">
      <w:pPr>
        <w:jc w:val="both"/>
        <w:rPr>
          <w:rFonts w:ascii="Times New Roman" w:hAnsi="Times New Roman" w:eastAsia="Times New Roman" w:cs="Times New Roman"/>
        </w:rPr>
      </w:pPr>
    </w:p>
    <w:p w:rsidR="00992839" w:rsidP="0BEBE53A" w:rsidRDefault="00992839" w14:paraId="4F4555D2" w14:textId="48CBCFF1">
      <w:pPr>
        <w:jc w:val="both"/>
        <w:rPr>
          <w:rFonts w:ascii="Times New Roman" w:hAnsi="Times New Roman" w:eastAsia="Times New Roman" w:cs="Times New Roman"/>
        </w:rPr>
      </w:pPr>
    </w:p>
    <w:p w:rsidR="00992839" w:rsidP="0BEBE53A" w:rsidRDefault="00992839" w14:paraId="4DF52884" w14:textId="330D5A7C">
      <w:pPr>
        <w:jc w:val="both"/>
        <w:rPr>
          <w:rFonts w:ascii="Times New Roman" w:hAnsi="Times New Roman" w:eastAsia="Times New Roman" w:cs="Times New Roman"/>
        </w:rPr>
      </w:pPr>
    </w:p>
    <w:p w:rsidR="00992839" w:rsidP="0BEBE53A" w:rsidRDefault="00992839" w14:paraId="22551E1E" w14:textId="4899A088">
      <w:pPr>
        <w:jc w:val="both"/>
        <w:rPr>
          <w:rFonts w:ascii="Times New Roman" w:hAnsi="Times New Roman" w:eastAsia="Times New Roman" w:cs="Times New Roman"/>
        </w:rPr>
      </w:pPr>
    </w:p>
    <w:p w:rsidR="00992839" w:rsidP="0BEBE53A" w:rsidRDefault="00992839" w14:paraId="48B05C5E" w14:textId="634DEEDF">
      <w:pPr>
        <w:jc w:val="both"/>
        <w:rPr>
          <w:rFonts w:ascii="Times New Roman" w:hAnsi="Times New Roman" w:eastAsia="Times New Roman" w:cs="Times New Roman"/>
        </w:rPr>
      </w:pPr>
    </w:p>
    <w:p w:rsidR="00992839" w:rsidP="0BEBE53A" w:rsidRDefault="00992839" w14:paraId="3FD1C4AB" w14:textId="58FB3C6B">
      <w:pPr>
        <w:jc w:val="both"/>
        <w:rPr>
          <w:rFonts w:ascii="Times New Roman" w:hAnsi="Times New Roman" w:eastAsia="Times New Roman" w:cs="Times New Roman"/>
        </w:rPr>
      </w:pPr>
    </w:p>
    <w:p w:rsidR="0BEBE53A" w:rsidP="0BEBE53A" w:rsidRDefault="0BEBE53A" w14:paraId="79CA1731" w14:textId="6481C7CD">
      <w:pPr>
        <w:jc w:val="both"/>
        <w:rPr>
          <w:rFonts w:ascii="Times New Roman" w:hAnsi="Times New Roman" w:eastAsia="Times New Roman" w:cs="Times New Roman"/>
        </w:rPr>
      </w:pPr>
    </w:p>
    <w:p w:rsidR="0BEBE53A" w:rsidP="0BEBE53A" w:rsidRDefault="0BEBE53A" w14:paraId="38D5D715" w14:textId="4BE7EAFF">
      <w:pPr>
        <w:jc w:val="both"/>
        <w:rPr>
          <w:rFonts w:ascii="Times New Roman" w:hAnsi="Times New Roman" w:eastAsia="Times New Roman" w:cs="Times New Roman"/>
        </w:rPr>
      </w:pPr>
    </w:p>
    <w:p w:rsidR="0BEBE53A" w:rsidP="0BEBE53A" w:rsidRDefault="0BEBE53A" w14:paraId="6C96D7B5" w14:textId="44A4DFDD">
      <w:pPr>
        <w:jc w:val="both"/>
        <w:rPr>
          <w:rFonts w:ascii="Times New Roman" w:hAnsi="Times New Roman" w:eastAsia="Times New Roman" w:cs="Times New Roman"/>
        </w:rPr>
      </w:pPr>
    </w:p>
    <w:p w:rsidR="0BEBE53A" w:rsidP="0BEBE53A" w:rsidRDefault="0BEBE53A" w14:paraId="45719E31" w14:textId="6D6EEAEA">
      <w:pPr>
        <w:jc w:val="both"/>
        <w:rPr>
          <w:rFonts w:ascii="Times New Roman" w:hAnsi="Times New Roman" w:eastAsia="Times New Roman" w:cs="Times New Roman"/>
        </w:rPr>
      </w:pPr>
    </w:p>
    <w:p w:rsidR="0BEBE53A" w:rsidP="0BEBE53A" w:rsidRDefault="0BEBE53A" w14:paraId="1F408C47" w14:textId="4C842A8D">
      <w:pPr>
        <w:jc w:val="both"/>
        <w:rPr>
          <w:rFonts w:ascii="Times New Roman" w:hAnsi="Times New Roman" w:eastAsia="Times New Roman" w:cs="Times New Roman"/>
        </w:rPr>
      </w:pPr>
    </w:p>
    <w:p w:rsidR="0BEBE53A" w:rsidP="0BEBE53A" w:rsidRDefault="0BEBE53A" w14:paraId="3C895B5F" w14:textId="1BB18F92">
      <w:pPr>
        <w:jc w:val="both"/>
        <w:rPr>
          <w:rFonts w:ascii="Times New Roman" w:hAnsi="Times New Roman" w:eastAsia="Times New Roman" w:cs="Times New Roman"/>
        </w:rPr>
      </w:pPr>
    </w:p>
    <w:p w:rsidR="0BEBE53A" w:rsidP="0BEBE53A" w:rsidRDefault="0BEBE53A" w14:paraId="5AF7F07E" w14:textId="25EBF6DE">
      <w:pPr>
        <w:jc w:val="both"/>
        <w:rPr>
          <w:rFonts w:ascii="Times New Roman" w:hAnsi="Times New Roman" w:eastAsia="Times New Roman" w:cs="Times New Roman"/>
        </w:rPr>
      </w:pPr>
    </w:p>
    <w:p w:rsidR="00992839" w:rsidP="0BEBE53A" w:rsidRDefault="00992839" w14:paraId="3949C603" w14:textId="0ED34438">
      <w:pPr>
        <w:jc w:val="both"/>
        <w:rPr>
          <w:rFonts w:ascii="Times New Roman" w:hAnsi="Times New Roman" w:eastAsia="Times New Roman" w:cs="Times New Roman"/>
        </w:rPr>
      </w:pPr>
    </w:p>
    <w:p w:rsidR="00992839" w:rsidP="0BEBE53A" w:rsidRDefault="00992839" w14:paraId="59ECCF0A" w14:textId="7AF0BF6B">
      <w:pPr>
        <w:jc w:val="both"/>
        <w:rPr>
          <w:rFonts w:ascii="Times New Roman" w:hAnsi="Times New Roman" w:eastAsia="Times New Roman" w:cs="Times New Roman"/>
        </w:rPr>
      </w:pPr>
    </w:p>
    <w:p w:rsidR="0BEBE53A" w:rsidP="0BEBE53A" w:rsidRDefault="0BEBE53A" w14:paraId="58DFA8F6" w14:textId="3099084F">
      <w:pPr>
        <w:jc w:val="both"/>
        <w:rPr>
          <w:rFonts w:ascii="Times New Roman" w:hAnsi="Times New Roman" w:eastAsia="Times New Roman" w:cs="Times New Roman"/>
        </w:rPr>
      </w:pPr>
    </w:p>
    <w:p w:rsidR="0BEBE53A" w:rsidP="0BEBE53A" w:rsidRDefault="0BEBE53A" w14:paraId="6B09F9AF" w14:textId="72C1609E">
      <w:pPr>
        <w:jc w:val="both"/>
        <w:rPr>
          <w:rFonts w:ascii="Times New Roman" w:hAnsi="Times New Roman" w:eastAsia="Times New Roman" w:cs="Times New Roman"/>
        </w:rPr>
      </w:pPr>
    </w:p>
    <w:p w:rsidR="0BEBE53A" w:rsidP="0BEBE53A" w:rsidRDefault="0BEBE53A" w14:paraId="7B58D5BE" w14:textId="0460E080">
      <w:pPr>
        <w:jc w:val="both"/>
        <w:rPr>
          <w:rFonts w:ascii="Times New Roman" w:hAnsi="Times New Roman" w:eastAsia="Times New Roman" w:cs="Times New Roman"/>
        </w:rPr>
      </w:pPr>
    </w:p>
    <w:p w:rsidRPr="004228EF" w:rsidR="00992839" w:rsidP="0BEBE53A" w:rsidRDefault="00992839" w14:paraId="35A4B7FE" w14:textId="550F9CAE">
      <w:pPr>
        <w:jc w:val="both"/>
        <w:rPr>
          <w:rFonts w:ascii="Times New Roman" w:hAnsi="Times New Roman" w:eastAsia="Times New Roman" w:cs="Times New Roman"/>
        </w:rPr>
      </w:pPr>
    </w:p>
    <w:p w:rsidR="2FFD2249" w:rsidP="0BEBE53A" w:rsidRDefault="2FFD2249" w14:paraId="34D8D835" w14:textId="129EDE4E">
      <w:pPr>
        <w:pStyle w:val="Heading1"/>
      </w:pPr>
      <w:bookmarkStart w:name="_Toc588593117" w:id="1"/>
      <w:r>
        <w:t>Homepag</w:t>
      </w:r>
      <w:r w:rsidR="30EC5479">
        <w:t>e</w:t>
      </w:r>
      <w:bookmarkEnd w:id="1"/>
    </w:p>
    <w:p w:rsidRPr="004228EF" w:rsidR="00F4022E" w:rsidP="0BEBE53A" w:rsidRDefault="2FFD2249" w14:paraId="13386488" w14:textId="7890E3FD">
      <w:pPr>
        <w:pStyle w:val="Heading2"/>
      </w:pPr>
      <w:bookmarkStart w:name="_Toc1808331135" w:id="2"/>
      <w:r w:rsidRPr="0BEBE53A">
        <w:rPr>
          <w:sz w:val="22"/>
          <w:szCs w:val="22"/>
        </w:rPr>
        <w:t>Hero Section</w:t>
      </w:r>
      <w:bookmarkEnd w:id="2"/>
    </w:p>
    <w:p w:rsidRPr="004228EF" w:rsidR="00F4022E" w:rsidP="0BEBE53A" w:rsidRDefault="49E84C75" w14:paraId="46ED83ED" w14:textId="5ADCBC64">
      <w:pPr>
        <w:pStyle w:val="Heading2"/>
        <w:numPr>
          <w:ilvl w:val="0"/>
          <w:numId w:val="0"/>
        </w:numPr>
        <w:spacing w:line="257" w:lineRule="auto"/>
        <w:ind w:left="720"/>
        <w:rPr>
          <w:i/>
          <w:iCs/>
          <w:sz w:val="22"/>
          <w:szCs w:val="22"/>
        </w:rPr>
      </w:pPr>
      <w:bookmarkStart w:name="_Toc465550672" w:id="3"/>
      <w:r w:rsidRPr="0BEBE53A">
        <w:rPr>
          <w:i/>
          <w:iCs/>
          <w:sz w:val="22"/>
          <w:szCs w:val="22"/>
        </w:rPr>
        <w:t>Purpose: Immediately communicate what OSIP is, who it serves, and provide clear pathways for investors to begin their journey.</w:t>
      </w:r>
      <w:bookmarkEnd w:id="3"/>
    </w:p>
    <w:p w:rsidRPr="004228EF" w:rsidR="00F4022E" w:rsidP="0BEBE53A" w:rsidRDefault="49E84C75" w14:paraId="4B858843" w14:textId="5586228D">
      <w:pPr>
        <w:spacing w:after="160" w:line="257" w:lineRule="auto"/>
        <w:ind w:left="720"/>
        <w:jc w:val="both"/>
      </w:pPr>
      <w:r w:rsidRPr="0BEBE53A">
        <w:rPr>
          <w:rFonts w:ascii="Times New Roman" w:hAnsi="Times New Roman" w:eastAsia="Times New Roman" w:cs="Times New Roman"/>
          <w:b/>
          <w:bCs/>
        </w:rPr>
        <w:t>Main Headline:</w:t>
      </w:r>
      <w:r w:rsidRPr="0BEBE53A">
        <w:rPr>
          <w:rFonts w:ascii="Times New Roman" w:hAnsi="Times New Roman" w:eastAsia="Times New Roman" w:cs="Times New Roman"/>
        </w:rPr>
        <w:t xml:space="preserve"> Invest in Nigeria's Clean Energy Future</w:t>
      </w:r>
    </w:p>
    <w:p w:rsidRPr="004228EF" w:rsidR="00F4022E" w:rsidP="0BEBE53A" w:rsidRDefault="49E84C75" w14:paraId="3ECADCC4" w14:textId="6CAB4B74">
      <w:pPr>
        <w:spacing w:after="160" w:line="257" w:lineRule="auto"/>
        <w:ind w:left="720"/>
        <w:jc w:val="both"/>
      </w:pPr>
      <w:r w:rsidRPr="0BEBE53A">
        <w:rPr>
          <w:rFonts w:ascii="Times New Roman" w:hAnsi="Times New Roman" w:eastAsia="Times New Roman" w:cs="Times New Roman"/>
          <w:b/>
          <w:bCs/>
          <w:lang w:val="en-US"/>
        </w:rPr>
        <w:t>Supporting Text:</w:t>
      </w:r>
      <w:r w:rsidRPr="0BEBE53A">
        <w:rPr>
          <w:rFonts w:ascii="Times New Roman" w:hAnsi="Times New Roman" w:eastAsia="Times New Roman" w:cs="Times New Roman"/>
          <w:lang w:val="en-US"/>
        </w:rPr>
        <w:t xml:space="preserve"> The One-Stop Investment Platform (OSIP) is Nigeria's central gateway for renewable energy and clean energy investment information. Access regulatory requirements, licensing pathways, investment opportunities, incentives, market insights, financing options, and sector-specific guidance, etc., all in one place.</w:t>
      </w:r>
    </w:p>
    <w:p w:rsidRPr="004228EF" w:rsidR="00F4022E" w:rsidP="0BEBE53A" w:rsidRDefault="49E84C75" w14:paraId="1C1E5B1E" w14:textId="30CF5C45">
      <w:pPr>
        <w:spacing w:after="160" w:line="257" w:lineRule="auto"/>
        <w:ind w:left="720"/>
        <w:jc w:val="both"/>
      </w:pPr>
      <w:r w:rsidRPr="0BEBE53A">
        <w:rPr>
          <w:rFonts w:ascii="Times New Roman" w:hAnsi="Times New Roman" w:eastAsia="Times New Roman" w:cs="Times New Roman"/>
          <w:b/>
          <w:bCs/>
        </w:rPr>
        <w:t xml:space="preserve">Primary CTA Buttons: </w:t>
      </w:r>
      <w:r w:rsidRPr="0BEBE53A">
        <w:rPr>
          <w:rFonts w:ascii="Times New Roman" w:hAnsi="Times New Roman" w:eastAsia="Times New Roman" w:cs="Times New Roman"/>
        </w:rPr>
        <w:t xml:space="preserve">Explore Investment Opportunities | Start Your Investment Journey | </w:t>
      </w:r>
      <w:r w:rsidRPr="0BEBE53A">
        <w:rPr>
          <w:rFonts w:ascii="Times New Roman" w:hAnsi="Times New Roman" w:eastAsia="Times New Roman" w:cs="Times New Roman"/>
          <w:b/>
          <w:bCs/>
        </w:rPr>
        <w:t xml:space="preserve">Secondary CTA Buttons: </w:t>
      </w:r>
      <w:r w:rsidRPr="0BEBE53A">
        <w:rPr>
          <w:rFonts w:ascii="Times New Roman" w:hAnsi="Times New Roman" w:eastAsia="Times New Roman" w:cs="Times New Roman"/>
        </w:rPr>
        <w:t>View Regulatory Pathways</w:t>
      </w:r>
      <w:r w:rsidRPr="0BEBE53A">
        <w:rPr>
          <w:rFonts w:ascii="Times New Roman" w:hAnsi="Times New Roman" w:eastAsia="Times New Roman" w:cs="Times New Roman"/>
          <w:b/>
          <w:bCs/>
        </w:rPr>
        <w:t xml:space="preserve"> | </w:t>
      </w:r>
      <w:r w:rsidRPr="0BEBE53A">
        <w:rPr>
          <w:rFonts w:ascii="Times New Roman" w:hAnsi="Times New Roman" w:eastAsia="Times New Roman" w:cs="Times New Roman"/>
        </w:rPr>
        <w:t>Download Investment Guide</w:t>
      </w:r>
    </w:p>
    <w:p w:rsidRPr="00530790" w:rsidR="00F4022E" w:rsidP="0BEBE53A" w:rsidRDefault="49E84C75" w14:paraId="182293D5" w14:textId="151F37B7">
      <w:pPr>
        <w:spacing w:after="160" w:line="257" w:lineRule="auto"/>
        <w:ind w:left="720"/>
        <w:jc w:val="both"/>
        <w:rPr>
          <w:lang w:val="en-GB"/>
        </w:rPr>
      </w:pPr>
      <w:r w:rsidRPr="0BEBE53A">
        <w:rPr>
          <w:rFonts w:ascii="Times New Roman" w:hAnsi="Times New Roman" w:eastAsia="Times New Roman" w:cs="Times New Roman"/>
          <w:b/>
          <w:bCs/>
        </w:rPr>
        <w:t xml:space="preserve">Quick Stats </w:t>
      </w:r>
      <w:commentRangeStart w:id="4"/>
      <w:r w:rsidRPr="0BEBE53A">
        <w:rPr>
          <w:rFonts w:ascii="Times New Roman" w:hAnsi="Times New Roman" w:eastAsia="Times New Roman" w:cs="Times New Roman"/>
          <w:b/>
          <w:bCs/>
        </w:rPr>
        <w:t>(Hero Infographic):</w:t>
      </w:r>
      <w:commentRangeEnd w:id="4"/>
      <w:r w:rsidRPr="00530790" w:rsidR="00530790">
        <w:rPr>
          <w:rStyle w:val="CommentReference"/>
          <w:sz w:val="22"/>
          <w:szCs w:val="22"/>
          <w:lang w:val="en-GB"/>
        </w:rPr>
        <w:commentReference w:id="4"/>
      </w:r>
    </w:p>
    <w:p w:rsidRPr="004228EF" w:rsidR="00F4022E" w:rsidP="0BEBE53A" w:rsidRDefault="49E84C75" w14:paraId="41AF31AD" w14:textId="5D333301">
      <w:pPr>
        <w:spacing w:line="257" w:lineRule="auto"/>
        <w:ind w:left="720"/>
        <w:jc w:val="both"/>
      </w:pPr>
      <w:r w:rsidRPr="0BEBE53A">
        <w:rPr>
          <w:rFonts w:ascii="Times New Roman" w:hAnsi="Times New Roman" w:eastAsia="Times New Roman" w:cs="Times New Roman"/>
          <w:i/>
          <w:iCs/>
          <w:color w:val="ED7D31"/>
        </w:rPr>
        <w:t>220+ Million</w:t>
      </w:r>
    </w:p>
    <w:p w:rsidRPr="004228EF" w:rsidR="00F4022E" w:rsidP="0BEBE53A" w:rsidRDefault="49E84C75" w14:paraId="4DF16DED" w14:textId="03011A8E">
      <w:pPr>
        <w:spacing w:line="257" w:lineRule="auto"/>
        <w:ind w:left="720"/>
        <w:jc w:val="both"/>
      </w:pPr>
      <w:r w:rsidRPr="0BEBE53A">
        <w:rPr>
          <w:rFonts w:ascii="Times New Roman" w:hAnsi="Times New Roman" w:eastAsia="Times New Roman" w:cs="Times New Roman"/>
        </w:rPr>
        <w:t>Population</w:t>
      </w:r>
    </w:p>
    <w:p w:rsidRPr="004228EF" w:rsidR="00F4022E" w:rsidP="0BEBE53A" w:rsidRDefault="49E84C75" w14:paraId="6EDD0E08" w14:textId="2860621F">
      <w:pPr>
        <w:spacing w:before="240" w:line="257" w:lineRule="auto"/>
        <w:ind w:left="720"/>
        <w:jc w:val="both"/>
      </w:pPr>
      <w:r w:rsidRPr="0BEBE53A">
        <w:rPr>
          <w:rFonts w:ascii="Times New Roman" w:hAnsi="Times New Roman" w:eastAsia="Times New Roman" w:cs="Times New Roman"/>
          <w:i/>
          <w:iCs/>
          <w:color w:val="ED7D31"/>
        </w:rPr>
        <w:t>85+ Million</w:t>
      </w:r>
    </w:p>
    <w:p w:rsidRPr="004228EF" w:rsidR="00F4022E" w:rsidP="0BEBE53A" w:rsidRDefault="49E84C75" w14:paraId="12991D46" w14:textId="3CEC6B51">
      <w:pPr>
        <w:spacing w:after="160" w:line="257" w:lineRule="auto"/>
        <w:ind w:left="720"/>
        <w:jc w:val="both"/>
      </w:pPr>
      <w:r w:rsidRPr="0BEBE53A">
        <w:rPr>
          <w:rFonts w:ascii="Times New Roman" w:hAnsi="Times New Roman" w:eastAsia="Times New Roman" w:cs="Times New Roman"/>
        </w:rPr>
        <w:t>People without reliable electricity</w:t>
      </w:r>
    </w:p>
    <w:p w:rsidRPr="004228EF" w:rsidR="00F4022E" w:rsidP="0BEBE53A" w:rsidRDefault="49E84C75" w14:paraId="6CBB1C3D" w14:textId="379A7DAA">
      <w:pPr>
        <w:spacing w:line="257" w:lineRule="auto"/>
        <w:ind w:left="720"/>
        <w:jc w:val="both"/>
      </w:pPr>
      <w:r w:rsidRPr="0BEBE53A">
        <w:rPr>
          <w:rFonts w:ascii="Times New Roman" w:hAnsi="Times New Roman" w:eastAsia="Times New Roman" w:cs="Times New Roman"/>
          <w:i/>
          <w:iCs/>
          <w:color w:val="ED7D31"/>
        </w:rPr>
        <w:t>$410 Billion+</w:t>
      </w:r>
    </w:p>
    <w:p w:rsidRPr="004228EF" w:rsidR="00F4022E" w:rsidP="0BEBE53A" w:rsidRDefault="49E84C75" w14:paraId="75424040" w14:textId="4C31CB42">
      <w:pPr>
        <w:spacing w:after="160" w:line="257" w:lineRule="auto"/>
        <w:ind w:left="720"/>
        <w:jc w:val="both"/>
      </w:pPr>
      <w:r w:rsidRPr="0BEBE53A">
        <w:rPr>
          <w:rFonts w:ascii="Times New Roman" w:hAnsi="Times New Roman" w:eastAsia="Times New Roman" w:cs="Times New Roman"/>
        </w:rPr>
        <w:t>Energy Transition Investment Need by 2060</w:t>
      </w:r>
    </w:p>
    <w:p w:rsidRPr="004228EF" w:rsidR="00F4022E" w:rsidP="0BEBE53A" w:rsidRDefault="49E84C75" w14:paraId="0D818746" w14:textId="201D0043">
      <w:pPr>
        <w:spacing w:line="257" w:lineRule="auto"/>
        <w:ind w:left="720"/>
        <w:jc w:val="both"/>
      </w:pPr>
      <w:r w:rsidRPr="0BEBE53A">
        <w:rPr>
          <w:rFonts w:ascii="Times New Roman" w:hAnsi="Times New Roman" w:eastAsia="Times New Roman" w:cs="Times New Roman"/>
          <w:i/>
          <w:iCs/>
          <w:color w:val="ED7D31"/>
        </w:rPr>
        <w:t>2060</w:t>
      </w:r>
    </w:p>
    <w:p w:rsidRPr="004228EF" w:rsidR="00F4022E" w:rsidP="0BEBE53A" w:rsidRDefault="49E84C75" w14:paraId="6C5DA886" w14:textId="47DB9700">
      <w:pPr>
        <w:spacing w:after="160" w:line="257" w:lineRule="auto"/>
        <w:ind w:left="720"/>
        <w:jc w:val="both"/>
      </w:pPr>
      <w:r w:rsidRPr="0BEBE53A">
        <w:rPr>
          <w:rFonts w:ascii="Times New Roman" w:hAnsi="Times New Roman" w:eastAsia="Times New Roman" w:cs="Times New Roman"/>
        </w:rPr>
        <w:t>Net-Zero Target Year</w:t>
      </w:r>
    </w:p>
    <w:p w:rsidRPr="004228EF" w:rsidR="00F4022E" w:rsidP="0BEBE53A" w:rsidRDefault="49E84C75" w14:paraId="03A43474" w14:textId="03D89962">
      <w:pPr>
        <w:spacing w:line="257" w:lineRule="auto"/>
        <w:ind w:left="720"/>
        <w:jc w:val="both"/>
      </w:pPr>
      <w:r w:rsidRPr="0BEBE53A">
        <w:rPr>
          <w:rFonts w:ascii="Times New Roman" w:hAnsi="Times New Roman" w:eastAsia="Times New Roman" w:cs="Times New Roman"/>
          <w:i/>
          <w:iCs/>
          <w:color w:val="ED7D31"/>
        </w:rPr>
        <w:t>36 States + FCT</w:t>
      </w:r>
    </w:p>
    <w:p w:rsidRPr="004228EF" w:rsidR="00F4022E" w:rsidP="0BEBE53A" w:rsidRDefault="49E84C75" w14:paraId="73E0AB27" w14:textId="42ACDA7A">
      <w:pPr>
        <w:spacing w:after="160" w:line="257" w:lineRule="auto"/>
        <w:ind w:left="720"/>
        <w:jc w:val="both"/>
      </w:pPr>
      <w:r w:rsidRPr="0BEBE53A">
        <w:rPr>
          <w:rFonts w:ascii="Times New Roman" w:hAnsi="Times New Roman" w:eastAsia="Times New Roman" w:cs="Times New Roman"/>
        </w:rPr>
        <w:t>Investment Coverage</w:t>
      </w:r>
    </w:p>
    <w:p w:rsidRPr="004228EF" w:rsidR="00F4022E" w:rsidP="0BEBE53A" w:rsidRDefault="49E84C75" w14:paraId="111E6582" w14:textId="2DC9B834">
      <w:pPr>
        <w:spacing w:after="160" w:line="257" w:lineRule="auto"/>
        <w:jc w:val="both"/>
      </w:pPr>
      <w:r w:rsidRPr="0BEBE53A">
        <w:rPr>
          <w:rFonts w:ascii="Times New Roman" w:hAnsi="Times New Roman" w:eastAsia="Times New Roman" w:cs="Times New Roman"/>
        </w:rPr>
        <w:t xml:space="preserve"> </w:t>
      </w:r>
    </w:p>
    <w:p w:rsidRPr="004228EF" w:rsidR="00F4022E" w:rsidRDefault="49E84C75" w14:paraId="0813300F" w14:textId="5F315E18">
      <w:pPr>
        <w:pStyle w:val="ListParagraph"/>
        <w:numPr>
          <w:ilvl w:val="0"/>
          <w:numId w:val="68"/>
        </w:numPr>
        <w:spacing w:line="257" w:lineRule="auto"/>
        <w:jc w:val="both"/>
        <w:rPr>
          <w:rFonts w:ascii="Times New Roman" w:hAnsi="Times New Roman" w:eastAsia="Times New Roman" w:cs="Times New Roman"/>
          <w:b/>
          <w:bCs/>
          <w:color w:val="000000" w:themeColor="text1"/>
        </w:rPr>
      </w:pPr>
      <w:r w:rsidRPr="0BEBE53A">
        <w:rPr>
          <w:rFonts w:ascii="Times New Roman" w:hAnsi="Times New Roman" w:eastAsia="Times New Roman" w:cs="Times New Roman"/>
          <w:b/>
          <w:bCs/>
          <w:color w:val="000000" w:themeColor="text1"/>
        </w:rPr>
        <w:t>Quick Access/Getting Started</w:t>
      </w:r>
    </w:p>
    <w:p w:rsidRPr="004228EF" w:rsidR="00F4022E" w:rsidP="0BEBE53A" w:rsidRDefault="49E84C75" w14:paraId="582CD88A" w14:textId="2A4F6774">
      <w:pPr>
        <w:spacing w:after="160" w:line="257" w:lineRule="auto"/>
        <w:ind w:left="720"/>
        <w:jc w:val="both"/>
      </w:pPr>
      <w:r w:rsidRPr="0BEBE53A">
        <w:rPr>
          <w:rFonts w:ascii="Times New Roman" w:hAnsi="Times New Roman" w:eastAsia="Times New Roman" w:cs="Times New Roman"/>
          <w:b/>
          <w:bCs/>
        </w:rPr>
        <w:t>Section Title:</w:t>
      </w:r>
      <w:r w:rsidRPr="0BEBE53A">
        <w:rPr>
          <w:rFonts w:ascii="Times New Roman" w:hAnsi="Times New Roman" w:eastAsia="Times New Roman" w:cs="Times New Roman"/>
        </w:rPr>
        <w:t xml:space="preserve"> How Can We Help You Today?</w:t>
      </w:r>
    </w:p>
    <w:p w:rsidRPr="004228EF" w:rsidR="00F4022E" w:rsidP="0BEBE53A" w:rsidRDefault="49E84C75" w14:paraId="70518DAD" w14:textId="781B090F">
      <w:pPr>
        <w:spacing w:after="160" w:line="257" w:lineRule="auto"/>
        <w:ind w:left="720"/>
        <w:jc w:val="both"/>
      </w:pPr>
      <w:r w:rsidRPr="0BEBE53A">
        <w:rPr>
          <w:rFonts w:ascii="Times New Roman" w:hAnsi="Times New Roman" w:eastAsia="Times New Roman" w:cs="Times New Roman"/>
          <w:b/>
          <w:bCs/>
        </w:rPr>
        <w:t>Intro Text:</w:t>
      </w:r>
      <w:r w:rsidRPr="0BEBE53A">
        <w:rPr>
          <w:rFonts w:ascii="Times New Roman" w:hAnsi="Times New Roman" w:eastAsia="Times New Roman" w:cs="Times New Roman"/>
        </w:rPr>
        <w:t xml:space="preserve"> Whether you are exploring the Nigerian market for the first time or expanding an existing energy portfolio, OSIP provides the information you need to make informed investment decisions.</w:t>
      </w:r>
    </w:p>
    <w:p w:rsidRPr="004228EF" w:rsidR="00F4022E" w:rsidP="0BEBE53A" w:rsidRDefault="49E84C75" w14:paraId="09C61162" w14:textId="4DDE1CB7">
      <w:pPr>
        <w:spacing w:after="160" w:line="257" w:lineRule="auto"/>
        <w:ind w:left="720"/>
        <w:jc w:val="both"/>
      </w:pPr>
      <w:r w:rsidRPr="0BEBE53A">
        <w:rPr>
          <w:rFonts w:ascii="Times New Roman" w:hAnsi="Times New Roman" w:eastAsia="Times New Roman" w:cs="Times New Roman"/>
          <w:b/>
          <w:bCs/>
        </w:rPr>
        <w:t>Quick Access Cards:</w:t>
      </w:r>
    </w:p>
    <w:p w:rsidRPr="004228EF" w:rsidR="00F4022E" w:rsidP="0BEBE53A" w:rsidRDefault="49E84C75" w14:paraId="7AFD0621" w14:textId="617367C2">
      <w:pPr>
        <w:spacing w:line="257" w:lineRule="auto"/>
        <w:ind w:left="720"/>
        <w:jc w:val="both"/>
      </w:pPr>
      <w:r w:rsidRPr="0BEBE53A">
        <w:rPr>
          <w:rFonts w:ascii="Times New Roman" w:hAnsi="Times New Roman" w:eastAsia="Times New Roman" w:cs="Times New Roman"/>
          <w:i/>
          <w:iCs/>
          <w:color w:val="ED7D31"/>
        </w:rPr>
        <w:t>I Want to Invest</w:t>
      </w:r>
    </w:p>
    <w:p w:rsidRPr="004228EF" w:rsidR="00F4022E" w:rsidP="0BEBE53A" w:rsidRDefault="49E84C75" w14:paraId="6DF2DCD7" w14:textId="117B6BB2">
      <w:pPr>
        <w:spacing w:after="160" w:line="257" w:lineRule="auto"/>
        <w:ind w:left="720"/>
        <w:jc w:val="both"/>
      </w:pPr>
      <w:r w:rsidRPr="0BEBE53A">
        <w:rPr>
          <w:rFonts w:ascii="Times New Roman" w:hAnsi="Times New Roman" w:eastAsia="Times New Roman" w:cs="Times New Roman"/>
        </w:rPr>
        <w:t>Explore opportunities across Nigeria's renewable energy and clean energy sectors.</w:t>
      </w:r>
    </w:p>
    <w:p w:rsidRPr="004228EF" w:rsidR="00F4022E" w:rsidP="0BEBE53A" w:rsidRDefault="49E84C75" w14:paraId="2B3AF530" w14:textId="11563A0E">
      <w:pPr>
        <w:spacing w:after="160" w:line="257" w:lineRule="auto"/>
        <w:ind w:left="720"/>
        <w:jc w:val="both"/>
      </w:pPr>
      <w:r w:rsidRPr="0BEBE53A">
        <w:rPr>
          <w:rFonts w:ascii="Times New Roman" w:hAnsi="Times New Roman" w:eastAsia="Times New Roman" w:cs="Times New Roman"/>
          <w:b/>
          <w:bCs/>
        </w:rPr>
        <w:t>Button:</w:t>
      </w:r>
      <w:r w:rsidRPr="0BEBE53A">
        <w:rPr>
          <w:rFonts w:ascii="Times New Roman" w:hAnsi="Times New Roman" w:eastAsia="Times New Roman" w:cs="Times New Roman"/>
        </w:rPr>
        <w:t xml:space="preserve"> View Investment Opportunities</w:t>
      </w:r>
    </w:p>
    <w:p w:rsidRPr="004228EF" w:rsidR="00F4022E" w:rsidP="0BEBE53A" w:rsidRDefault="49E84C75" w14:paraId="2E4206FD" w14:textId="5A6F76D2">
      <w:pPr>
        <w:spacing w:after="160" w:line="257" w:lineRule="auto"/>
        <w:ind w:left="720"/>
        <w:jc w:val="both"/>
      </w:pPr>
      <w:r w:rsidRPr="0BEBE53A">
        <w:rPr>
          <w:rFonts w:ascii="Times New Roman" w:hAnsi="Times New Roman" w:eastAsia="Times New Roman" w:cs="Times New Roman"/>
        </w:rPr>
        <w:t>______________________________________________________________________________</w:t>
      </w:r>
    </w:p>
    <w:p w:rsidRPr="004228EF" w:rsidR="00F4022E" w:rsidP="0BEBE53A" w:rsidRDefault="49E84C75" w14:paraId="7EE5670F" w14:textId="0BFF5E5B">
      <w:pPr>
        <w:spacing w:after="160" w:line="257" w:lineRule="auto"/>
        <w:jc w:val="both"/>
      </w:pPr>
      <w:r w:rsidRPr="0BEBE53A">
        <w:rPr>
          <w:rFonts w:ascii="Times New Roman" w:hAnsi="Times New Roman" w:eastAsia="Times New Roman" w:cs="Times New Roman"/>
        </w:rPr>
        <w:t xml:space="preserve"> </w:t>
      </w:r>
    </w:p>
    <w:p w:rsidRPr="004228EF" w:rsidR="00F4022E" w:rsidP="0BEBE53A" w:rsidRDefault="49E84C75" w14:paraId="7DF75F3E" w14:textId="395435FB">
      <w:pPr>
        <w:spacing w:line="257" w:lineRule="auto"/>
        <w:ind w:left="720"/>
        <w:jc w:val="both"/>
      </w:pPr>
      <w:r w:rsidRPr="0BEBE53A">
        <w:rPr>
          <w:rFonts w:ascii="Times New Roman" w:hAnsi="Times New Roman" w:eastAsia="Times New Roman" w:cs="Times New Roman"/>
          <w:i/>
          <w:iCs/>
          <w:color w:val="ED7D31"/>
          <w:lang w:val="en-US"/>
        </w:rPr>
        <w:t>I Need Licences &amp; Approvals</w:t>
      </w:r>
    </w:p>
    <w:p w:rsidRPr="004228EF" w:rsidR="00F4022E" w:rsidP="0BEBE53A" w:rsidRDefault="49E84C75" w14:paraId="5EBF68F3" w14:textId="2C25554A">
      <w:pPr>
        <w:spacing w:after="160" w:line="257" w:lineRule="auto"/>
        <w:ind w:left="720"/>
        <w:jc w:val="both"/>
      </w:pPr>
      <w:r w:rsidRPr="0BEBE53A">
        <w:rPr>
          <w:rFonts w:ascii="Times New Roman" w:hAnsi="Times New Roman" w:eastAsia="Times New Roman" w:cs="Times New Roman"/>
        </w:rPr>
        <w:lastRenderedPageBreak/>
        <w:t>Understand permits, approvals, timelines, and regulatory requirements.</w:t>
      </w:r>
    </w:p>
    <w:p w:rsidRPr="004228EF" w:rsidR="00F4022E" w:rsidP="0BEBE53A" w:rsidRDefault="49E84C75" w14:paraId="42FEEA0F" w14:textId="56CB5531">
      <w:pPr>
        <w:spacing w:after="160" w:line="257" w:lineRule="auto"/>
        <w:ind w:left="720"/>
        <w:jc w:val="both"/>
      </w:pPr>
      <w:r w:rsidRPr="0BEBE53A">
        <w:rPr>
          <w:rFonts w:ascii="Times New Roman" w:hAnsi="Times New Roman" w:eastAsia="Times New Roman" w:cs="Times New Roman"/>
          <w:b/>
          <w:bCs/>
        </w:rPr>
        <w:t>Button:</w:t>
      </w:r>
      <w:r w:rsidRPr="0BEBE53A">
        <w:rPr>
          <w:rFonts w:ascii="Times New Roman" w:hAnsi="Times New Roman" w:eastAsia="Times New Roman" w:cs="Times New Roman"/>
        </w:rPr>
        <w:t xml:space="preserve"> View Regulatory Pathways</w:t>
      </w:r>
    </w:p>
    <w:p w:rsidRPr="004228EF" w:rsidR="00F4022E" w:rsidP="0BEBE53A" w:rsidRDefault="49E84C75" w14:paraId="55129F94" w14:textId="0583092D">
      <w:pPr>
        <w:spacing w:after="160" w:line="257" w:lineRule="auto"/>
        <w:ind w:left="720"/>
        <w:jc w:val="both"/>
      </w:pPr>
      <w:r w:rsidRPr="0BEBE53A">
        <w:rPr>
          <w:rFonts w:ascii="Times New Roman" w:hAnsi="Times New Roman" w:eastAsia="Times New Roman" w:cs="Times New Roman"/>
        </w:rPr>
        <w:t>______________________________________________________________________________</w:t>
      </w:r>
    </w:p>
    <w:p w:rsidRPr="004228EF" w:rsidR="00F4022E" w:rsidP="0BEBE53A" w:rsidRDefault="49E84C75" w14:paraId="0F9EB438" w14:textId="3674DD2E">
      <w:pPr>
        <w:spacing w:line="257" w:lineRule="auto"/>
        <w:ind w:left="720"/>
        <w:jc w:val="both"/>
      </w:pPr>
      <w:r w:rsidRPr="0BEBE53A">
        <w:rPr>
          <w:rFonts w:ascii="Times New Roman" w:hAnsi="Times New Roman" w:eastAsia="Times New Roman" w:cs="Times New Roman"/>
          <w:i/>
          <w:iCs/>
          <w:color w:val="ED7D31"/>
        </w:rPr>
        <w:t>I Need Market Data</w:t>
      </w:r>
    </w:p>
    <w:p w:rsidRPr="004228EF" w:rsidR="00F4022E" w:rsidP="0BEBE53A" w:rsidRDefault="49E84C75" w14:paraId="5CBA3E89" w14:textId="17ABCFD7">
      <w:pPr>
        <w:spacing w:after="160" w:line="257" w:lineRule="auto"/>
        <w:ind w:left="720"/>
        <w:jc w:val="both"/>
      </w:pPr>
      <w:r w:rsidRPr="0BEBE53A">
        <w:rPr>
          <w:rFonts w:ascii="Times New Roman" w:hAnsi="Times New Roman" w:eastAsia="Times New Roman" w:cs="Times New Roman"/>
          <w:lang w:val="en-US"/>
        </w:rPr>
        <w:t>Access sector statistics, policy information, and investment insights.</w:t>
      </w:r>
    </w:p>
    <w:p w:rsidRPr="004228EF" w:rsidR="00F4022E" w:rsidP="0BEBE53A" w:rsidRDefault="49E84C75" w14:paraId="5CB32249" w14:textId="24703507">
      <w:pPr>
        <w:spacing w:after="160" w:line="257" w:lineRule="auto"/>
        <w:ind w:left="720"/>
        <w:jc w:val="both"/>
      </w:pPr>
      <w:r w:rsidRPr="0BEBE53A">
        <w:rPr>
          <w:rFonts w:ascii="Times New Roman" w:hAnsi="Times New Roman" w:eastAsia="Times New Roman" w:cs="Times New Roman"/>
          <w:b/>
          <w:bCs/>
        </w:rPr>
        <w:t>Button:</w:t>
      </w:r>
      <w:r w:rsidRPr="0BEBE53A">
        <w:rPr>
          <w:rFonts w:ascii="Times New Roman" w:hAnsi="Times New Roman" w:eastAsia="Times New Roman" w:cs="Times New Roman"/>
        </w:rPr>
        <w:t xml:space="preserve"> View Data &amp; Insights</w:t>
      </w:r>
    </w:p>
    <w:p w:rsidRPr="004228EF" w:rsidR="00F4022E" w:rsidP="0BEBE53A" w:rsidRDefault="49E84C75" w14:paraId="559AA894" w14:textId="6CB383E2">
      <w:pPr>
        <w:spacing w:after="160" w:line="257" w:lineRule="auto"/>
        <w:ind w:left="720"/>
        <w:jc w:val="both"/>
      </w:pPr>
      <w:r w:rsidRPr="0BEBE53A">
        <w:rPr>
          <w:rFonts w:ascii="Times New Roman" w:hAnsi="Times New Roman" w:eastAsia="Times New Roman" w:cs="Times New Roman"/>
        </w:rPr>
        <w:t>______________________________________________________________________________</w:t>
      </w:r>
    </w:p>
    <w:p w:rsidRPr="004228EF" w:rsidR="00F4022E" w:rsidP="0BEBE53A" w:rsidRDefault="49E84C75" w14:paraId="78E2840B" w14:textId="67A5EF0E">
      <w:pPr>
        <w:spacing w:line="257" w:lineRule="auto"/>
        <w:ind w:left="720"/>
        <w:jc w:val="both"/>
      </w:pPr>
      <w:r w:rsidRPr="0BEBE53A">
        <w:rPr>
          <w:rFonts w:ascii="Times New Roman" w:hAnsi="Times New Roman" w:eastAsia="Times New Roman" w:cs="Times New Roman"/>
          <w:i/>
          <w:iCs/>
          <w:color w:val="ED7D31"/>
        </w:rPr>
        <w:t>I Need Financing</w:t>
      </w:r>
    </w:p>
    <w:p w:rsidRPr="004228EF" w:rsidR="00F4022E" w:rsidP="0BEBE53A" w:rsidRDefault="49E84C75" w14:paraId="1395433A" w14:textId="6690303F">
      <w:pPr>
        <w:spacing w:after="160" w:line="257" w:lineRule="auto"/>
        <w:ind w:left="720"/>
        <w:jc w:val="both"/>
      </w:pPr>
      <w:r w:rsidRPr="0BEBE53A">
        <w:rPr>
          <w:rFonts w:ascii="Times New Roman" w:hAnsi="Times New Roman" w:eastAsia="Times New Roman" w:cs="Times New Roman"/>
          <w:lang w:val="en-US"/>
        </w:rPr>
        <w:t>Discover incentives, financing programmes, grants, and investment support.</w:t>
      </w:r>
    </w:p>
    <w:p w:rsidRPr="004228EF" w:rsidR="00F4022E" w:rsidP="0BEBE53A" w:rsidRDefault="49E84C75" w14:paraId="5EDFE0D0" w14:textId="18E7707E">
      <w:pPr>
        <w:spacing w:after="160" w:line="257" w:lineRule="auto"/>
        <w:ind w:left="720"/>
        <w:jc w:val="both"/>
      </w:pPr>
      <w:r w:rsidRPr="0BEBE53A">
        <w:rPr>
          <w:rFonts w:ascii="Times New Roman" w:hAnsi="Times New Roman" w:eastAsia="Times New Roman" w:cs="Times New Roman"/>
          <w:b/>
          <w:bCs/>
        </w:rPr>
        <w:t>Button:</w:t>
      </w:r>
      <w:r w:rsidRPr="0BEBE53A">
        <w:rPr>
          <w:rFonts w:ascii="Times New Roman" w:hAnsi="Times New Roman" w:eastAsia="Times New Roman" w:cs="Times New Roman"/>
        </w:rPr>
        <w:t xml:space="preserve"> Explore Financing Options</w:t>
      </w:r>
    </w:p>
    <w:p w:rsidRPr="004228EF" w:rsidR="00F4022E" w:rsidP="0BEBE53A" w:rsidRDefault="49E84C75" w14:paraId="2649B0A8" w14:textId="07064E70">
      <w:pPr>
        <w:spacing w:after="160" w:line="257" w:lineRule="auto"/>
        <w:ind w:left="720"/>
        <w:jc w:val="both"/>
      </w:pPr>
      <w:r w:rsidRPr="0BEBE53A">
        <w:rPr>
          <w:rFonts w:ascii="Times New Roman" w:hAnsi="Times New Roman" w:eastAsia="Times New Roman" w:cs="Times New Roman"/>
        </w:rPr>
        <w:t>______________________________________________________________________________</w:t>
      </w:r>
    </w:p>
    <w:p w:rsidRPr="004228EF" w:rsidR="00F4022E" w:rsidP="0BEBE53A" w:rsidRDefault="49E84C75" w14:paraId="634B8AC6" w14:textId="5CA089A0">
      <w:pPr>
        <w:spacing w:line="257" w:lineRule="auto"/>
        <w:ind w:left="720"/>
        <w:jc w:val="both"/>
      </w:pPr>
      <w:r w:rsidRPr="0BEBE53A">
        <w:rPr>
          <w:rFonts w:ascii="Times New Roman" w:hAnsi="Times New Roman" w:eastAsia="Times New Roman" w:cs="Times New Roman"/>
          <w:i/>
          <w:iCs/>
          <w:color w:val="ED7D31"/>
        </w:rPr>
        <w:t>I Need Help</w:t>
      </w:r>
    </w:p>
    <w:p w:rsidRPr="004228EF" w:rsidR="00F4022E" w:rsidP="0BEBE53A" w:rsidRDefault="49E84C75" w14:paraId="02E6B57F" w14:textId="3BD11722">
      <w:pPr>
        <w:spacing w:after="160" w:line="257" w:lineRule="auto"/>
        <w:ind w:left="720"/>
        <w:jc w:val="both"/>
      </w:pPr>
      <w:r w:rsidRPr="0BEBE53A">
        <w:rPr>
          <w:rFonts w:ascii="Times New Roman" w:hAnsi="Times New Roman" w:eastAsia="Times New Roman" w:cs="Times New Roman"/>
        </w:rPr>
        <w:t>Contact the OSIP team or access investor support services.</w:t>
      </w:r>
    </w:p>
    <w:p w:rsidRPr="004228EF" w:rsidR="00F4022E" w:rsidP="0BEBE53A" w:rsidRDefault="49E84C75" w14:paraId="2EBABAFB" w14:textId="37668E17">
      <w:pPr>
        <w:spacing w:after="160" w:line="257" w:lineRule="auto"/>
        <w:ind w:left="720"/>
        <w:jc w:val="both"/>
      </w:pPr>
      <w:r w:rsidRPr="0BEBE53A">
        <w:rPr>
          <w:rFonts w:ascii="Times New Roman" w:hAnsi="Times New Roman" w:eastAsia="Times New Roman" w:cs="Times New Roman"/>
          <w:b/>
          <w:bCs/>
        </w:rPr>
        <w:t>Button:</w:t>
      </w:r>
      <w:r w:rsidRPr="0BEBE53A">
        <w:rPr>
          <w:rFonts w:ascii="Times New Roman" w:hAnsi="Times New Roman" w:eastAsia="Times New Roman" w:cs="Times New Roman"/>
        </w:rPr>
        <w:t xml:space="preserve"> Contact Support</w:t>
      </w:r>
    </w:p>
    <w:p w:rsidRPr="004228EF" w:rsidR="00F4022E" w:rsidP="0BEBE53A" w:rsidRDefault="49E84C75" w14:paraId="2E3737E9" w14:textId="4E0033E4">
      <w:pPr>
        <w:spacing w:after="160" w:line="257" w:lineRule="auto"/>
        <w:jc w:val="both"/>
      </w:pPr>
      <w:r w:rsidRPr="0BEBE53A">
        <w:rPr>
          <w:rFonts w:ascii="Times New Roman" w:hAnsi="Times New Roman" w:eastAsia="Times New Roman" w:cs="Times New Roman"/>
        </w:rPr>
        <w:t xml:space="preserve"> </w:t>
      </w:r>
    </w:p>
    <w:p w:rsidRPr="004228EF" w:rsidR="00F4022E" w:rsidP="0BEBE53A" w:rsidRDefault="49E84C75" w14:paraId="56E56C69" w14:textId="4CDDBEA1">
      <w:pPr>
        <w:spacing w:line="257" w:lineRule="auto"/>
        <w:ind w:left="720"/>
        <w:jc w:val="both"/>
        <w:rPr>
          <w:rFonts w:ascii="Times New Roman" w:hAnsi="Times New Roman" w:eastAsia="Times New Roman" w:cs="Times New Roman"/>
          <w:b/>
          <w:bCs/>
          <w:color w:val="000000" w:themeColor="text1"/>
        </w:rPr>
      </w:pPr>
      <w:r w:rsidRPr="0BEBE53A">
        <w:rPr>
          <w:rFonts w:ascii="Times New Roman" w:hAnsi="Times New Roman" w:eastAsia="Times New Roman" w:cs="Times New Roman"/>
          <w:b/>
          <w:bCs/>
          <w:color w:val="000000" w:themeColor="text1"/>
        </w:rPr>
        <w:t>About Osip – Snippet</w:t>
      </w:r>
    </w:p>
    <w:p w:rsidRPr="004228EF" w:rsidR="00F4022E" w:rsidP="0BEBE53A" w:rsidRDefault="49E84C75" w14:paraId="7A2CE8D3" w14:textId="3C220C3B">
      <w:pPr>
        <w:spacing w:after="160" w:line="257" w:lineRule="auto"/>
        <w:ind w:left="720"/>
        <w:jc w:val="both"/>
      </w:pPr>
      <w:r w:rsidRPr="0BEBE53A">
        <w:rPr>
          <w:rFonts w:ascii="Times New Roman" w:hAnsi="Times New Roman" w:eastAsia="Times New Roman" w:cs="Times New Roman"/>
        </w:rPr>
        <w:t xml:space="preserve">One Stop Investment Platform (OSIP) is the data/information gateway to investing in renewable energy and energy efficiency in </w:t>
      </w:r>
      <w:commentRangeStart w:id="5"/>
      <w:r w:rsidRPr="0BEBE53A">
        <w:rPr>
          <w:rFonts w:ascii="Times New Roman" w:hAnsi="Times New Roman" w:eastAsia="Times New Roman" w:cs="Times New Roman"/>
        </w:rPr>
        <w:t>Nigeria</w:t>
      </w:r>
      <w:commentRangeEnd w:id="5"/>
      <w:r w:rsidRPr="0BEBE53A" w:rsidR="004D0CAB">
        <w:rPr>
          <w:rStyle w:val="CommentReference"/>
          <w:rFonts w:ascii="Times New Roman" w:hAnsi="Times New Roman" w:eastAsia="Times New Roman" w:cs="Times New Roman"/>
          <w:sz w:val="22"/>
          <w:szCs w:val="22"/>
        </w:rPr>
        <w:commentReference w:id="5"/>
      </w:r>
      <w:r w:rsidRPr="0BEBE53A">
        <w:rPr>
          <w:rFonts w:ascii="Times New Roman" w:hAnsi="Times New Roman" w:eastAsia="Times New Roman" w:cs="Times New Roman"/>
        </w:rPr>
        <w:t>.</w:t>
      </w:r>
    </w:p>
    <w:p w:rsidRPr="004228EF" w:rsidR="00F4022E" w:rsidP="0BEBE53A" w:rsidRDefault="49E84C75" w14:paraId="19580164" w14:textId="678FE05C">
      <w:pPr>
        <w:spacing w:after="160" w:line="257" w:lineRule="auto"/>
        <w:ind w:firstLine="720"/>
        <w:jc w:val="both"/>
      </w:pPr>
      <w:r w:rsidRPr="0BEBE53A">
        <w:rPr>
          <w:rFonts w:ascii="Times New Roman" w:hAnsi="Times New Roman" w:eastAsia="Times New Roman" w:cs="Times New Roman"/>
          <w:b/>
          <w:bCs/>
        </w:rPr>
        <w:t>Button/CTA:</w:t>
      </w:r>
      <w:r w:rsidRPr="0BEBE53A">
        <w:rPr>
          <w:rFonts w:ascii="Times New Roman" w:hAnsi="Times New Roman" w:eastAsia="Times New Roman" w:cs="Times New Roman"/>
        </w:rPr>
        <w:t xml:space="preserve"> Read More</w:t>
      </w:r>
    </w:p>
    <w:p w:rsidRPr="004228EF" w:rsidR="00F4022E" w:rsidP="0BEBE53A" w:rsidRDefault="49E84C75" w14:paraId="5DADE375" w14:textId="2AA2B628">
      <w:pPr>
        <w:spacing w:after="160" w:line="257" w:lineRule="auto"/>
        <w:jc w:val="both"/>
      </w:pPr>
      <w:r w:rsidRPr="0BEBE53A">
        <w:rPr>
          <w:rFonts w:ascii="Times New Roman" w:hAnsi="Times New Roman" w:eastAsia="Times New Roman" w:cs="Times New Roman"/>
        </w:rPr>
        <w:t xml:space="preserve"> </w:t>
      </w:r>
    </w:p>
    <w:p w:rsidRPr="004228EF" w:rsidR="00F4022E" w:rsidRDefault="49E84C75" w14:paraId="10F8C0E1" w14:textId="0C47765E">
      <w:pPr>
        <w:pStyle w:val="ListParagraph"/>
        <w:numPr>
          <w:ilvl w:val="0"/>
          <w:numId w:val="67"/>
        </w:numPr>
        <w:spacing w:line="257" w:lineRule="auto"/>
        <w:jc w:val="both"/>
        <w:rPr>
          <w:rFonts w:ascii="Times New Roman" w:hAnsi="Times New Roman" w:eastAsia="Times New Roman" w:cs="Times New Roman"/>
          <w:b/>
          <w:bCs/>
          <w:color w:val="000000" w:themeColor="text1"/>
        </w:rPr>
      </w:pPr>
      <w:r w:rsidRPr="0BEBE53A">
        <w:rPr>
          <w:rFonts w:ascii="Times New Roman" w:hAnsi="Times New Roman" w:eastAsia="Times New Roman" w:cs="Times New Roman"/>
          <w:b/>
          <w:bCs/>
          <w:color w:val="000000" w:themeColor="text1"/>
        </w:rPr>
        <w:t>Investment Guide</w:t>
      </w:r>
    </w:p>
    <w:p w:rsidRPr="004228EF" w:rsidR="00F4022E" w:rsidP="0BEBE53A" w:rsidRDefault="49E84C75" w14:paraId="75CBC2D5" w14:textId="0021E1B2">
      <w:pPr>
        <w:spacing w:after="160" w:line="257" w:lineRule="auto"/>
        <w:ind w:firstLine="720"/>
        <w:jc w:val="both"/>
      </w:pPr>
      <w:r w:rsidRPr="0BEBE53A">
        <w:rPr>
          <w:rFonts w:ascii="Times New Roman" w:hAnsi="Times New Roman" w:eastAsia="Times New Roman" w:cs="Times New Roman"/>
          <w:b/>
          <w:bCs/>
        </w:rPr>
        <w:t xml:space="preserve">Section Title: </w:t>
      </w:r>
      <w:r w:rsidRPr="0BEBE53A">
        <w:rPr>
          <w:rFonts w:ascii="Times New Roman" w:hAnsi="Times New Roman" w:eastAsia="Times New Roman" w:cs="Times New Roman"/>
        </w:rPr>
        <w:t>Investor Guide to Nigeria's Clean Energy Sector</w:t>
      </w:r>
    </w:p>
    <w:p w:rsidRPr="004228EF" w:rsidR="00F4022E" w:rsidP="0BEBE53A" w:rsidRDefault="49E84C75" w14:paraId="5393C9C5" w14:textId="6E02A7FB">
      <w:pPr>
        <w:spacing w:after="160" w:line="257" w:lineRule="auto"/>
        <w:ind w:left="720"/>
        <w:jc w:val="both"/>
      </w:pPr>
      <w:r w:rsidRPr="0BEBE53A">
        <w:rPr>
          <w:rFonts w:ascii="Times New Roman" w:hAnsi="Times New Roman" w:eastAsia="Times New Roman" w:cs="Times New Roman"/>
          <w:b/>
          <w:bCs/>
        </w:rPr>
        <w:t xml:space="preserve">Intro Text: </w:t>
      </w:r>
      <w:r w:rsidRPr="0BEBE53A">
        <w:rPr>
          <w:rFonts w:ascii="Times New Roman" w:hAnsi="Times New Roman" w:eastAsia="Times New Roman" w:cs="Times New Roman"/>
        </w:rPr>
        <w:t>A practical guide designed to help investors understand Nigeria's clean energy market, regulatory environment, financing landscape, and project development process.</w:t>
      </w:r>
    </w:p>
    <w:p w:rsidRPr="004228EF" w:rsidR="00F4022E" w:rsidP="0BEBE53A" w:rsidRDefault="49E84C75" w14:paraId="640C74AD" w14:textId="3F1889F6">
      <w:pPr>
        <w:spacing w:after="160" w:line="257" w:lineRule="auto"/>
        <w:jc w:val="both"/>
      </w:pPr>
      <w:r w:rsidRPr="0BEBE53A">
        <w:rPr>
          <w:rFonts w:ascii="Times New Roman" w:hAnsi="Times New Roman" w:eastAsia="Times New Roman" w:cs="Times New Roman"/>
        </w:rPr>
        <w:t xml:space="preserve"> </w:t>
      </w:r>
    </w:p>
    <w:p w:rsidRPr="004228EF" w:rsidR="00F4022E" w:rsidP="0BEBE53A" w:rsidRDefault="49E84C75" w14:paraId="06E3281B" w14:textId="27507CF2">
      <w:pPr>
        <w:spacing w:after="160" w:line="257" w:lineRule="auto"/>
        <w:ind w:firstLine="720"/>
        <w:jc w:val="both"/>
      </w:pPr>
      <w:r w:rsidRPr="0BEBE53A">
        <w:rPr>
          <w:rFonts w:ascii="Times New Roman" w:hAnsi="Times New Roman" w:eastAsia="Times New Roman" w:cs="Times New Roman"/>
          <w:b/>
          <w:bCs/>
        </w:rPr>
        <w:t>Featured Guide Sections:</w:t>
      </w:r>
    </w:p>
    <w:p w:rsidRPr="004228EF" w:rsidR="00F4022E" w:rsidP="0BEBE53A" w:rsidRDefault="49E84C75" w14:paraId="38EBB38E" w14:textId="17582EF1">
      <w:pPr>
        <w:spacing w:line="257" w:lineRule="auto"/>
        <w:ind w:firstLine="720"/>
        <w:jc w:val="both"/>
      </w:pPr>
      <w:r w:rsidRPr="0BEBE53A">
        <w:rPr>
          <w:rFonts w:ascii="Times New Roman" w:hAnsi="Times New Roman" w:eastAsia="Times New Roman" w:cs="Times New Roman"/>
          <w:color w:val="ED7D31"/>
        </w:rPr>
        <w:t>Why Invest in Nigeria?</w:t>
      </w:r>
    </w:p>
    <w:p w:rsidRPr="004228EF" w:rsidR="00F4022E" w:rsidP="0BEBE53A" w:rsidRDefault="49E84C75" w14:paraId="709E967F" w14:textId="18C0017E">
      <w:pPr>
        <w:spacing w:after="160" w:line="257" w:lineRule="auto"/>
        <w:ind w:firstLine="720"/>
        <w:jc w:val="both"/>
      </w:pPr>
      <w:r w:rsidRPr="0BEBE53A">
        <w:rPr>
          <w:rFonts w:ascii="Times New Roman" w:hAnsi="Times New Roman" w:eastAsia="Times New Roman" w:cs="Times New Roman"/>
        </w:rPr>
        <w:t>Market fundamentals, demand drivers, and growth outlook.</w:t>
      </w:r>
    </w:p>
    <w:p w:rsidRPr="004228EF" w:rsidR="00F4022E" w:rsidP="0BEBE53A" w:rsidRDefault="49E84C75" w14:paraId="3966C646" w14:textId="76622E2E">
      <w:pPr>
        <w:spacing w:line="257" w:lineRule="auto"/>
        <w:ind w:firstLine="720"/>
        <w:jc w:val="both"/>
      </w:pPr>
      <w:r w:rsidRPr="0BEBE53A">
        <w:rPr>
          <w:rFonts w:ascii="Times New Roman" w:hAnsi="Times New Roman" w:eastAsia="Times New Roman" w:cs="Times New Roman"/>
          <w:color w:val="ED7D31"/>
        </w:rPr>
        <w:t>Investment Incentives</w:t>
      </w:r>
    </w:p>
    <w:p w:rsidRPr="004228EF" w:rsidR="00F4022E" w:rsidP="0BEBE53A" w:rsidRDefault="49E84C75" w14:paraId="5575B9B7" w14:textId="50E35F28">
      <w:pPr>
        <w:spacing w:after="160" w:line="257" w:lineRule="auto"/>
        <w:ind w:firstLine="720"/>
        <w:jc w:val="both"/>
      </w:pPr>
      <w:r w:rsidRPr="0BEBE53A">
        <w:rPr>
          <w:rFonts w:ascii="Times New Roman" w:hAnsi="Times New Roman" w:eastAsia="Times New Roman" w:cs="Times New Roman"/>
          <w:lang w:val="en-US"/>
        </w:rPr>
        <w:t>Tax holidays, customs incentives, EDTI, Pioneer Status, and financing support.</w:t>
      </w:r>
    </w:p>
    <w:p w:rsidRPr="004228EF" w:rsidR="00F4022E" w:rsidP="0BEBE53A" w:rsidRDefault="49E84C75" w14:paraId="5F29EC99" w14:textId="462E69E8">
      <w:pPr>
        <w:spacing w:line="257" w:lineRule="auto"/>
        <w:ind w:firstLine="720"/>
        <w:jc w:val="both"/>
      </w:pPr>
      <w:r w:rsidRPr="0BEBE53A">
        <w:rPr>
          <w:rFonts w:ascii="Times New Roman" w:hAnsi="Times New Roman" w:eastAsia="Times New Roman" w:cs="Times New Roman"/>
          <w:color w:val="ED7D31"/>
        </w:rPr>
        <w:t>Regulatory Requirements</w:t>
      </w:r>
    </w:p>
    <w:p w:rsidRPr="004228EF" w:rsidR="00F4022E" w:rsidP="0BEBE53A" w:rsidRDefault="49E84C75" w14:paraId="63316E4E" w14:textId="78C6B024">
      <w:pPr>
        <w:spacing w:after="160" w:line="257" w:lineRule="auto"/>
        <w:ind w:firstLine="720"/>
        <w:jc w:val="both"/>
      </w:pPr>
      <w:r w:rsidRPr="0BEBE53A">
        <w:rPr>
          <w:rFonts w:ascii="Times New Roman" w:hAnsi="Times New Roman" w:eastAsia="Times New Roman" w:cs="Times New Roman"/>
        </w:rPr>
        <w:t>Licensing pathways, permits, environmental approvals, and compliance requirements.</w:t>
      </w:r>
    </w:p>
    <w:p w:rsidRPr="004228EF" w:rsidR="00F4022E" w:rsidP="0BEBE53A" w:rsidRDefault="49E84C75" w14:paraId="57B7D3A1" w14:textId="6B4A3102">
      <w:pPr>
        <w:spacing w:line="257" w:lineRule="auto"/>
        <w:ind w:firstLine="720"/>
        <w:jc w:val="both"/>
      </w:pPr>
      <w:r w:rsidRPr="0BEBE53A">
        <w:rPr>
          <w:rFonts w:ascii="Times New Roman" w:hAnsi="Times New Roman" w:eastAsia="Times New Roman" w:cs="Times New Roman"/>
          <w:color w:val="ED7D31"/>
        </w:rPr>
        <w:t>Sector Opportunities</w:t>
      </w:r>
    </w:p>
    <w:p w:rsidRPr="004228EF" w:rsidR="00F4022E" w:rsidP="0BEBE53A" w:rsidRDefault="49E84C75" w14:paraId="44E7A9D7" w14:textId="38C46CAF">
      <w:pPr>
        <w:spacing w:after="160" w:line="257" w:lineRule="auto"/>
        <w:ind w:firstLine="720"/>
        <w:jc w:val="both"/>
      </w:pPr>
      <w:r w:rsidRPr="0BEBE53A">
        <w:rPr>
          <w:rFonts w:ascii="Times New Roman" w:hAnsi="Times New Roman" w:eastAsia="Times New Roman" w:cs="Times New Roman"/>
        </w:rPr>
        <w:t>Technology-specific opportunities and investment entry points.</w:t>
      </w:r>
    </w:p>
    <w:p w:rsidRPr="004228EF" w:rsidR="00F4022E" w:rsidP="0BEBE53A" w:rsidRDefault="49E84C75" w14:paraId="36015AF9" w14:textId="1454C161">
      <w:pPr>
        <w:spacing w:line="257" w:lineRule="auto"/>
        <w:ind w:firstLine="720"/>
        <w:jc w:val="both"/>
      </w:pPr>
      <w:r w:rsidRPr="0BEBE53A">
        <w:rPr>
          <w:rFonts w:ascii="Times New Roman" w:hAnsi="Times New Roman" w:eastAsia="Times New Roman" w:cs="Times New Roman"/>
          <w:color w:val="ED7D31"/>
        </w:rPr>
        <w:lastRenderedPageBreak/>
        <w:t>State Investment Profiles</w:t>
      </w:r>
    </w:p>
    <w:p w:rsidRPr="004228EF" w:rsidR="00F4022E" w:rsidP="0BEBE53A" w:rsidRDefault="49E84C75" w14:paraId="513D6E65" w14:textId="0B291523">
      <w:pPr>
        <w:spacing w:after="160" w:line="257" w:lineRule="auto"/>
        <w:ind w:firstLine="720"/>
        <w:jc w:val="both"/>
      </w:pPr>
      <w:r w:rsidRPr="0BEBE53A">
        <w:rPr>
          <w:rFonts w:ascii="Times New Roman" w:hAnsi="Times New Roman" w:eastAsia="Times New Roman" w:cs="Times New Roman"/>
        </w:rPr>
        <w:t>Subnational investment environments and state-level opportunities.</w:t>
      </w:r>
    </w:p>
    <w:p w:rsidRPr="004228EF" w:rsidR="00F4022E" w:rsidP="0BEBE53A" w:rsidRDefault="49E84C75" w14:paraId="07653460" w14:textId="10F9190B">
      <w:pPr>
        <w:spacing w:after="160" w:line="257" w:lineRule="auto"/>
        <w:ind w:firstLine="720"/>
        <w:jc w:val="both"/>
      </w:pPr>
      <w:r w:rsidRPr="0BEBE53A">
        <w:rPr>
          <w:rFonts w:ascii="Times New Roman" w:hAnsi="Times New Roman" w:eastAsia="Times New Roman" w:cs="Times New Roman"/>
          <w:b/>
          <w:bCs/>
          <w:lang w:val="en-US"/>
        </w:rPr>
        <w:t xml:space="preserve">Button/CTA: </w:t>
      </w:r>
      <w:r w:rsidRPr="0BEBE53A">
        <w:rPr>
          <w:rFonts w:ascii="Times New Roman" w:hAnsi="Times New Roman" w:eastAsia="Times New Roman" w:cs="Times New Roman"/>
          <w:lang w:val="en-US"/>
        </w:rPr>
        <w:t>Download Investor Guide (</w:t>
      </w:r>
      <w:r w:rsidRPr="0BEBE53A" w:rsidR="421D5230">
        <w:rPr>
          <w:rFonts w:ascii="Times New Roman" w:hAnsi="Times New Roman" w:eastAsia="Times New Roman" w:cs="Times New Roman"/>
          <w:lang w:val="en-US"/>
        </w:rPr>
        <w:t>d</w:t>
      </w:r>
      <w:r w:rsidRPr="0BEBE53A">
        <w:rPr>
          <w:rFonts w:ascii="Times New Roman" w:hAnsi="Times New Roman" w:eastAsia="Times New Roman" w:cs="Times New Roman"/>
          <w:lang w:val="en-US"/>
        </w:rPr>
        <w:t>ownloadable guide in PDF)</w:t>
      </w:r>
    </w:p>
    <w:p w:rsidRPr="004228EF" w:rsidR="00F4022E" w:rsidP="0BEBE53A" w:rsidRDefault="49E84C75" w14:paraId="2D24B17F" w14:textId="12882C5D">
      <w:pPr>
        <w:spacing w:after="160" w:line="257" w:lineRule="auto"/>
        <w:jc w:val="both"/>
      </w:pPr>
      <w:r w:rsidRPr="0BEBE53A">
        <w:rPr>
          <w:rFonts w:ascii="Times New Roman" w:hAnsi="Times New Roman" w:eastAsia="Times New Roman" w:cs="Times New Roman"/>
        </w:rPr>
        <w:t xml:space="preserve"> </w:t>
      </w:r>
    </w:p>
    <w:p w:rsidRPr="004228EF" w:rsidR="00F4022E" w:rsidRDefault="49E84C75" w14:paraId="1C19B0D8" w14:textId="527F111C">
      <w:pPr>
        <w:pStyle w:val="ListParagraph"/>
        <w:numPr>
          <w:ilvl w:val="0"/>
          <w:numId w:val="66"/>
        </w:numPr>
        <w:spacing w:line="257" w:lineRule="auto"/>
        <w:jc w:val="both"/>
        <w:rPr>
          <w:rFonts w:ascii="Times New Roman" w:hAnsi="Times New Roman" w:eastAsia="Times New Roman" w:cs="Times New Roman"/>
          <w:b/>
          <w:bCs/>
          <w:color w:val="000000" w:themeColor="text1"/>
        </w:rPr>
      </w:pPr>
      <w:r w:rsidRPr="0BEBE53A">
        <w:rPr>
          <w:rFonts w:ascii="Times New Roman" w:hAnsi="Times New Roman" w:eastAsia="Times New Roman" w:cs="Times New Roman"/>
          <w:b/>
          <w:bCs/>
          <w:color w:val="000000" w:themeColor="text1"/>
        </w:rPr>
        <w:t>Events Section</w:t>
      </w:r>
    </w:p>
    <w:p w:rsidRPr="004228EF" w:rsidR="00F4022E" w:rsidP="0BEBE53A" w:rsidRDefault="49E84C75" w14:paraId="25F511BC" w14:textId="12C3ED92">
      <w:pPr>
        <w:spacing w:after="160" w:line="257" w:lineRule="auto"/>
        <w:ind w:firstLine="720"/>
        <w:jc w:val="both"/>
      </w:pPr>
      <w:r w:rsidRPr="0BEBE53A">
        <w:rPr>
          <w:rFonts w:ascii="Times New Roman" w:hAnsi="Times New Roman" w:eastAsia="Times New Roman" w:cs="Times New Roman"/>
          <w:b/>
          <w:bCs/>
        </w:rPr>
        <w:t>Section Title:</w:t>
      </w:r>
      <w:r w:rsidRPr="0BEBE53A">
        <w:rPr>
          <w:rFonts w:ascii="Times New Roman" w:hAnsi="Times New Roman" w:eastAsia="Times New Roman" w:cs="Times New Roman"/>
        </w:rPr>
        <w:t xml:space="preserve"> Events &amp; Engagements</w:t>
      </w:r>
    </w:p>
    <w:p w:rsidRPr="004228EF" w:rsidR="00F4022E" w:rsidP="0BEBE53A" w:rsidRDefault="49E84C75" w14:paraId="7CB7C480" w14:textId="4723BAE5">
      <w:pPr>
        <w:spacing w:after="160" w:line="257" w:lineRule="auto"/>
        <w:ind w:firstLine="720"/>
        <w:jc w:val="both"/>
      </w:pPr>
      <w:r w:rsidRPr="0BEBE53A">
        <w:rPr>
          <w:rFonts w:ascii="Times New Roman" w:hAnsi="Times New Roman" w:eastAsia="Times New Roman" w:cs="Times New Roman"/>
          <w:b/>
          <w:bCs/>
        </w:rPr>
        <w:t>Intro Text:</w:t>
      </w:r>
      <w:r w:rsidRPr="0BEBE53A">
        <w:rPr>
          <w:rFonts w:ascii="Times New Roman" w:hAnsi="Times New Roman" w:eastAsia="Times New Roman" w:cs="Times New Roman"/>
        </w:rPr>
        <w:t xml:space="preserve"> Stay informed about upcoming conferences, investor forums, workshops, and</w:t>
      </w:r>
      <w:r w:rsidRPr="0BEBE53A" w:rsidR="53BDA4DF">
        <w:rPr>
          <w:rFonts w:ascii="Times New Roman" w:hAnsi="Times New Roman" w:eastAsia="Times New Roman" w:cs="Times New Roman"/>
        </w:rPr>
        <w:t xml:space="preserve"> stakeholder</w:t>
      </w:r>
      <w:r w:rsidRPr="0BEBE53A">
        <w:rPr>
          <w:rFonts w:ascii="Times New Roman" w:hAnsi="Times New Roman" w:eastAsia="Times New Roman" w:cs="Times New Roman"/>
        </w:rPr>
        <w:t xml:space="preserve"> engagements.</w:t>
      </w:r>
    </w:p>
    <w:p w:rsidRPr="004228EF" w:rsidR="00F4022E" w:rsidP="0BEBE53A" w:rsidRDefault="49E84C75" w14:paraId="24BEF1AB" w14:textId="43506A04">
      <w:pPr>
        <w:spacing w:after="160" w:line="257" w:lineRule="auto"/>
        <w:ind w:firstLine="720"/>
        <w:jc w:val="both"/>
      </w:pPr>
      <w:r w:rsidRPr="0BEBE53A">
        <w:rPr>
          <w:rFonts w:ascii="Times New Roman" w:hAnsi="Times New Roman" w:eastAsia="Times New Roman" w:cs="Times New Roman"/>
          <w:b/>
          <w:bCs/>
        </w:rPr>
        <w:t>Event Card Format:</w:t>
      </w:r>
    </w:p>
    <w:p w:rsidRPr="004228EF" w:rsidR="00F4022E" w:rsidP="0BEBE53A" w:rsidRDefault="49E84C75" w14:paraId="6EA37107" w14:textId="24D988B8">
      <w:pPr>
        <w:spacing w:line="257" w:lineRule="auto"/>
        <w:ind w:firstLine="720"/>
        <w:jc w:val="both"/>
      </w:pPr>
      <w:r w:rsidRPr="0BEBE53A">
        <w:rPr>
          <w:rFonts w:ascii="Times New Roman" w:hAnsi="Times New Roman" w:eastAsia="Times New Roman" w:cs="Times New Roman"/>
        </w:rPr>
        <w:t>Event Title</w:t>
      </w:r>
    </w:p>
    <w:p w:rsidRPr="004228EF" w:rsidR="00F4022E" w:rsidP="0BEBE53A" w:rsidRDefault="49E84C75" w14:paraId="20290CEB" w14:textId="45D714BE">
      <w:pPr>
        <w:spacing w:line="257" w:lineRule="auto"/>
        <w:ind w:left="720"/>
        <w:jc w:val="both"/>
      </w:pPr>
      <w:r w:rsidRPr="0BEBE53A">
        <w:rPr>
          <w:rFonts w:ascii="Times New Roman" w:hAnsi="Times New Roman" w:eastAsia="Times New Roman" w:cs="Times New Roman"/>
        </w:rPr>
        <w:t>Date</w:t>
      </w:r>
    </w:p>
    <w:p w:rsidRPr="004228EF" w:rsidR="00F4022E" w:rsidP="0BEBE53A" w:rsidRDefault="49E84C75" w14:paraId="1838FD97" w14:textId="1634D810">
      <w:pPr>
        <w:spacing w:line="257" w:lineRule="auto"/>
        <w:ind w:left="720"/>
        <w:jc w:val="both"/>
      </w:pPr>
      <w:r w:rsidRPr="0BEBE53A">
        <w:rPr>
          <w:rFonts w:ascii="Times New Roman" w:hAnsi="Times New Roman" w:eastAsia="Times New Roman" w:cs="Times New Roman"/>
        </w:rPr>
        <w:t>Location</w:t>
      </w:r>
    </w:p>
    <w:p w:rsidRPr="004228EF" w:rsidR="00F4022E" w:rsidP="0BEBE53A" w:rsidRDefault="49E84C75" w14:paraId="27B66699" w14:textId="497E582B">
      <w:pPr>
        <w:spacing w:line="257" w:lineRule="auto"/>
        <w:ind w:left="720"/>
        <w:jc w:val="both"/>
      </w:pPr>
      <w:r w:rsidRPr="0BEBE53A">
        <w:rPr>
          <w:rFonts w:ascii="Times New Roman" w:hAnsi="Times New Roman" w:eastAsia="Times New Roman" w:cs="Times New Roman"/>
        </w:rPr>
        <w:t>Brief description (50–70 words)</w:t>
      </w:r>
    </w:p>
    <w:p w:rsidRPr="004228EF" w:rsidR="00F4022E" w:rsidP="0BEBE53A" w:rsidRDefault="49E84C75" w14:paraId="01828768" w14:textId="7D4D0AE5">
      <w:pPr>
        <w:spacing w:line="257" w:lineRule="auto"/>
        <w:ind w:left="720"/>
        <w:jc w:val="both"/>
      </w:pPr>
      <w:r w:rsidRPr="0BEBE53A">
        <w:rPr>
          <w:rFonts w:ascii="Times New Roman" w:hAnsi="Times New Roman" w:eastAsia="Times New Roman" w:cs="Times New Roman"/>
        </w:rPr>
        <w:t>Event Type Tag</w:t>
      </w:r>
    </w:p>
    <w:p w:rsidRPr="004228EF" w:rsidR="00F4022E" w:rsidP="0BEBE53A" w:rsidRDefault="49E84C75" w14:paraId="09F06F1B" w14:textId="1F51EBCC">
      <w:pPr>
        <w:spacing w:line="257" w:lineRule="auto"/>
        <w:ind w:left="720"/>
        <w:jc w:val="both"/>
      </w:pPr>
      <w:r w:rsidRPr="0BEBE53A">
        <w:rPr>
          <w:rFonts w:ascii="Times New Roman" w:hAnsi="Times New Roman" w:eastAsia="Times New Roman" w:cs="Times New Roman"/>
        </w:rPr>
        <w:t>Registration Button</w:t>
      </w:r>
    </w:p>
    <w:p w:rsidRPr="004228EF" w:rsidR="00F4022E" w:rsidP="0BEBE53A" w:rsidRDefault="49E84C75" w14:paraId="2599B68F" w14:textId="2A8A3E5A">
      <w:pPr>
        <w:spacing w:after="160" w:line="257" w:lineRule="auto"/>
        <w:ind w:left="720"/>
        <w:jc w:val="both"/>
      </w:pPr>
      <w:r w:rsidRPr="0BEBE53A">
        <w:rPr>
          <w:rFonts w:ascii="Times New Roman" w:hAnsi="Times New Roman" w:eastAsia="Times New Roman" w:cs="Times New Roman"/>
        </w:rPr>
        <w:t xml:space="preserve"> </w:t>
      </w:r>
    </w:p>
    <w:p w:rsidRPr="004228EF" w:rsidR="00F4022E" w:rsidP="0BEBE53A" w:rsidRDefault="49E84C75" w14:paraId="79B5C5FD" w14:textId="625A20F1">
      <w:pPr>
        <w:spacing w:after="160" w:line="257" w:lineRule="auto"/>
        <w:ind w:firstLine="720"/>
        <w:jc w:val="both"/>
      </w:pPr>
      <w:r w:rsidRPr="0BEBE53A">
        <w:rPr>
          <w:rFonts w:ascii="Times New Roman" w:hAnsi="Times New Roman" w:eastAsia="Times New Roman" w:cs="Times New Roman"/>
          <w:b/>
          <w:bCs/>
        </w:rPr>
        <w:t>Sample Event:</w:t>
      </w:r>
    </w:p>
    <w:p w:rsidRPr="004228EF" w:rsidR="00F4022E" w:rsidP="0BEBE53A" w:rsidRDefault="49E84C75" w14:paraId="5EEE26B8" w14:textId="452EB6A0">
      <w:pPr>
        <w:spacing w:after="160" w:line="257" w:lineRule="auto"/>
        <w:ind w:firstLine="720"/>
        <w:jc w:val="both"/>
      </w:pPr>
      <w:r w:rsidRPr="0BEBE53A">
        <w:rPr>
          <w:rFonts w:ascii="Times New Roman" w:hAnsi="Times New Roman" w:eastAsia="Times New Roman" w:cs="Times New Roman"/>
          <w:i/>
          <w:iCs/>
          <w:color w:val="ED7D31"/>
        </w:rPr>
        <w:t>Nigeria Renewable Energy Investment Forum 2027</w:t>
      </w:r>
    </w:p>
    <w:p w:rsidRPr="004228EF" w:rsidR="00F4022E" w:rsidP="0BEBE53A" w:rsidRDefault="49E84C75" w14:paraId="4760E2BE" w14:textId="1ABAA75A">
      <w:pPr>
        <w:spacing w:after="160" w:line="257" w:lineRule="auto"/>
        <w:ind w:firstLine="720"/>
        <w:jc w:val="both"/>
      </w:pPr>
      <w:r w:rsidRPr="0BEBE53A">
        <w:rPr>
          <w:rFonts w:ascii="Times New Roman" w:hAnsi="Times New Roman" w:eastAsia="Times New Roman" w:cs="Times New Roman"/>
        </w:rPr>
        <w:t>15–17 March 2027</w:t>
      </w:r>
    </w:p>
    <w:p w:rsidRPr="004228EF" w:rsidR="00F4022E" w:rsidP="0BEBE53A" w:rsidRDefault="49E84C75" w14:paraId="50822C87" w14:textId="71CE5E8E">
      <w:pPr>
        <w:spacing w:after="160" w:line="257" w:lineRule="auto"/>
        <w:ind w:firstLine="720"/>
        <w:jc w:val="both"/>
      </w:pPr>
      <w:r w:rsidRPr="0BEBE53A">
        <w:rPr>
          <w:rFonts w:ascii="Times New Roman" w:hAnsi="Times New Roman" w:eastAsia="Times New Roman" w:cs="Times New Roman"/>
        </w:rPr>
        <w:t>Abuja, Nigeria</w:t>
      </w:r>
    </w:p>
    <w:p w:rsidRPr="004228EF" w:rsidR="00F4022E" w:rsidP="0BEBE53A" w:rsidRDefault="49E84C75" w14:paraId="69D66CF4" w14:textId="51C88719">
      <w:pPr>
        <w:spacing w:after="160" w:line="257" w:lineRule="auto"/>
        <w:jc w:val="both"/>
      </w:pPr>
      <w:r w:rsidRPr="0BEBE53A">
        <w:rPr>
          <w:rFonts w:ascii="Times New Roman" w:hAnsi="Times New Roman" w:eastAsia="Times New Roman" w:cs="Times New Roman"/>
        </w:rPr>
        <w:t xml:space="preserve"> </w:t>
      </w:r>
    </w:p>
    <w:p w:rsidRPr="004228EF" w:rsidR="00F4022E" w:rsidP="0BEBE53A" w:rsidRDefault="49E84C75" w14:paraId="1234A04E" w14:textId="06606B8B">
      <w:pPr>
        <w:spacing w:after="160" w:line="257" w:lineRule="auto"/>
        <w:ind w:left="720"/>
        <w:jc w:val="both"/>
      </w:pPr>
      <w:r w:rsidRPr="0BEBE53A">
        <w:rPr>
          <w:rFonts w:ascii="Times New Roman" w:hAnsi="Times New Roman" w:eastAsia="Times New Roman" w:cs="Times New Roman"/>
        </w:rPr>
        <w:t>Join policymakers, investors, developers, financiers, and industry leaders to explore opportunities across Nigeria's rapidly growing clean energy sector.</w:t>
      </w:r>
    </w:p>
    <w:p w:rsidRPr="006531AD" w:rsidR="00F4022E" w:rsidP="0BEBE53A" w:rsidRDefault="49E84C75" w14:paraId="70E80C6E" w14:textId="7A079A1D">
      <w:pPr>
        <w:spacing w:after="160" w:line="257" w:lineRule="auto"/>
        <w:ind w:firstLine="720"/>
        <w:jc w:val="both"/>
        <w:rPr>
          <w:lang w:val="de-DE"/>
        </w:rPr>
      </w:pPr>
      <w:r w:rsidRPr="006531AD">
        <w:rPr>
          <w:rFonts w:ascii="Times New Roman" w:hAnsi="Times New Roman" w:eastAsia="Times New Roman" w:cs="Times New Roman"/>
          <w:lang w:val="de-DE"/>
        </w:rPr>
        <w:t>Tag: Investor Forum</w:t>
      </w:r>
    </w:p>
    <w:p w:rsidRPr="006531AD" w:rsidR="00F4022E" w:rsidP="0BEBE53A" w:rsidRDefault="49E84C75" w14:paraId="1A81FE94" w14:textId="675C10D5">
      <w:pPr>
        <w:spacing w:after="160" w:line="257" w:lineRule="auto"/>
        <w:ind w:firstLine="720"/>
        <w:jc w:val="both"/>
        <w:rPr>
          <w:lang w:val="de-DE"/>
        </w:rPr>
      </w:pPr>
      <w:r w:rsidRPr="006531AD">
        <w:rPr>
          <w:rFonts w:ascii="Times New Roman" w:hAnsi="Times New Roman" w:eastAsia="Times New Roman" w:cs="Times New Roman"/>
          <w:b/>
          <w:bCs/>
          <w:lang w:val="de-DE"/>
        </w:rPr>
        <w:t>Button:</w:t>
      </w:r>
      <w:r w:rsidRPr="006531AD">
        <w:rPr>
          <w:rFonts w:ascii="Times New Roman" w:hAnsi="Times New Roman" w:eastAsia="Times New Roman" w:cs="Times New Roman"/>
          <w:lang w:val="de-DE"/>
        </w:rPr>
        <w:t xml:space="preserve"> Register Now</w:t>
      </w:r>
    </w:p>
    <w:p w:rsidRPr="006531AD" w:rsidR="00F4022E" w:rsidP="0BEBE53A" w:rsidRDefault="49E84C75" w14:paraId="6443C14A" w14:textId="6AB76658">
      <w:pPr>
        <w:spacing w:after="160" w:line="257" w:lineRule="auto"/>
        <w:jc w:val="both"/>
        <w:rPr>
          <w:lang w:val="de-DE"/>
        </w:rPr>
      </w:pPr>
      <w:r w:rsidRPr="006531AD">
        <w:rPr>
          <w:rFonts w:ascii="Times New Roman" w:hAnsi="Times New Roman" w:eastAsia="Times New Roman" w:cs="Times New Roman"/>
          <w:lang w:val="de-DE"/>
        </w:rPr>
        <w:t xml:space="preserve"> </w:t>
      </w:r>
    </w:p>
    <w:p w:rsidRPr="004228EF" w:rsidR="00F4022E" w:rsidRDefault="49E84C75" w14:paraId="4DE500B5" w14:textId="0CFE83D4">
      <w:pPr>
        <w:pStyle w:val="ListParagraph"/>
        <w:numPr>
          <w:ilvl w:val="0"/>
          <w:numId w:val="65"/>
        </w:numPr>
        <w:spacing w:line="257" w:lineRule="auto"/>
        <w:jc w:val="both"/>
        <w:rPr>
          <w:rFonts w:ascii="Times New Roman" w:hAnsi="Times New Roman" w:eastAsia="Times New Roman" w:cs="Times New Roman"/>
          <w:b/>
          <w:bCs/>
          <w:color w:val="000000" w:themeColor="text1"/>
        </w:rPr>
      </w:pPr>
      <w:r w:rsidRPr="0BEBE53A">
        <w:rPr>
          <w:rFonts w:ascii="Times New Roman" w:hAnsi="Times New Roman" w:eastAsia="Times New Roman" w:cs="Times New Roman"/>
          <w:b/>
          <w:bCs/>
          <w:color w:val="000000" w:themeColor="text1"/>
        </w:rPr>
        <w:t>News &amp; Updates</w:t>
      </w:r>
    </w:p>
    <w:p w:rsidRPr="004228EF" w:rsidR="00F4022E" w:rsidP="0BEBE53A" w:rsidRDefault="49E84C75" w14:paraId="210F833E" w14:textId="3FD40EFE">
      <w:pPr>
        <w:spacing w:after="160" w:line="257" w:lineRule="auto"/>
        <w:ind w:firstLine="720"/>
        <w:jc w:val="both"/>
      </w:pPr>
      <w:r w:rsidRPr="0BEBE53A">
        <w:rPr>
          <w:rFonts w:ascii="Times New Roman" w:hAnsi="Times New Roman" w:eastAsia="Times New Roman" w:cs="Times New Roman"/>
          <w:b/>
          <w:bCs/>
        </w:rPr>
        <w:t xml:space="preserve">Section Title: </w:t>
      </w:r>
      <w:r w:rsidRPr="0BEBE53A">
        <w:rPr>
          <w:rFonts w:ascii="Times New Roman" w:hAnsi="Times New Roman" w:eastAsia="Times New Roman" w:cs="Times New Roman"/>
        </w:rPr>
        <w:t>News &amp; Updates</w:t>
      </w:r>
    </w:p>
    <w:p w:rsidRPr="004228EF" w:rsidR="00F4022E" w:rsidP="0BEBE53A" w:rsidRDefault="49E84C75" w14:paraId="3618CD20" w14:textId="67BFFBF0">
      <w:pPr>
        <w:spacing w:after="160" w:line="257" w:lineRule="auto"/>
        <w:ind w:left="720"/>
        <w:jc w:val="both"/>
      </w:pPr>
      <w:r w:rsidRPr="0BEBE53A">
        <w:rPr>
          <w:rFonts w:ascii="Times New Roman" w:hAnsi="Times New Roman" w:eastAsia="Times New Roman" w:cs="Times New Roman"/>
          <w:b/>
          <w:bCs/>
        </w:rPr>
        <w:t xml:space="preserve">Intro Text: </w:t>
      </w:r>
      <w:r w:rsidRPr="0BEBE53A">
        <w:rPr>
          <w:rFonts w:ascii="Times New Roman" w:hAnsi="Times New Roman" w:eastAsia="Times New Roman" w:cs="Times New Roman"/>
        </w:rPr>
        <w:t>Stay updated with the latest developments shaping Nigeria's energy investment landscape.</w:t>
      </w:r>
    </w:p>
    <w:p w:rsidRPr="004228EF" w:rsidR="00F4022E" w:rsidP="0BEBE53A" w:rsidRDefault="49E84C75" w14:paraId="11DD7168" w14:textId="215F9084">
      <w:pPr>
        <w:spacing w:after="160" w:line="257" w:lineRule="auto"/>
        <w:ind w:left="720"/>
        <w:jc w:val="both"/>
      </w:pPr>
      <w:r w:rsidRPr="0BEBE53A">
        <w:rPr>
          <w:rFonts w:ascii="Times New Roman" w:hAnsi="Times New Roman" w:eastAsia="Times New Roman" w:cs="Times New Roman"/>
        </w:rPr>
        <w:t xml:space="preserve"> </w:t>
      </w:r>
    </w:p>
    <w:p w:rsidRPr="004228EF" w:rsidR="00F4022E" w:rsidP="0BEBE53A" w:rsidRDefault="49E84C75" w14:paraId="355639EB" w14:textId="0B343C4D">
      <w:pPr>
        <w:spacing w:after="160" w:line="257" w:lineRule="auto"/>
        <w:ind w:left="720"/>
        <w:jc w:val="both"/>
      </w:pPr>
      <w:r w:rsidRPr="0BEBE53A">
        <w:rPr>
          <w:rFonts w:ascii="Times New Roman" w:hAnsi="Times New Roman" w:eastAsia="Times New Roman" w:cs="Times New Roman"/>
          <w:b/>
          <w:bCs/>
        </w:rPr>
        <w:t>News Card Format:</w:t>
      </w:r>
    </w:p>
    <w:p w:rsidRPr="004228EF" w:rsidR="00F4022E" w:rsidP="0BEBE53A" w:rsidRDefault="49E84C75" w14:paraId="0F9A7A1A" w14:textId="631432F7">
      <w:pPr>
        <w:spacing w:after="160" w:line="257" w:lineRule="auto"/>
        <w:ind w:left="720"/>
        <w:jc w:val="both"/>
      </w:pPr>
      <w:r w:rsidRPr="0BEBE53A">
        <w:rPr>
          <w:rFonts w:ascii="Times New Roman" w:hAnsi="Times New Roman" w:eastAsia="Times New Roman" w:cs="Times New Roman"/>
        </w:rPr>
        <w:t>Image</w:t>
      </w:r>
    </w:p>
    <w:p w:rsidRPr="004228EF" w:rsidR="00F4022E" w:rsidP="0BEBE53A" w:rsidRDefault="49E84C75" w14:paraId="486972BC" w14:textId="38758871">
      <w:pPr>
        <w:spacing w:after="160" w:line="257" w:lineRule="auto"/>
        <w:ind w:left="720"/>
        <w:jc w:val="both"/>
      </w:pPr>
      <w:r w:rsidRPr="0BEBE53A">
        <w:rPr>
          <w:rFonts w:ascii="Times New Roman" w:hAnsi="Times New Roman" w:eastAsia="Times New Roman" w:cs="Times New Roman"/>
        </w:rPr>
        <w:t>Date</w:t>
      </w:r>
    </w:p>
    <w:p w:rsidRPr="004228EF" w:rsidR="00F4022E" w:rsidP="0BEBE53A" w:rsidRDefault="49E84C75" w14:paraId="1C444D61" w14:textId="1299BBDC">
      <w:pPr>
        <w:spacing w:after="160" w:line="257" w:lineRule="auto"/>
        <w:ind w:left="720"/>
        <w:jc w:val="both"/>
      </w:pPr>
      <w:r w:rsidRPr="0BEBE53A">
        <w:rPr>
          <w:rFonts w:ascii="Times New Roman" w:hAnsi="Times New Roman" w:eastAsia="Times New Roman" w:cs="Times New Roman"/>
        </w:rPr>
        <w:lastRenderedPageBreak/>
        <w:t>Headline</w:t>
      </w:r>
    </w:p>
    <w:p w:rsidRPr="004228EF" w:rsidR="00F4022E" w:rsidP="0BEBE53A" w:rsidRDefault="49E84C75" w14:paraId="63B6EC54" w14:textId="36451CA8">
      <w:pPr>
        <w:spacing w:after="160" w:line="257" w:lineRule="auto"/>
        <w:ind w:left="720"/>
        <w:jc w:val="both"/>
      </w:pPr>
      <w:r w:rsidRPr="0BEBE53A">
        <w:rPr>
          <w:rFonts w:ascii="Times New Roman" w:hAnsi="Times New Roman" w:eastAsia="Times New Roman" w:cs="Times New Roman"/>
          <w:lang w:val="en-US"/>
        </w:rPr>
        <w:t>50–80 word summary</w:t>
      </w:r>
    </w:p>
    <w:p w:rsidRPr="004228EF" w:rsidR="00F4022E" w:rsidP="0BEBE53A" w:rsidRDefault="49E84C75" w14:paraId="0BBADC75" w14:textId="701E1778">
      <w:pPr>
        <w:spacing w:after="160" w:line="257" w:lineRule="auto"/>
        <w:ind w:left="720"/>
        <w:jc w:val="both"/>
      </w:pPr>
      <w:r w:rsidRPr="0BEBE53A">
        <w:rPr>
          <w:rFonts w:ascii="Times New Roman" w:hAnsi="Times New Roman" w:eastAsia="Times New Roman" w:cs="Times New Roman"/>
        </w:rPr>
        <w:t>Read More Button…</w:t>
      </w:r>
    </w:p>
    <w:p w:rsidRPr="004228EF" w:rsidR="00F4022E" w:rsidP="0BEBE53A" w:rsidRDefault="00F4022E" w14:paraId="3D43C3D5" w14:textId="0DBF7955">
      <w:pPr>
        <w:spacing w:after="160" w:line="257" w:lineRule="auto"/>
        <w:jc w:val="both"/>
        <w:rPr>
          <w:rFonts w:ascii="Times New Roman" w:hAnsi="Times New Roman" w:eastAsia="Times New Roman" w:cs="Times New Roman"/>
        </w:rPr>
      </w:pPr>
    </w:p>
    <w:p w:rsidRPr="004228EF" w:rsidR="00F4022E" w:rsidP="0BEBE53A" w:rsidRDefault="49E84C75" w14:paraId="1DF76790" w14:textId="64153381">
      <w:pPr>
        <w:spacing w:after="160" w:line="257" w:lineRule="auto"/>
        <w:ind w:firstLine="720"/>
        <w:jc w:val="both"/>
      </w:pPr>
      <w:r w:rsidRPr="0BEBE53A">
        <w:rPr>
          <w:rFonts w:ascii="Times New Roman" w:hAnsi="Times New Roman" w:eastAsia="Times New Roman" w:cs="Times New Roman"/>
          <w:b/>
          <w:bCs/>
        </w:rPr>
        <w:t>Sample News:</w:t>
      </w:r>
    </w:p>
    <w:p w:rsidRPr="004228EF" w:rsidR="00F4022E" w:rsidP="0BEBE53A" w:rsidRDefault="49E84C75" w14:paraId="4399D0FC" w14:textId="3AB0917D">
      <w:pPr>
        <w:spacing w:after="160" w:line="257" w:lineRule="auto"/>
        <w:ind w:firstLine="720"/>
        <w:jc w:val="both"/>
      </w:pPr>
      <w:r w:rsidRPr="0BEBE53A">
        <w:rPr>
          <w:rFonts w:ascii="Times New Roman" w:hAnsi="Times New Roman" w:eastAsia="Times New Roman" w:cs="Times New Roman"/>
          <w:i/>
          <w:iCs/>
          <w:color w:val="ED7D31"/>
        </w:rPr>
        <w:t>Nigeria Expands Renewable Energy Investment Pipeline</w:t>
      </w:r>
    </w:p>
    <w:p w:rsidRPr="004228EF" w:rsidR="00F4022E" w:rsidP="0BEBE53A" w:rsidRDefault="49E84C75" w14:paraId="644E5451" w14:textId="2DD47756">
      <w:pPr>
        <w:spacing w:after="160" w:line="257" w:lineRule="auto"/>
        <w:ind w:left="720"/>
        <w:jc w:val="both"/>
      </w:pPr>
      <w:r w:rsidRPr="0BEBE53A">
        <w:rPr>
          <w:rFonts w:ascii="Times New Roman" w:hAnsi="Times New Roman" w:eastAsia="Times New Roman" w:cs="Times New Roman"/>
        </w:rPr>
        <w:t>The Federal Government has announced new initiatives aimed at accelerating private-sector investment across renewable energy technologies, including solar, storage, small hydro, and green hydrogen.</w:t>
      </w:r>
    </w:p>
    <w:p w:rsidRPr="004228EF" w:rsidR="00F4022E" w:rsidP="0BEBE53A" w:rsidRDefault="49E84C75" w14:paraId="05AE2A6C" w14:textId="6E04C225">
      <w:pPr>
        <w:spacing w:after="160" w:line="257" w:lineRule="auto"/>
        <w:ind w:left="720"/>
        <w:jc w:val="both"/>
      </w:pPr>
      <w:r w:rsidRPr="0BEBE53A">
        <w:rPr>
          <w:rFonts w:ascii="Times New Roman" w:hAnsi="Times New Roman" w:eastAsia="Times New Roman" w:cs="Times New Roman"/>
          <w:b/>
          <w:bCs/>
        </w:rPr>
        <w:t>Button:</w:t>
      </w:r>
      <w:r w:rsidRPr="0BEBE53A">
        <w:rPr>
          <w:rFonts w:ascii="Times New Roman" w:hAnsi="Times New Roman" w:eastAsia="Times New Roman" w:cs="Times New Roman"/>
        </w:rPr>
        <w:t xml:space="preserve"> Read More…</w:t>
      </w:r>
    </w:p>
    <w:p w:rsidRPr="004228EF" w:rsidR="00F4022E" w:rsidP="0BEBE53A" w:rsidRDefault="49E84C75" w14:paraId="6C5818F2" w14:textId="18B31A13">
      <w:pPr>
        <w:spacing w:after="160" w:line="257" w:lineRule="auto"/>
        <w:jc w:val="both"/>
      </w:pPr>
      <w:r w:rsidRPr="0BEBE53A">
        <w:rPr>
          <w:rFonts w:ascii="Times New Roman" w:hAnsi="Times New Roman" w:eastAsia="Times New Roman" w:cs="Times New Roman"/>
        </w:rPr>
        <w:t xml:space="preserve"> </w:t>
      </w:r>
    </w:p>
    <w:p w:rsidRPr="004228EF" w:rsidR="00F4022E" w:rsidRDefault="49E84C75" w14:paraId="4C9EC325" w14:textId="39868734">
      <w:pPr>
        <w:pStyle w:val="ListParagraph"/>
        <w:numPr>
          <w:ilvl w:val="0"/>
          <w:numId w:val="64"/>
        </w:numPr>
        <w:spacing w:line="257" w:lineRule="auto"/>
        <w:jc w:val="both"/>
        <w:rPr>
          <w:rFonts w:ascii="Times New Roman" w:hAnsi="Times New Roman" w:eastAsia="Times New Roman" w:cs="Times New Roman"/>
          <w:b/>
          <w:bCs/>
          <w:color w:val="000000" w:themeColor="text1"/>
          <w:lang w:val="en-US"/>
        </w:rPr>
      </w:pPr>
      <w:r w:rsidRPr="0BEBE53A">
        <w:rPr>
          <w:rFonts w:ascii="Times New Roman" w:hAnsi="Times New Roman" w:eastAsia="Times New Roman" w:cs="Times New Roman"/>
          <w:b/>
          <w:bCs/>
          <w:color w:val="000000" w:themeColor="text1"/>
          <w:lang w:val="en-US"/>
        </w:rPr>
        <w:t>Partner Organisations</w:t>
      </w:r>
    </w:p>
    <w:p w:rsidRPr="004228EF" w:rsidR="00F4022E" w:rsidP="0BEBE53A" w:rsidRDefault="49E84C75" w14:paraId="1EEE748A" w14:textId="028A04AF">
      <w:pPr>
        <w:spacing w:after="160" w:line="257" w:lineRule="auto"/>
        <w:ind w:firstLine="720"/>
        <w:jc w:val="both"/>
      </w:pPr>
      <w:r w:rsidRPr="0BEBE53A">
        <w:rPr>
          <w:rFonts w:ascii="Times New Roman" w:hAnsi="Times New Roman" w:eastAsia="Times New Roman" w:cs="Times New Roman"/>
          <w:b/>
          <w:bCs/>
        </w:rPr>
        <w:t xml:space="preserve">Section Title: </w:t>
      </w:r>
      <w:r w:rsidRPr="0BEBE53A">
        <w:rPr>
          <w:rFonts w:ascii="Times New Roman" w:hAnsi="Times New Roman" w:eastAsia="Times New Roman" w:cs="Times New Roman"/>
        </w:rPr>
        <w:t>Our Partners</w:t>
      </w:r>
    </w:p>
    <w:p w:rsidRPr="004228EF" w:rsidR="00F4022E" w:rsidP="0BEBE53A" w:rsidRDefault="49E84C75" w14:paraId="17932FB6" w14:textId="05A4A6A2">
      <w:pPr>
        <w:spacing w:after="160" w:line="257" w:lineRule="auto"/>
        <w:ind w:left="720"/>
        <w:jc w:val="both"/>
      </w:pPr>
      <w:r w:rsidRPr="0BEBE53A">
        <w:rPr>
          <w:rFonts w:ascii="Times New Roman" w:hAnsi="Times New Roman" w:eastAsia="Times New Roman" w:cs="Times New Roman"/>
          <w:b/>
          <w:bCs/>
        </w:rPr>
        <w:t>Content:</w:t>
      </w:r>
      <w:r w:rsidRPr="0BEBE53A">
        <w:rPr>
          <w:rFonts w:ascii="Times New Roman" w:hAnsi="Times New Roman" w:eastAsia="Times New Roman" w:cs="Times New Roman"/>
        </w:rPr>
        <w:t xml:space="preserve"> OSIP is supported through collaboration between government institutions, regulators, development partners, and industry stakeholders working to accelerate investment in Nigeria's energy transition.</w:t>
      </w:r>
    </w:p>
    <w:p w:rsidRPr="004228EF" w:rsidR="00F4022E" w:rsidP="0BEBE53A" w:rsidRDefault="49E84C75" w14:paraId="134770F9" w14:textId="2ED0A765">
      <w:pPr>
        <w:spacing w:after="160" w:line="257" w:lineRule="auto"/>
        <w:ind w:firstLine="720"/>
        <w:jc w:val="both"/>
      </w:pPr>
      <w:r w:rsidRPr="0BEBE53A">
        <w:rPr>
          <w:rFonts w:ascii="Times New Roman" w:hAnsi="Times New Roman" w:eastAsia="Times New Roman" w:cs="Times New Roman"/>
          <w:b/>
          <w:bCs/>
        </w:rPr>
        <w:t>Partner Logos Section:</w:t>
      </w:r>
    </w:p>
    <w:p w:rsidRPr="004228EF" w:rsidR="00F4022E" w:rsidP="39AAEF4F" w:rsidRDefault="49E84C75" w14:paraId="062BA5F8" w14:textId="7AA79C81">
      <w:pPr>
        <w:spacing w:line="257" w:lineRule="auto"/>
        <w:ind w:firstLine="720"/>
        <w:jc w:val="right"/>
        <w:pPrChange w:author="adarsh Srivastava" w:date="2026-07-14T11:16:28.048Z">
          <w:pPr>
            <w:spacing w:line="257" w:lineRule="auto"/>
            <w:ind w:firstLine="720"/>
            <w:jc w:val="both"/>
          </w:pPr>
        </w:pPrChange>
      </w:pPr>
      <w:r w:rsidRPr="39AAEF4F" w:rsidR="49E84C75">
        <w:rPr>
          <w:rFonts w:ascii="Times New Roman" w:hAnsi="Times New Roman" w:eastAsia="Times New Roman" w:cs="Times New Roman"/>
        </w:rPr>
        <w:t xml:space="preserve">Federal Ministry of Power, NERC, REA, NIPC, SON, NESREA, ECN, GIZ, NESP, State </w:t>
      </w:r>
      <w:r>
        <w:tab/>
      </w:r>
      <w:commentRangeStart w:id="6"/>
      <w:r w:rsidRPr="39AAEF4F" w:rsidR="49E84C75">
        <w:rPr>
          <w:rFonts w:ascii="Times New Roman" w:hAnsi="Times New Roman" w:eastAsia="Times New Roman" w:cs="Times New Roman"/>
        </w:rPr>
        <w:t>Governments</w:t>
      </w:r>
      <w:commentRangeEnd w:id="6"/>
      <w:r>
        <w:rPr>
          <w:rStyle w:val="CommentReference"/>
        </w:rPr>
        <w:commentReference w:id="6"/>
      </w:r>
    </w:p>
    <w:p w:rsidRPr="004228EF" w:rsidR="00F4022E" w:rsidP="0BEBE53A" w:rsidRDefault="00F4022E" w14:paraId="7303440D" w14:textId="15194F63">
      <w:pPr>
        <w:spacing w:line="257" w:lineRule="auto"/>
        <w:ind w:firstLine="720"/>
        <w:jc w:val="both"/>
        <w:rPr>
          <w:rFonts w:ascii="Times New Roman" w:hAnsi="Times New Roman" w:eastAsia="Times New Roman" w:cs="Times New Roman"/>
        </w:rPr>
      </w:pPr>
    </w:p>
    <w:p w:rsidRPr="004228EF" w:rsidR="00F4022E" w:rsidP="0BEBE53A" w:rsidRDefault="00F4022E" w14:paraId="36C75165" w14:textId="420727FB">
      <w:pPr>
        <w:spacing w:line="257" w:lineRule="auto"/>
        <w:ind w:firstLine="720"/>
        <w:jc w:val="both"/>
        <w:rPr>
          <w:rFonts w:ascii="Times New Roman" w:hAnsi="Times New Roman" w:eastAsia="Times New Roman" w:cs="Times New Roman"/>
        </w:rPr>
      </w:pPr>
    </w:p>
    <w:p w:rsidRPr="004228EF" w:rsidR="00F4022E" w:rsidP="0BEBE53A" w:rsidRDefault="4B0F82D5" w14:paraId="3B862833" w14:textId="1520E63C">
      <w:pPr>
        <w:pStyle w:val="Heading1"/>
      </w:pPr>
      <w:bookmarkStart w:name="_Toc1326236782" w:id="7"/>
      <w:r>
        <w:t>Footer Section</w:t>
      </w:r>
      <w:bookmarkEnd w:id="7"/>
    </w:p>
    <w:p w:rsidRPr="004228EF" w:rsidR="00F4022E" w:rsidP="0BEBE53A" w:rsidRDefault="00F4022E" w14:paraId="37E0EAC8" w14:textId="03477333">
      <w:pPr>
        <w:spacing w:after="160" w:line="257" w:lineRule="auto"/>
        <w:ind w:firstLine="720"/>
        <w:jc w:val="both"/>
        <w:rPr>
          <w:rFonts w:ascii="Times New Roman" w:hAnsi="Times New Roman" w:eastAsia="Times New Roman" w:cs="Times New Roman"/>
          <w:b/>
          <w:bCs/>
        </w:rPr>
      </w:pPr>
    </w:p>
    <w:p w:rsidRPr="004228EF" w:rsidR="00F4022E" w:rsidP="0BEBE53A" w:rsidRDefault="49E84C75" w14:paraId="3DEDD2AC" w14:textId="6B791DA7">
      <w:pPr>
        <w:spacing w:after="160" w:line="257" w:lineRule="auto"/>
        <w:ind w:firstLine="720"/>
        <w:jc w:val="both"/>
      </w:pPr>
      <w:r w:rsidRPr="0BEBE53A">
        <w:rPr>
          <w:rFonts w:ascii="Times New Roman" w:hAnsi="Times New Roman" w:eastAsia="Times New Roman" w:cs="Times New Roman"/>
          <w:b/>
          <w:bCs/>
        </w:rPr>
        <w:t>Quick Links:</w:t>
      </w:r>
    </w:p>
    <w:p w:rsidRPr="004228EF" w:rsidR="00F4022E" w:rsidRDefault="49E84C75" w14:paraId="2209F5F6" w14:textId="559BB406">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About OSIP</w:t>
      </w:r>
    </w:p>
    <w:p w:rsidRPr="004228EF" w:rsidR="00F4022E" w:rsidRDefault="49E84C75" w14:paraId="037E52A6" w14:textId="06893B7A">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About the Platform</w:t>
      </w:r>
    </w:p>
    <w:p w:rsidRPr="004228EF" w:rsidR="00F4022E" w:rsidRDefault="49E84C75" w14:paraId="33038D79" w14:textId="5BD23686">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Investor Support</w:t>
      </w:r>
    </w:p>
    <w:p w:rsidRPr="004228EF" w:rsidR="00F4022E" w:rsidRDefault="49E84C75" w14:paraId="2398677F" w14:textId="4CC1A6E6">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FAQs</w:t>
      </w:r>
    </w:p>
    <w:p w:rsidRPr="004228EF" w:rsidR="00F4022E" w:rsidRDefault="49E84C75" w14:paraId="14D22BE1" w14:textId="524BD65C">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Contact Us</w:t>
      </w:r>
    </w:p>
    <w:p w:rsidRPr="004228EF" w:rsidR="00F4022E" w:rsidRDefault="49E84C75" w14:paraId="5A0827CC" w14:textId="238B0DEB">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News &amp; Events</w:t>
      </w:r>
    </w:p>
    <w:p w:rsidRPr="004228EF" w:rsidR="00F4022E" w:rsidRDefault="49E84C75" w14:paraId="023D5550" w14:textId="69D80F73">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Announcements</w:t>
      </w:r>
    </w:p>
    <w:p w:rsidRPr="004228EF" w:rsidR="00F4022E" w:rsidRDefault="49E84C75" w14:paraId="40DFC619" w14:textId="191999A7">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Contact</w:t>
      </w:r>
    </w:p>
    <w:p w:rsidRPr="004228EF" w:rsidR="00F4022E" w:rsidRDefault="49E84C75" w14:paraId="5C66C6C5" w14:textId="54FBCF4E">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OSIP Help Desk</w:t>
      </w:r>
    </w:p>
    <w:p w:rsidRPr="004228EF" w:rsidR="00F4022E" w:rsidRDefault="49E84C75" w14:paraId="31E0329E" w14:textId="3BF30A8E">
      <w:pPr>
        <w:pStyle w:val="ListParagraph"/>
        <w:numPr>
          <w:ilvl w:val="0"/>
          <w:numId w:val="63"/>
        </w:numPr>
        <w:spacing w:line="257" w:lineRule="auto"/>
        <w:jc w:val="both"/>
        <w:rPr>
          <w:rFonts w:ascii="Times New Roman" w:hAnsi="Times New Roman" w:eastAsia="Times New Roman" w:cs="Times New Roman"/>
        </w:rPr>
      </w:pPr>
      <w:r w:rsidRPr="0BEBE53A">
        <w:rPr>
          <w:rFonts w:ascii="Times New Roman" w:hAnsi="Times New Roman" w:eastAsia="Times New Roman" w:cs="Times New Roman"/>
        </w:rPr>
        <w:t>Privacy Policy</w:t>
      </w:r>
    </w:p>
    <w:p w:rsidRPr="004228EF" w:rsidR="00F4022E" w:rsidRDefault="49E84C75" w14:paraId="0C6D8739" w14:textId="23202DC2">
      <w:pPr>
        <w:pStyle w:val="ListParagraph"/>
        <w:numPr>
          <w:ilvl w:val="0"/>
          <w:numId w:val="63"/>
        </w:numPr>
        <w:spacing w:line="257" w:lineRule="auto"/>
        <w:jc w:val="both"/>
        <w:rPr>
          <w:rFonts w:ascii="Times New Roman" w:hAnsi="Times New Roman" w:eastAsia="Times New Roman" w:cs="Times New Roman"/>
        </w:rPr>
      </w:pPr>
      <w:r w:rsidRPr="0BEBE53A">
        <w:rPr>
          <w:rFonts w:ascii="Times New Roman" w:hAnsi="Times New Roman" w:eastAsia="Times New Roman" w:cs="Times New Roman"/>
        </w:rPr>
        <w:t>Terms of Use</w:t>
      </w:r>
    </w:p>
    <w:p w:rsidRPr="004228EF" w:rsidR="00F4022E" w:rsidRDefault="49E84C75" w14:paraId="762E266D" w14:textId="2C7E6C36">
      <w:pPr>
        <w:pStyle w:val="ListParagraph"/>
        <w:numPr>
          <w:ilvl w:val="0"/>
          <w:numId w:val="63"/>
        </w:numPr>
        <w:spacing w:line="257" w:lineRule="auto"/>
        <w:jc w:val="both"/>
        <w:rPr>
          <w:rFonts w:ascii="Times New Roman" w:hAnsi="Times New Roman" w:eastAsia="Times New Roman" w:cs="Times New Roman"/>
          <w:b/>
          <w:bCs/>
        </w:rPr>
      </w:pPr>
      <w:r w:rsidRPr="0BEBE53A">
        <w:rPr>
          <w:rFonts w:ascii="Times New Roman" w:hAnsi="Times New Roman" w:eastAsia="Times New Roman" w:cs="Times New Roman"/>
        </w:rPr>
        <w:t>Disclaimer</w:t>
      </w:r>
      <w:r w:rsidR="00F4022E">
        <w:br/>
      </w:r>
      <w:r w:rsidR="00F4022E">
        <w:br/>
      </w:r>
      <w:r w:rsidRPr="0BEBE53A">
        <w:rPr>
          <w:rFonts w:ascii="Times New Roman" w:hAnsi="Times New Roman" w:eastAsia="Times New Roman" w:cs="Times New Roman"/>
          <w:b/>
          <w:bCs/>
        </w:rPr>
        <w:t>Contact/Socials Session:</w:t>
      </w:r>
    </w:p>
    <w:p w:rsidRPr="004228EF" w:rsidR="00F4022E" w:rsidRDefault="49E84C75" w14:paraId="228DF2C5" w14:textId="73BACD4C">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lastRenderedPageBreak/>
        <w:t>Email</w:t>
      </w:r>
    </w:p>
    <w:p w:rsidRPr="004228EF" w:rsidR="00F4022E" w:rsidRDefault="49E84C75" w14:paraId="689C7D55" w14:textId="26947A23">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Phone</w:t>
      </w:r>
    </w:p>
    <w:p w:rsidRPr="004228EF" w:rsidR="00F4022E" w:rsidRDefault="49E84C75" w14:paraId="314CFD8B" w14:textId="02E5BB33">
      <w:pPr>
        <w:pStyle w:val="ListParagraph"/>
        <w:numPr>
          <w:ilvl w:val="0"/>
          <w:numId w:val="63"/>
        </w:numPr>
        <w:spacing w:line="257" w:lineRule="auto"/>
        <w:jc w:val="both"/>
        <w:rPr>
          <w:rFonts w:ascii="Times New Roman" w:hAnsi="Times New Roman" w:eastAsia="Times New Roman" w:cs="Times New Roman"/>
          <w:color w:val="000000" w:themeColor="text1"/>
        </w:rPr>
      </w:pPr>
      <w:r w:rsidRPr="0BEBE53A">
        <w:rPr>
          <w:rFonts w:ascii="Times New Roman" w:hAnsi="Times New Roman" w:eastAsia="Times New Roman" w:cs="Times New Roman"/>
          <w:color w:val="000000" w:themeColor="text1"/>
        </w:rPr>
        <w:t>Address</w:t>
      </w:r>
    </w:p>
    <w:p w:rsidRPr="004228EF" w:rsidR="00F4022E" w:rsidRDefault="49E84C75" w14:paraId="0C146C0D" w14:textId="0F252F3F">
      <w:pPr>
        <w:pStyle w:val="ListParagraph"/>
        <w:numPr>
          <w:ilvl w:val="0"/>
          <w:numId w:val="63"/>
        </w:numPr>
        <w:spacing w:line="257" w:lineRule="auto"/>
        <w:rPr>
          <w:rFonts w:ascii="Times New Roman" w:hAnsi="Times New Roman" w:eastAsia="Times New Roman" w:cs="Times New Roman"/>
          <w:lang w:val="en-US"/>
        </w:rPr>
      </w:pPr>
      <w:r w:rsidRPr="0BEBE53A">
        <w:rPr>
          <w:rFonts w:ascii="Times New Roman" w:hAnsi="Times New Roman" w:eastAsia="Times New Roman" w:cs="Times New Roman"/>
          <w:color w:val="000000" w:themeColor="text1"/>
          <w:lang w:val="en-US"/>
        </w:rPr>
        <w:t>Social Media Links</w:t>
      </w:r>
      <w:r w:rsidR="00F4022E">
        <w:br/>
      </w:r>
      <w:r w:rsidR="00F4022E">
        <w:br/>
      </w:r>
      <w:commentRangeStart w:id="8"/>
      <w:r w:rsidRPr="0BEBE53A">
        <w:rPr>
          <w:rFonts w:ascii="Times New Roman" w:hAnsi="Times New Roman" w:eastAsia="Times New Roman" w:cs="Times New Roman"/>
          <w:b/>
          <w:bCs/>
          <w:lang w:val="en-US"/>
        </w:rPr>
        <w:t>Footer Statement:</w:t>
      </w:r>
      <w:commentRangeEnd w:id="8"/>
      <w:r w:rsidR="00226A7F">
        <w:rPr>
          <w:rStyle w:val="CommentReference"/>
          <w:sz w:val="22"/>
          <w:szCs w:val="22"/>
        </w:rPr>
        <w:commentReference w:id="8"/>
      </w:r>
      <w:r w:rsidR="00F4022E">
        <w:br/>
      </w:r>
      <w:r w:rsidR="00F4022E">
        <w:br/>
      </w:r>
      <w:r w:rsidRPr="0BEBE53A">
        <w:rPr>
          <w:rFonts w:ascii="Times New Roman" w:hAnsi="Times New Roman" w:eastAsia="Times New Roman" w:cs="Times New Roman"/>
          <w:lang w:val="en-US"/>
        </w:rPr>
        <w:t>One-Stop Investment Platform (OSIP)</w:t>
      </w:r>
      <w:r w:rsidR="00F4022E">
        <w:br/>
      </w:r>
      <w:r w:rsidR="00F4022E">
        <w:br/>
      </w:r>
      <w:r w:rsidRPr="0BEBE53A">
        <w:rPr>
          <w:rFonts w:ascii="Times New Roman" w:hAnsi="Times New Roman" w:eastAsia="Times New Roman" w:cs="Times New Roman"/>
          <w:lang w:val="en-US"/>
        </w:rPr>
        <w:t>Supporting transparent, informed, and sustainable investment in Nigeria's clean energy future. The Nigerian Energy Support Programme (NESP) is a technical assistance programme co-funded by the European Union and the German Federal Ministry of Economic Cooperation and Development (BMZ) and implemented by Deutsche Gesellschaft für Internationale Zusammenarbeit (GIZ) GmbH in collaboration with the Federal Ministry of Power. It aims to foster investments in the domestic renewable energy and energy efficiency sector.</w:t>
      </w:r>
      <w:r w:rsidR="00F4022E">
        <w:br/>
      </w:r>
      <w:r w:rsidR="00F4022E">
        <w:br/>
      </w:r>
    </w:p>
    <w:p w:rsidRPr="004228EF" w:rsidR="00F4022E" w:rsidP="0BEBE53A" w:rsidRDefault="59C80D42" w14:paraId="7F44367A" w14:textId="33794C3E">
      <w:pPr>
        <w:pStyle w:val="Heading1"/>
      </w:pPr>
      <w:bookmarkStart w:name="_Toc1744487640" w:id="9"/>
      <w:r>
        <w:t>About Us Page</w:t>
      </w:r>
      <w:bookmarkEnd w:id="9"/>
    </w:p>
    <w:p w:rsidRPr="004228EF" w:rsidR="00F4022E" w:rsidP="0BEBE53A" w:rsidRDefault="00F4022E" w14:paraId="1227667F" w14:textId="35FEEC91">
      <w:pPr>
        <w:ind w:left="720"/>
        <w:jc w:val="both"/>
        <w:rPr>
          <w:rFonts w:ascii="Times New Roman" w:hAnsi="Times New Roman" w:eastAsia="Times New Roman" w:cs="Times New Roman"/>
          <w:b/>
          <w:bCs/>
        </w:rPr>
      </w:pPr>
    </w:p>
    <w:p w:rsidRPr="004228EF" w:rsidR="00F4022E" w:rsidP="0BEBE53A" w:rsidRDefault="5CC51C0A" w14:paraId="6C938CC0" w14:textId="1B71B233">
      <w:pPr>
        <w:ind w:left="720"/>
        <w:jc w:val="both"/>
      </w:pPr>
      <w:r w:rsidRPr="0BEBE53A">
        <w:rPr>
          <w:rFonts w:ascii="Times New Roman" w:hAnsi="Times New Roman" w:eastAsia="Times New Roman" w:cs="Times New Roman"/>
          <w:b/>
          <w:bCs/>
        </w:rPr>
        <w:t>OSIP</w:t>
      </w:r>
    </w:p>
    <w:p w:rsidRPr="004228EF" w:rsidR="00F4022E" w:rsidP="0BEBE53A" w:rsidRDefault="5CC51C0A" w14:paraId="5F2FFB31" w14:textId="3974A4C6">
      <w:pPr>
        <w:ind w:left="720"/>
        <w:jc w:val="both"/>
      </w:pPr>
      <w:r w:rsidRPr="0BEBE53A">
        <w:rPr>
          <w:rFonts w:ascii="Times New Roman" w:hAnsi="Times New Roman" w:eastAsia="Times New Roman" w:cs="Times New Roman"/>
          <w:b/>
          <w:bCs/>
        </w:rPr>
        <w:t xml:space="preserve"> </w:t>
      </w:r>
    </w:p>
    <w:p w:rsidRPr="004228EF" w:rsidR="00F4022E" w:rsidP="0BEBE53A" w:rsidRDefault="5CC51C0A" w14:paraId="31C43D82" w14:textId="669EDE9B">
      <w:pPr>
        <w:ind w:left="720"/>
        <w:jc w:val="both"/>
      </w:pPr>
      <w:r w:rsidRPr="0BEBE53A">
        <w:rPr>
          <w:rFonts w:ascii="Times New Roman" w:hAnsi="Times New Roman" w:eastAsia="Times New Roman" w:cs="Times New Roman"/>
        </w:rPr>
        <w:t>One Stop Investment Platform (OSIP) is the data/information gateway to investing in renewable energy and energy efficiency in Nigeria.</w:t>
      </w:r>
    </w:p>
    <w:p w:rsidRPr="004228EF" w:rsidR="00F4022E" w:rsidP="0BEBE53A" w:rsidRDefault="5CC51C0A" w14:paraId="6B2FC4FF" w14:textId="119FFE31">
      <w:pPr>
        <w:ind w:left="720"/>
        <w:jc w:val="both"/>
      </w:pPr>
      <w:r w:rsidRPr="0BEBE53A">
        <w:rPr>
          <w:rFonts w:ascii="Times New Roman" w:hAnsi="Times New Roman" w:eastAsia="Times New Roman" w:cs="Times New Roman"/>
          <w:b/>
          <w:bCs/>
        </w:rPr>
        <w:t xml:space="preserve"> </w:t>
      </w:r>
    </w:p>
    <w:p w:rsidRPr="004228EF" w:rsidR="00F4022E" w:rsidP="0BEBE53A" w:rsidRDefault="5CC51C0A" w14:paraId="714F729D" w14:textId="0B75DF34">
      <w:pPr>
        <w:ind w:left="720"/>
        <w:jc w:val="both"/>
      </w:pPr>
      <w:r w:rsidRPr="0BEBE53A">
        <w:rPr>
          <w:rFonts w:ascii="Times New Roman" w:hAnsi="Times New Roman" w:eastAsia="Times New Roman" w:cs="Times New Roman"/>
          <w:b/>
          <w:bCs/>
        </w:rPr>
        <w:t>Why OSIP?</w:t>
      </w:r>
    </w:p>
    <w:p w:rsidRPr="004228EF" w:rsidR="00F4022E" w:rsidP="0BEBE53A" w:rsidRDefault="5CC51C0A" w14:paraId="3A3E8935" w14:textId="15EF7BBA">
      <w:pPr>
        <w:ind w:left="720"/>
        <w:jc w:val="both"/>
      </w:pPr>
      <w:r w:rsidRPr="0BEBE53A">
        <w:rPr>
          <w:rFonts w:ascii="Times New Roman" w:hAnsi="Times New Roman" w:eastAsia="Times New Roman" w:cs="Times New Roman"/>
        </w:rPr>
        <w:t xml:space="preserve"> </w:t>
      </w:r>
    </w:p>
    <w:p w:rsidRPr="004228EF" w:rsidR="00F4022E" w:rsidP="0BEBE53A" w:rsidRDefault="5CC51C0A" w14:paraId="16CA319E" w14:textId="51779E79">
      <w:pPr>
        <w:ind w:left="720"/>
        <w:jc w:val="both"/>
      </w:pPr>
      <w:r w:rsidRPr="0BEBE53A">
        <w:rPr>
          <w:rFonts w:ascii="Times New Roman" w:hAnsi="Times New Roman" w:eastAsia="Times New Roman" w:cs="Times New Roman"/>
          <w:lang w:val="en-US"/>
        </w:rPr>
        <w:t xml:space="preserve">Nigeria currently has an installed electricity capacity that is far below national </w:t>
      </w:r>
      <w:r w:rsidRPr="0BEBE53A" w:rsidR="65AED8E5">
        <w:rPr>
          <w:rFonts w:ascii="Times New Roman" w:hAnsi="Times New Roman" w:eastAsia="Times New Roman" w:cs="Times New Roman"/>
          <w:lang w:val="en-US"/>
        </w:rPr>
        <w:t>demand, renewable</w:t>
      </w:r>
      <w:r w:rsidRPr="0BEBE53A">
        <w:rPr>
          <w:rFonts w:ascii="Times New Roman" w:hAnsi="Times New Roman" w:eastAsia="Times New Roman" w:cs="Times New Roman"/>
          <w:lang w:val="en-US"/>
        </w:rPr>
        <w:t xml:space="preserve"> energy potential that is among the largest on the continent, and a policy environment increasingly aligned with the energy transition. </w:t>
      </w:r>
    </w:p>
    <w:p w:rsidRPr="004228EF" w:rsidR="00F4022E" w:rsidP="0BEBE53A" w:rsidRDefault="5CC51C0A" w14:paraId="1864EB04" w14:textId="499862E2">
      <w:pPr>
        <w:ind w:left="720"/>
        <w:jc w:val="both"/>
      </w:pPr>
      <w:r w:rsidRPr="0BEBE53A">
        <w:rPr>
          <w:rFonts w:ascii="Times New Roman" w:hAnsi="Times New Roman" w:eastAsia="Times New Roman" w:cs="Times New Roman"/>
        </w:rPr>
        <w:t xml:space="preserve"> </w:t>
      </w:r>
    </w:p>
    <w:p w:rsidRPr="004228EF" w:rsidR="00F4022E" w:rsidP="0BEBE53A" w:rsidRDefault="5CC51C0A" w14:paraId="699FBD14" w14:textId="0F86B210">
      <w:pPr>
        <w:ind w:left="720"/>
        <w:jc w:val="both"/>
      </w:pPr>
      <w:r w:rsidRPr="0BEBE53A">
        <w:rPr>
          <w:rFonts w:ascii="Times New Roman" w:hAnsi="Times New Roman" w:eastAsia="Times New Roman" w:cs="Times New Roman"/>
        </w:rPr>
        <w:t>The conditions for transformative clean energy investment exist. What has been missing is a single, reliable entry point for investors who want to act and take advantage of the opportunity.</w:t>
      </w:r>
    </w:p>
    <w:p w:rsidRPr="004228EF" w:rsidR="00F4022E" w:rsidP="0BEBE53A" w:rsidRDefault="5CC51C0A" w14:paraId="6DEC3241" w14:textId="7CB34A84">
      <w:pPr>
        <w:ind w:left="720"/>
        <w:jc w:val="both"/>
      </w:pPr>
      <w:r w:rsidRPr="0BEBE53A">
        <w:rPr>
          <w:rFonts w:ascii="Times New Roman" w:hAnsi="Times New Roman" w:eastAsia="Times New Roman" w:cs="Times New Roman"/>
        </w:rPr>
        <w:t xml:space="preserve"> </w:t>
      </w:r>
    </w:p>
    <w:p w:rsidRPr="004228EF" w:rsidR="00F4022E" w:rsidP="0BEBE53A" w:rsidRDefault="5CC51C0A" w14:paraId="16DB74A7" w14:textId="1854D86C">
      <w:pPr>
        <w:ind w:left="720"/>
        <w:jc w:val="both"/>
      </w:pPr>
      <w:r w:rsidRPr="0BEBE53A">
        <w:rPr>
          <w:rFonts w:ascii="Times New Roman" w:hAnsi="Times New Roman" w:eastAsia="Times New Roman" w:cs="Times New Roman"/>
        </w:rPr>
        <w:t>The One-Stop Investment Platform (OSIP) was built to fill that gap.</w:t>
      </w:r>
    </w:p>
    <w:p w:rsidRPr="004228EF" w:rsidR="00F4022E" w:rsidP="0BEBE53A" w:rsidRDefault="5CC51C0A" w14:paraId="63746439" w14:textId="3E780869">
      <w:pPr>
        <w:ind w:left="720"/>
        <w:jc w:val="both"/>
      </w:pPr>
      <w:r w:rsidRPr="0BEBE53A">
        <w:rPr>
          <w:rFonts w:ascii="Times New Roman" w:hAnsi="Times New Roman" w:eastAsia="Times New Roman" w:cs="Times New Roman"/>
        </w:rPr>
        <w:t xml:space="preserve"> </w:t>
      </w:r>
    </w:p>
    <w:p w:rsidRPr="004228EF" w:rsidR="00F4022E" w:rsidP="0BEBE53A" w:rsidRDefault="5CC51C0A" w14:paraId="4F6449E9" w14:textId="66E489E2">
      <w:pPr>
        <w:ind w:left="720"/>
        <w:jc w:val="both"/>
      </w:pPr>
      <w:r w:rsidRPr="0BEBE53A">
        <w:rPr>
          <w:rFonts w:ascii="Times New Roman" w:hAnsi="Times New Roman" w:eastAsia="Times New Roman" w:cs="Times New Roman"/>
          <w:b/>
          <w:bCs/>
        </w:rPr>
        <w:t>How OSIP Works</w:t>
      </w:r>
    </w:p>
    <w:p w:rsidRPr="004228EF" w:rsidR="00F4022E" w:rsidP="0BEBE53A" w:rsidRDefault="5CC51C0A" w14:paraId="7E2E8481" w14:textId="5944D44F">
      <w:pPr>
        <w:ind w:left="720"/>
        <w:jc w:val="both"/>
      </w:pPr>
      <w:r w:rsidRPr="0BEBE53A">
        <w:rPr>
          <w:rFonts w:ascii="Times New Roman" w:hAnsi="Times New Roman" w:eastAsia="Times New Roman" w:cs="Times New Roman"/>
        </w:rPr>
        <w:t xml:space="preserve"> </w:t>
      </w:r>
    </w:p>
    <w:p w:rsidRPr="004228EF" w:rsidR="00F4022E" w:rsidP="0BEBE53A" w:rsidRDefault="5CC51C0A" w14:paraId="39DB645D" w14:textId="42CF401A">
      <w:pPr>
        <w:ind w:left="720"/>
        <w:jc w:val="both"/>
      </w:pPr>
      <w:r w:rsidRPr="0BEBE53A">
        <w:rPr>
          <w:rFonts w:ascii="Times New Roman" w:hAnsi="Times New Roman" w:eastAsia="Times New Roman" w:cs="Times New Roman"/>
        </w:rPr>
        <w:t xml:space="preserve">OSIP is a structured investment facilitation platform covering Nigeria's clean energy and energy efficiency sectors. </w:t>
      </w:r>
    </w:p>
    <w:p w:rsidRPr="004228EF" w:rsidR="00F4022E" w:rsidP="0BEBE53A" w:rsidRDefault="5CC51C0A" w14:paraId="4A4A2035" w14:textId="4ABBDA79">
      <w:pPr>
        <w:ind w:left="720"/>
        <w:jc w:val="both"/>
      </w:pPr>
      <w:r w:rsidRPr="0BEBE53A">
        <w:rPr>
          <w:rFonts w:ascii="Times New Roman" w:hAnsi="Times New Roman" w:eastAsia="Times New Roman" w:cs="Times New Roman"/>
        </w:rPr>
        <w:t xml:space="preserve"> </w:t>
      </w:r>
    </w:p>
    <w:p w:rsidRPr="004228EF" w:rsidR="00F4022E" w:rsidP="0BEBE53A" w:rsidRDefault="5CC51C0A" w14:paraId="32EBAF17" w14:textId="453C26BC">
      <w:pPr>
        <w:ind w:left="720"/>
        <w:jc w:val="both"/>
      </w:pPr>
      <w:r w:rsidRPr="0BEBE53A">
        <w:rPr>
          <w:rFonts w:ascii="Times New Roman" w:hAnsi="Times New Roman" w:eastAsia="Times New Roman" w:cs="Times New Roman"/>
        </w:rPr>
        <w:t>It is a decision-support tool, designed to give investors, developers, and financiers the verified, sector-specific information they need to assess opportunities, understand the regulatory environment, and move toward investment.</w:t>
      </w:r>
    </w:p>
    <w:p w:rsidRPr="004228EF" w:rsidR="00F4022E" w:rsidP="0BEBE53A" w:rsidRDefault="5CC51C0A" w14:paraId="69DE826A" w14:textId="721DCAEF">
      <w:pPr>
        <w:ind w:left="720"/>
        <w:jc w:val="both"/>
      </w:pPr>
      <w:r w:rsidRPr="0BEBE53A">
        <w:rPr>
          <w:rFonts w:ascii="Times New Roman" w:hAnsi="Times New Roman" w:eastAsia="Times New Roman" w:cs="Times New Roman"/>
        </w:rPr>
        <w:t xml:space="preserve"> </w:t>
      </w:r>
    </w:p>
    <w:p w:rsidRPr="004228EF" w:rsidR="00F4022E" w:rsidP="0BEBE53A" w:rsidRDefault="5CC51C0A" w14:paraId="117D5B28" w14:textId="40803263">
      <w:pPr>
        <w:ind w:left="720"/>
        <w:jc w:val="both"/>
      </w:pPr>
      <w:r w:rsidRPr="0BEBE53A">
        <w:rPr>
          <w:rFonts w:ascii="Times New Roman" w:hAnsi="Times New Roman" w:eastAsia="Times New Roman" w:cs="Times New Roman"/>
        </w:rPr>
        <w:lastRenderedPageBreak/>
        <w:t xml:space="preserve">The platform covers ten clean energy technology sectors, including solar, bioenergy, wind, green mobility, clean cooking, storage, small hydro, energy efficiency, green hydrogen, and agricultural productive use of energy (PUE). </w:t>
      </w:r>
    </w:p>
    <w:p w:rsidRPr="004228EF" w:rsidR="00F4022E" w:rsidP="0BEBE53A" w:rsidRDefault="5CC51C0A" w14:paraId="56B18F73" w14:textId="12E0A414">
      <w:pPr>
        <w:ind w:left="720"/>
        <w:jc w:val="both"/>
      </w:pPr>
      <w:r w:rsidRPr="0BEBE53A">
        <w:rPr>
          <w:rFonts w:ascii="Times New Roman" w:hAnsi="Times New Roman" w:eastAsia="Times New Roman" w:cs="Times New Roman"/>
        </w:rPr>
        <w:t xml:space="preserve"> </w:t>
      </w:r>
    </w:p>
    <w:p w:rsidRPr="004228EF" w:rsidR="00F4022E" w:rsidP="0BEBE53A" w:rsidRDefault="5CC51C0A" w14:paraId="55D79B66" w14:textId="6E2D7265">
      <w:pPr>
        <w:ind w:left="720"/>
        <w:jc w:val="both"/>
      </w:pPr>
      <w:r w:rsidRPr="0BEBE53A">
        <w:rPr>
          <w:rFonts w:ascii="Times New Roman" w:hAnsi="Times New Roman" w:eastAsia="Times New Roman" w:cs="Times New Roman"/>
        </w:rPr>
        <w:t>Across each sector, OSIP provides technology profiles, market entry guidance, and stakeholder data, all structured to reduce the time and friction between investor interest and investment decision.</w:t>
      </w:r>
    </w:p>
    <w:p w:rsidRPr="004228EF" w:rsidR="00F4022E" w:rsidP="0BEBE53A" w:rsidRDefault="5CC51C0A" w14:paraId="4A5BED4B" w14:textId="2BF9142F">
      <w:pPr>
        <w:ind w:left="720"/>
        <w:jc w:val="both"/>
      </w:pPr>
      <w:r w:rsidRPr="0BEBE53A">
        <w:rPr>
          <w:rFonts w:ascii="Times New Roman" w:hAnsi="Times New Roman" w:eastAsia="Times New Roman" w:cs="Times New Roman"/>
        </w:rPr>
        <w:t xml:space="preserve"> </w:t>
      </w:r>
    </w:p>
    <w:p w:rsidRPr="004228EF" w:rsidR="00F4022E" w:rsidP="0BEBE53A" w:rsidRDefault="5CC51C0A" w14:paraId="776261B0" w14:textId="2D4A5029">
      <w:pPr>
        <w:ind w:left="720"/>
        <w:jc w:val="both"/>
      </w:pPr>
      <w:r w:rsidRPr="0BEBE53A">
        <w:rPr>
          <w:rFonts w:ascii="Times New Roman" w:hAnsi="Times New Roman" w:eastAsia="Times New Roman" w:cs="Times New Roman"/>
          <w:b/>
          <w:bCs/>
        </w:rPr>
        <w:t>Who Built it and Why</w:t>
      </w:r>
    </w:p>
    <w:p w:rsidRPr="004228EF" w:rsidR="00F4022E" w:rsidP="0BEBE53A" w:rsidRDefault="5CC51C0A" w14:paraId="12900708" w14:textId="7121E9EF">
      <w:pPr>
        <w:ind w:left="720"/>
        <w:jc w:val="both"/>
      </w:pPr>
      <w:r w:rsidRPr="0BEBE53A">
        <w:rPr>
          <w:rFonts w:ascii="Times New Roman" w:hAnsi="Times New Roman" w:eastAsia="Times New Roman" w:cs="Times New Roman"/>
        </w:rPr>
        <w:t xml:space="preserve"> </w:t>
      </w:r>
    </w:p>
    <w:p w:rsidRPr="004228EF" w:rsidR="00F4022E" w:rsidP="0BEBE53A" w:rsidRDefault="5CC51C0A" w14:paraId="4B101FFD" w14:textId="474A9B05">
      <w:pPr>
        <w:ind w:left="720"/>
        <w:jc w:val="both"/>
      </w:pPr>
      <w:r w:rsidRPr="0BEBE53A">
        <w:rPr>
          <w:rFonts w:ascii="Times New Roman" w:hAnsi="Times New Roman" w:eastAsia="Times New Roman" w:cs="Times New Roman"/>
          <w:lang w:val="en-US"/>
        </w:rPr>
        <w:t xml:space="preserve">OSIP is an initiative of the Nigeria Energy Support Programme Phase III (NESP III), implemented by Deutsche Gesellschaft für Internationale Zusammenarbeit (GIZ) GmbH on behalf of the German Federal Ministry for Economic Cooperation and Development (BMZ) and the European Union. </w:t>
      </w:r>
    </w:p>
    <w:p w:rsidRPr="004228EF" w:rsidR="00F4022E" w:rsidP="0BEBE53A" w:rsidRDefault="5CC51C0A" w14:paraId="77F16595" w14:textId="5DC381A3">
      <w:pPr>
        <w:ind w:left="720"/>
        <w:jc w:val="both"/>
      </w:pPr>
      <w:r w:rsidRPr="0BEBE53A">
        <w:rPr>
          <w:rFonts w:ascii="Times New Roman" w:hAnsi="Times New Roman" w:eastAsia="Times New Roman" w:cs="Times New Roman"/>
        </w:rPr>
        <w:t xml:space="preserve"> </w:t>
      </w:r>
    </w:p>
    <w:p w:rsidRPr="004228EF" w:rsidR="00F4022E" w:rsidP="0BEBE53A" w:rsidRDefault="5CC51C0A" w14:paraId="48E97DCE" w14:textId="7701846E">
      <w:pPr>
        <w:ind w:left="720"/>
        <w:jc w:val="both"/>
      </w:pPr>
      <w:r w:rsidRPr="0BEBE53A">
        <w:rPr>
          <w:rFonts w:ascii="Times New Roman" w:hAnsi="Times New Roman" w:eastAsia="Times New Roman" w:cs="Times New Roman"/>
        </w:rPr>
        <w:t>It was developed in close collaboration with key regulatory and industry stakeholders across the clean energy value chain. The platform reflects a direct response to a well-documented barrier to clean energy investment in Nigeria: not the absence of interest, but the absence of structured, credible, accessible market intelligence. OSIP addresses that barrier at its root.</w:t>
      </w:r>
    </w:p>
    <w:p w:rsidRPr="004228EF" w:rsidR="00F4022E" w:rsidP="0BEBE53A" w:rsidRDefault="5CC51C0A" w14:paraId="2D9CF1A9" w14:textId="656583ED">
      <w:pPr>
        <w:ind w:left="720"/>
        <w:jc w:val="both"/>
      </w:pPr>
      <w:r w:rsidRPr="0BEBE53A">
        <w:rPr>
          <w:rFonts w:ascii="Times New Roman" w:hAnsi="Times New Roman" w:eastAsia="Times New Roman" w:cs="Times New Roman"/>
        </w:rPr>
        <w:t xml:space="preserve"> </w:t>
      </w:r>
    </w:p>
    <w:p w:rsidRPr="004228EF" w:rsidR="00F4022E" w:rsidP="0BEBE53A" w:rsidRDefault="5CC51C0A" w14:paraId="7D875FE0" w14:textId="7DD9287D">
      <w:pPr>
        <w:ind w:left="720"/>
        <w:jc w:val="both"/>
      </w:pPr>
      <w:r w:rsidRPr="0BEBE53A">
        <w:rPr>
          <w:rFonts w:ascii="Times New Roman" w:hAnsi="Times New Roman" w:eastAsia="Times New Roman" w:cs="Times New Roman"/>
          <w:b/>
          <w:bCs/>
        </w:rPr>
        <w:t>Our Partner: Nigerian Investment Promotion Council</w:t>
      </w:r>
    </w:p>
    <w:p w:rsidRPr="004228EF" w:rsidR="00F4022E" w:rsidP="0BEBE53A" w:rsidRDefault="5CC51C0A" w14:paraId="26157DC0" w14:textId="236DE382">
      <w:pPr>
        <w:ind w:left="720"/>
        <w:jc w:val="both"/>
      </w:pPr>
      <w:r w:rsidRPr="0BEBE53A">
        <w:rPr>
          <w:rFonts w:ascii="Times New Roman" w:hAnsi="Times New Roman" w:eastAsia="Times New Roman" w:cs="Times New Roman"/>
        </w:rPr>
        <w:t xml:space="preserve"> </w:t>
      </w:r>
    </w:p>
    <w:p w:rsidRPr="004228EF" w:rsidR="00F4022E" w:rsidP="0BEBE53A" w:rsidRDefault="5CC51C0A" w14:paraId="72D3BB5A" w14:textId="0107E6BD">
      <w:pPr>
        <w:ind w:left="720"/>
        <w:jc w:val="both"/>
      </w:pPr>
      <w:r w:rsidRPr="0BEBE53A">
        <w:rPr>
          <w:rFonts w:ascii="Times New Roman" w:hAnsi="Times New Roman" w:eastAsia="Times New Roman" w:cs="Times New Roman"/>
          <w:lang w:val="en-US"/>
        </w:rPr>
        <w:t>OSIP's primary institutional partner is the Nigerian Investment Promotion Council (NIPC</w:t>
      </w:r>
      <w:r w:rsidRPr="0BEBE53A" w:rsidR="34B08687">
        <w:rPr>
          <w:rFonts w:ascii="Times New Roman" w:hAnsi="Times New Roman" w:eastAsia="Times New Roman" w:cs="Times New Roman"/>
          <w:lang w:val="en-US"/>
        </w:rPr>
        <w:t>), the</w:t>
      </w:r>
      <w:r w:rsidRPr="0BEBE53A">
        <w:rPr>
          <w:rFonts w:ascii="Times New Roman" w:hAnsi="Times New Roman" w:eastAsia="Times New Roman" w:cs="Times New Roman"/>
          <w:lang w:val="en-US"/>
        </w:rPr>
        <w:t xml:space="preserve"> country's apex investment promotion agency, established by the NIPC Act to encourage, promote, and coordinate investments in the Nigerian economy.</w:t>
      </w:r>
    </w:p>
    <w:p w:rsidRPr="004228EF" w:rsidR="00F4022E" w:rsidP="0BEBE53A" w:rsidRDefault="5CC51C0A" w14:paraId="762183B1" w14:textId="5A9E58C1">
      <w:pPr>
        <w:ind w:left="720"/>
        <w:jc w:val="both"/>
      </w:pPr>
      <w:r w:rsidRPr="0BEBE53A">
        <w:rPr>
          <w:rFonts w:ascii="Times New Roman" w:hAnsi="Times New Roman" w:eastAsia="Times New Roman" w:cs="Times New Roman"/>
        </w:rPr>
        <w:t xml:space="preserve"> </w:t>
      </w:r>
    </w:p>
    <w:p w:rsidRPr="004228EF" w:rsidR="00F4022E" w:rsidP="0BEBE53A" w:rsidRDefault="5CC51C0A" w14:paraId="5A938CC3" w14:textId="22F09502">
      <w:pPr>
        <w:ind w:left="720"/>
        <w:jc w:val="both"/>
      </w:pPr>
      <w:r w:rsidRPr="0BEBE53A">
        <w:rPr>
          <w:rFonts w:ascii="Times New Roman" w:hAnsi="Times New Roman" w:eastAsia="Times New Roman" w:cs="Times New Roman"/>
        </w:rPr>
        <w:t>The partnership is a natural one. NIPC's mandate is to make Nigeria a competitive destination for both domestic and foreign investment. OSIP's mandate is to make Nigeria's clean energy sector accessible, and investable. Together, they form a coordinated entry point for investors navigating one of Africa's most dynamic energy markets.</w:t>
      </w:r>
    </w:p>
    <w:p w:rsidRPr="004228EF" w:rsidR="00F4022E" w:rsidP="0BEBE53A" w:rsidRDefault="5CC51C0A" w14:paraId="378B35F1" w14:textId="4A47DBB6">
      <w:pPr>
        <w:ind w:left="720"/>
        <w:jc w:val="both"/>
      </w:pPr>
      <w:r w:rsidRPr="0BEBE53A">
        <w:rPr>
          <w:rFonts w:ascii="Times New Roman" w:hAnsi="Times New Roman" w:eastAsia="Times New Roman" w:cs="Times New Roman"/>
        </w:rPr>
        <w:t xml:space="preserve"> </w:t>
      </w:r>
    </w:p>
    <w:p w:rsidRPr="004228EF" w:rsidR="00F4022E" w:rsidP="0BEBE53A" w:rsidRDefault="5CC51C0A" w14:paraId="35CFF2BC" w14:textId="4DD29931">
      <w:pPr>
        <w:ind w:left="720"/>
        <w:jc w:val="both"/>
      </w:pPr>
      <w:r w:rsidRPr="0BEBE53A">
        <w:rPr>
          <w:rFonts w:ascii="Times New Roman" w:hAnsi="Times New Roman" w:eastAsia="Times New Roman" w:cs="Times New Roman"/>
          <w:lang w:val="en-US"/>
        </w:rPr>
        <w:t xml:space="preserve">Investors using OSIP are not operating in </w:t>
      </w:r>
      <w:r w:rsidRPr="0BEBE53A" w:rsidR="650B4061">
        <w:rPr>
          <w:rFonts w:ascii="Times New Roman" w:hAnsi="Times New Roman" w:eastAsia="Times New Roman" w:cs="Times New Roman"/>
          <w:lang w:val="en-US"/>
        </w:rPr>
        <w:t>isolation;</w:t>
      </w:r>
      <w:r w:rsidRPr="0BEBE53A">
        <w:rPr>
          <w:rFonts w:ascii="Times New Roman" w:hAnsi="Times New Roman" w:eastAsia="Times New Roman" w:cs="Times New Roman"/>
          <w:lang w:val="en-US"/>
        </w:rPr>
        <w:t xml:space="preserve"> they are entering a system with an established institutional pathway for registration, incentive access, and regulatory engagement.</w:t>
      </w:r>
    </w:p>
    <w:p w:rsidRPr="004228EF" w:rsidR="00F4022E" w:rsidP="0BEBE53A" w:rsidRDefault="5CC51C0A" w14:paraId="68741574" w14:textId="06B2DEB9">
      <w:pPr>
        <w:ind w:left="720"/>
        <w:jc w:val="both"/>
      </w:pPr>
      <w:r w:rsidRPr="0BEBE53A">
        <w:rPr>
          <w:rFonts w:ascii="Times New Roman" w:hAnsi="Times New Roman" w:eastAsia="Times New Roman" w:cs="Times New Roman"/>
        </w:rPr>
        <w:t xml:space="preserve"> </w:t>
      </w:r>
    </w:p>
    <w:p w:rsidRPr="004228EF" w:rsidR="00F4022E" w:rsidP="0BEBE53A" w:rsidRDefault="5CC51C0A" w14:paraId="5A233E72" w14:textId="5256B4EA">
      <w:pPr>
        <w:ind w:left="720"/>
        <w:jc w:val="both"/>
      </w:pPr>
      <w:r w:rsidRPr="0BEBE53A">
        <w:rPr>
          <w:rFonts w:ascii="Times New Roman" w:hAnsi="Times New Roman" w:eastAsia="Times New Roman" w:cs="Times New Roman"/>
          <w:lang w:val="en-US"/>
        </w:rPr>
        <w:t>NIPC's One-Stop Investment Centre (OSIC) framework further reinforces this, offering investors a consolidated channel through which to interface with multiple federal agencies at a single point.</w:t>
      </w:r>
    </w:p>
    <w:p w:rsidRPr="004228EF" w:rsidR="00F4022E" w:rsidP="0BEBE53A" w:rsidRDefault="5CC51C0A" w14:paraId="6CE3DF2D" w14:textId="511E9DFA">
      <w:pPr>
        <w:ind w:left="720"/>
        <w:jc w:val="both"/>
      </w:pPr>
      <w:r w:rsidRPr="0BEBE53A">
        <w:rPr>
          <w:rFonts w:ascii="Times New Roman" w:hAnsi="Times New Roman" w:eastAsia="Times New Roman" w:cs="Times New Roman"/>
        </w:rPr>
        <w:t xml:space="preserve"> </w:t>
      </w:r>
    </w:p>
    <w:p w:rsidRPr="004228EF" w:rsidR="00F4022E" w:rsidP="0BEBE53A" w:rsidRDefault="5CC51C0A" w14:paraId="5A6ED410" w14:textId="441EA001">
      <w:pPr>
        <w:ind w:left="720"/>
        <w:jc w:val="both"/>
      </w:pPr>
      <w:r w:rsidRPr="0BEBE53A">
        <w:rPr>
          <w:rFonts w:ascii="Times New Roman" w:hAnsi="Times New Roman" w:eastAsia="Times New Roman" w:cs="Times New Roman"/>
        </w:rPr>
        <w:t>OSIP serves a diverse but focused investor community:</w:t>
      </w:r>
    </w:p>
    <w:p w:rsidRPr="004228EF" w:rsidR="00F4022E" w:rsidP="0BEBE53A" w:rsidRDefault="5CC51C0A" w14:paraId="31B73527" w14:textId="515EDE8A">
      <w:pPr>
        <w:ind w:left="720"/>
        <w:jc w:val="both"/>
      </w:pPr>
      <w:r w:rsidRPr="0BEBE53A">
        <w:rPr>
          <w:rFonts w:ascii="Times New Roman" w:hAnsi="Times New Roman" w:eastAsia="Times New Roman" w:cs="Times New Roman"/>
        </w:rPr>
        <w:t xml:space="preserve"> </w:t>
      </w:r>
    </w:p>
    <w:p w:rsidRPr="004228EF" w:rsidR="00F4022E" w:rsidP="0BEBE53A" w:rsidRDefault="5CC51C0A" w14:paraId="1814F03A" w14:textId="13B28340">
      <w:pPr>
        <w:ind w:left="720"/>
        <w:jc w:val="both"/>
      </w:pPr>
      <w:r w:rsidRPr="0BEBE53A">
        <w:rPr>
          <w:rFonts w:ascii="Times New Roman" w:hAnsi="Times New Roman" w:eastAsia="Times New Roman" w:cs="Times New Roman"/>
        </w:rPr>
        <w:t>International institutional investors and development finance institutions seeking verified market intelligence and regulatory clarity before committing capital to Nigeria's clean energy sector.</w:t>
      </w:r>
    </w:p>
    <w:p w:rsidRPr="004228EF" w:rsidR="00F4022E" w:rsidP="0BEBE53A" w:rsidRDefault="5CC51C0A" w14:paraId="360BA3CA" w14:textId="0FB0588B">
      <w:pPr>
        <w:ind w:left="720"/>
        <w:jc w:val="both"/>
      </w:pPr>
      <w:r w:rsidRPr="0BEBE53A">
        <w:rPr>
          <w:rFonts w:ascii="Times New Roman" w:hAnsi="Times New Roman" w:eastAsia="Times New Roman" w:cs="Times New Roman"/>
        </w:rPr>
        <w:t xml:space="preserve"> </w:t>
      </w:r>
    </w:p>
    <w:p w:rsidRPr="004228EF" w:rsidR="00F4022E" w:rsidP="0BEBE53A" w:rsidRDefault="5CC51C0A" w14:paraId="03574E19" w14:textId="7792CAFB">
      <w:pPr>
        <w:ind w:left="720"/>
        <w:jc w:val="both"/>
      </w:pPr>
      <w:r w:rsidRPr="0BEBE53A">
        <w:rPr>
          <w:rFonts w:ascii="Times New Roman" w:hAnsi="Times New Roman" w:eastAsia="Times New Roman" w:cs="Times New Roman"/>
        </w:rPr>
        <w:t>Private equity and impact investors evaluating sector-specific opportunities across technology types and geographies.</w:t>
      </w:r>
    </w:p>
    <w:p w:rsidRPr="004228EF" w:rsidR="00F4022E" w:rsidP="0BEBE53A" w:rsidRDefault="5CC51C0A" w14:paraId="22F999B1" w14:textId="17431BEC">
      <w:pPr>
        <w:ind w:left="720"/>
        <w:jc w:val="both"/>
      </w:pPr>
      <w:r w:rsidRPr="0BEBE53A">
        <w:rPr>
          <w:rFonts w:ascii="Times New Roman" w:hAnsi="Times New Roman" w:eastAsia="Times New Roman" w:cs="Times New Roman"/>
        </w:rPr>
        <w:t xml:space="preserve"> </w:t>
      </w:r>
    </w:p>
    <w:p w:rsidRPr="004228EF" w:rsidR="00F4022E" w:rsidP="0BEBE53A" w:rsidRDefault="5CC51C0A" w14:paraId="09AF6710" w14:textId="2BE48F4B">
      <w:pPr>
        <w:ind w:left="720"/>
        <w:jc w:val="both"/>
      </w:pPr>
      <w:r w:rsidRPr="0BEBE53A">
        <w:rPr>
          <w:rFonts w:ascii="Times New Roman" w:hAnsi="Times New Roman" w:eastAsia="Times New Roman" w:cs="Times New Roman"/>
          <w:lang w:val="en-US"/>
        </w:rPr>
        <w:lastRenderedPageBreak/>
        <w:t>Domestic private sector actors - manufacturers, developers, and energy service companies - looking to understand the competitive and regulatory landscape in which they operate.</w:t>
      </w:r>
    </w:p>
    <w:p w:rsidRPr="004228EF" w:rsidR="00F4022E" w:rsidP="0BEBE53A" w:rsidRDefault="5CC51C0A" w14:paraId="36408FCE" w14:textId="41D88AE0">
      <w:pPr>
        <w:ind w:left="720"/>
        <w:jc w:val="both"/>
      </w:pPr>
      <w:r w:rsidRPr="0BEBE53A">
        <w:rPr>
          <w:rFonts w:ascii="Times New Roman" w:hAnsi="Times New Roman" w:eastAsia="Times New Roman" w:cs="Times New Roman"/>
        </w:rPr>
        <w:t xml:space="preserve"> </w:t>
      </w:r>
    </w:p>
    <w:p w:rsidRPr="004228EF" w:rsidR="00F4022E" w:rsidP="0BEBE53A" w:rsidRDefault="5CC51C0A" w14:paraId="63D86FF6" w14:textId="7A8EC2A6">
      <w:pPr>
        <w:ind w:left="720"/>
        <w:jc w:val="both"/>
      </w:pPr>
      <w:r w:rsidRPr="0BEBE53A">
        <w:rPr>
          <w:rFonts w:ascii="Times New Roman" w:hAnsi="Times New Roman" w:eastAsia="Times New Roman" w:cs="Times New Roman"/>
        </w:rPr>
        <w:t>Government and development partners working to align policy, financing, and market development across the energy transition.</w:t>
      </w:r>
    </w:p>
    <w:p w:rsidRPr="004228EF" w:rsidR="00F4022E" w:rsidP="0BEBE53A" w:rsidRDefault="5CC51C0A" w14:paraId="5AFE59F8" w14:textId="7E907622">
      <w:pPr>
        <w:ind w:left="720"/>
        <w:jc w:val="both"/>
      </w:pPr>
      <w:r w:rsidRPr="0BEBE53A">
        <w:rPr>
          <w:rFonts w:ascii="Times New Roman" w:hAnsi="Times New Roman" w:eastAsia="Times New Roman" w:cs="Times New Roman"/>
        </w:rPr>
        <w:t xml:space="preserve"> </w:t>
      </w:r>
    </w:p>
    <w:p w:rsidRPr="004228EF" w:rsidR="00F4022E" w:rsidP="0BEBE53A" w:rsidRDefault="5CC51C0A" w14:paraId="2DB683F5" w14:textId="710FBE73">
      <w:pPr>
        <w:ind w:left="720"/>
        <w:jc w:val="both"/>
      </w:pPr>
      <w:r w:rsidRPr="0BEBE53A">
        <w:rPr>
          <w:rFonts w:ascii="Times New Roman" w:hAnsi="Times New Roman" w:eastAsia="Times New Roman" w:cs="Times New Roman"/>
          <w:b/>
          <w:bCs/>
        </w:rPr>
        <w:t>What Makes OSIP Different</w:t>
      </w:r>
    </w:p>
    <w:p w:rsidRPr="004228EF" w:rsidR="00F4022E" w:rsidP="0BEBE53A" w:rsidRDefault="5CC51C0A" w14:paraId="1A04A506" w14:textId="5BDDF863">
      <w:pPr>
        <w:ind w:left="720"/>
        <w:jc w:val="both"/>
      </w:pPr>
      <w:r w:rsidRPr="0BEBE53A">
        <w:rPr>
          <w:rFonts w:ascii="Times New Roman" w:hAnsi="Times New Roman" w:eastAsia="Times New Roman" w:cs="Times New Roman"/>
        </w:rPr>
        <w:t xml:space="preserve"> </w:t>
      </w:r>
    </w:p>
    <w:p w:rsidRPr="004228EF" w:rsidR="00F4022E" w:rsidP="0BEBE53A" w:rsidRDefault="5CC51C0A" w14:paraId="23C8F6CA" w14:textId="2FFB0DBF">
      <w:pPr>
        <w:ind w:left="720"/>
        <w:jc w:val="both"/>
      </w:pPr>
      <w:r w:rsidRPr="0BEBE53A">
        <w:rPr>
          <w:rFonts w:ascii="Times New Roman" w:hAnsi="Times New Roman" w:eastAsia="Times New Roman" w:cs="Times New Roman"/>
          <w:lang w:val="en-US"/>
        </w:rPr>
        <w:t>Nigeria's clean energy investment landscape has not lacked for reports, frameworks, or policy documents. What it has lacked is a living platform that consolidates regulatory data, technology intelligence, and market entry guidance in a format built for investor use.</w:t>
      </w:r>
    </w:p>
    <w:p w:rsidRPr="004228EF" w:rsidR="00F4022E" w:rsidP="0BEBE53A" w:rsidRDefault="5CC51C0A" w14:paraId="09A33B9E" w14:textId="75F70614">
      <w:pPr>
        <w:ind w:left="720"/>
        <w:jc w:val="both"/>
      </w:pPr>
      <w:r w:rsidRPr="0BEBE53A">
        <w:rPr>
          <w:rFonts w:ascii="Times New Roman" w:hAnsi="Times New Roman" w:eastAsia="Times New Roman" w:cs="Times New Roman"/>
        </w:rPr>
        <w:t xml:space="preserve"> </w:t>
      </w:r>
    </w:p>
    <w:p w:rsidRPr="004228EF" w:rsidR="00F4022E" w:rsidP="0BEBE53A" w:rsidRDefault="5CC51C0A" w14:paraId="2B730CAF" w14:textId="35E3DC85">
      <w:pPr>
        <w:ind w:left="720"/>
        <w:jc w:val="both"/>
      </w:pPr>
      <w:r w:rsidRPr="0BEBE53A">
        <w:rPr>
          <w:rFonts w:ascii="Times New Roman" w:hAnsi="Times New Roman" w:eastAsia="Times New Roman" w:cs="Times New Roman"/>
          <w:lang w:val="en-US"/>
        </w:rPr>
        <w:t>OSIP is maintained through an active stakeholder network spanning federal ministries and agencies, industry associations, development partners, and technical experts. The data it carries is current, sector-specific, and structured to answer the questions investors actually ask.</w:t>
      </w:r>
    </w:p>
    <w:p w:rsidRPr="004228EF" w:rsidR="00F4022E" w:rsidP="0BEBE53A" w:rsidRDefault="5CC51C0A" w14:paraId="2C694E3A" w14:textId="692BB84A">
      <w:pPr>
        <w:ind w:left="720"/>
        <w:jc w:val="both"/>
      </w:pPr>
      <w:r w:rsidRPr="0BEBE53A">
        <w:rPr>
          <w:rFonts w:ascii="Times New Roman" w:hAnsi="Times New Roman" w:eastAsia="Times New Roman" w:cs="Times New Roman"/>
        </w:rPr>
        <w:t xml:space="preserve"> </w:t>
      </w:r>
      <w:r w:rsidRPr="0BEBE53A">
        <w:rPr>
          <w:rFonts w:ascii="Times New Roman" w:hAnsi="Times New Roman" w:eastAsia="Times New Roman" w:cs="Times New Roman"/>
          <w:b/>
          <w:bCs/>
        </w:rPr>
        <w:t xml:space="preserve"> </w:t>
      </w:r>
    </w:p>
    <w:p w:rsidRPr="004228EF" w:rsidR="00F4022E" w:rsidP="0BEBE53A" w:rsidRDefault="5CC51C0A" w14:paraId="03896DA9" w14:textId="10D9BB12">
      <w:pPr>
        <w:ind w:left="720"/>
        <w:jc w:val="both"/>
      </w:pPr>
      <w:r w:rsidRPr="0BEBE53A">
        <w:rPr>
          <w:rFonts w:ascii="Times New Roman" w:hAnsi="Times New Roman" w:eastAsia="Times New Roman" w:cs="Times New Roman"/>
          <w:b/>
          <w:bCs/>
        </w:rPr>
        <w:t>An Invitation to Invest</w:t>
      </w:r>
    </w:p>
    <w:p w:rsidRPr="004228EF" w:rsidR="00F4022E" w:rsidP="0BEBE53A" w:rsidRDefault="5CC51C0A" w14:paraId="14201A5E" w14:textId="11634257">
      <w:pPr>
        <w:ind w:left="720"/>
        <w:jc w:val="both"/>
      </w:pPr>
      <w:r w:rsidRPr="0BEBE53A">
        <w:rPr>
          <w:rFonts w:ascii="Times New Roman" w:hAnsi="Times New Roman" w:eastAsia="Times New Roman" w:cs="Times New Roman"/>
        </w:rPr>
        <w:t xml:space="preserve"> </w:t>
      </w:r>
    </w:p>
    <w:p w:rsidRPr="004228EF" w:rsidR="00F4022E" w:rsidP="0BEBE53A" w:rsidRDefault="5CC51C0A" w14:paraId="784FD3D2" w14:textId="34B95608">
      <w:pPr>
        <w:ind w:left="720"/>
        <w:jc w:val="both"/>
      </w:pPr>
      <w:r w:rsidRPr="0BEBE53A">
        <w:rPr>
          <w:rFonts w:ascii="Times New Roman" w:hAnsi="Times New Roman" w:eastAsia="Times New Roman" w:cs="Times New Roman"/>
          <w:lang w:val="en-US"/>
        </w:rPr>
        <w:t xml:space="preserve">Nigeria's clean energy transition is an active market, shaped by policy reform, growing domestic demand, and increasing private sector participation. OSIP exists to make that market accessible to </w:t>
      </w:r>
      <w:r w:rsidRPr="0BEBE53A" w:rsidR="5388E594">
        <w:rPr>
          <w:rFonts w:ascii="Times New Roman" w:hAnsi="Times New Roman" w:eastAsia="Times New Roman" w:cs="Times New Roman"/>
          <w:lang w:val="en-US"/>
        </w:rPr>
        <w:t>investors</w:t>
      </w:r>
      <w:r w:rsidRPr="0BEBE53A">
        <w:rPr>
          <w:rFonts w:ascii="Times New Roman" w:hAnsi="Times New Roman" w:eastAsia="Times New Roman" w:cs="Times New Roman"/>
          <w:lang w:val="en-US"/>
        </w:rPr>
        <w:t xml:space="preserve"> and developers who can accelerate it.</w:t>
      </w:r>
    </w:p>
    <w:p w:rsidRPr="004228EF" w:rsidR="00F4022E" w:rsidP="0BEBE53A" w:rsidRDefault="5CC51C0A" w14:paraId="31A23C95" w14:textId="0D9CD66B">
      <w:pPr>
        <w:ind w:left="720"/>
        <w:jc w:val="both"/>
      </w:pPr>
      <w:r w:rsidRPr="0BEBE53A">
        <w:rPr>
          <w:rFonts w:ascii="Times New Roman" w:hAnsi="Times New Roman" w:eastAsia="Times New Roman" w:cs="Times New Roman"/>
        </w:rPr>
        <w:t xml:space="preserve"> </w:t>
      </w:r>
    </w:p>
    <w:p w:rsidRPr="004228EF" w:rsidR="00F4022E" w:rsidP="0BEBE53A" w:rsidRDefault="5CC51C0A" w14:paraId="22D8786E" w14:textId="55A45ACA">
      <w:pPr>
        <w:ind w:left="720"/>
        <w:jc w:val="both"/>
      </w:pPr>
      <w:r w:rsidRPr="0BEBE53A">
        <w:rPr>
          <w:rFonts w:ascii="Times New Roman" w:hAnsi="Times New Roman" w:eastAsia="Times New Roman" w:cs="Times New Roman"/>
        </w:rPr>
        <w:t>You are welcome to explore the platform and find your sector to invest!</w:t>
      </w:r>
    </w:p>
    <w:p w:rsidRPr="004228EF" w:rsidR="00F4022E" w:rsidP="0BEBE53A" w:rsidRDefault="00F4022E" w14:paraId="5D235EFB" w14:textId="0120E0E9">
      <w:pPr>
        <w:jc w:val="both"/>
        <w:rPr>
          <w:rFonts w:ascii="Times New Roman" w:hAnsi="Times New Roman" w:eastAsia="Times New Roman" w:cs="Times New Roman"/>
        </w:rPr>
      </w:pPr>
    </w:p>
    <w:p w:rsidR="004228EF" w:rsidP="0BEBE53A" w:rsidRDefault="004228EF" w14:paraId="671BB8B8" w14:textId="77777777">
      <w:pPr>
        <w:jc w:val="both"/>
      </w:pPr>
    </w:p>
    <w:p w:rsidR="198A874A" w:rsidP="70118F5B" w:rsidRDefault="198A874A" w14:paraId="3274FE5B" w14:textId="0EB98923">
      <w:pPr>
        <w:pStyle w:val="Heading1"/>
      </w:pPr>
      <w:r>
        <w:t>Ease of Doing Business</w:t>
      </w:r>
    </w:p>
    <w:p w:rsidR="70118F5B" w:rsidP="70118F5B" w:rsidRDefault="70118F5B" w14:paraId="3B63C562" w14:textId="43E5483D">
      <w:pPr>
        <w:jc w:val="both"/>
      </w:pPr>
    </w:p>
    <w:p w:rsidR="76F87F41" w:rsidP="70118F5B" w:rsidRDefault="76F87F41" w14:paraId="11F40A64" w14:textId="122CE37C">
      <w:pPr>
        <w:ind w:left="720"/>
        <w:jc w:val="both"/>
      </w:pPr>
      <w:r w:rsidRPr="70118F5B">
        <w:rPr>
          <w:rFonts w:ascii="Times New Roman" w:hAnsi="Times New Roman" w:eastAsia="Times New Roman" w:cs="Times New Roman"/>
        </w:rPr>
        <w:t>Nigeria has made measurable progress in simplifying its business entry framework for both local and international investors.</w:t>
      </w:r>
    </w:p>
    <w:p w:rsidR="70118F5B" w:rsidP="70118F5B" w:rsidRDefault="70118F5B" w14:paraId="49985A47" w14:textId="61C9D599">
      <w:pPr>
        <w:ind w:left="720"/>
        <w:jc w:val="both"/>
        <w:rPr>
          <w:rFonts w:ascii="Times New Roman" w:hAnsi="Times New Roman" w:eastAsia="Times New Roman" w:cs="Times New Roman"/>
        </w:rPr>
      </w:pPr>
    </w:p>
    <w:p w:rsidR="76F87F41" w:rsidP="70118F5B" w:rsidRDefault="76F87F41" w14:paraId="3BD469BF" w14:textId="677D6B4C">
      <w:pPr>
        <w:ind w:left="720"/>
        <w:jc w:val="both"/>
      </w:pPr>
      <w:r w:rsidRPr="70118F5B">
        <w:rPr>
          <w:rFonts w:ascii="Times New Roman" w:hAnsi="Times New Roman" w:eastAsia="Times New Roman" w:cs="Times New Roman"/>
          <w:lang w:val="en-US"/>
        </w:rPr>
        <w:t xml:space="preserve">Company registration is handled through the </w:t>
      </w:r>
      <w:hyperlink r:id="rId13">
        <w:r w:rsidRPr="70118F5B">
          <w:rPr>
            <w:rStyle w:val="Hyperlink"/>
            <w:rFonts w:ascii="Times New Roman" w:hAnsi="Times New Roman" w:eastAsia="Times New Roman" w:cs="Times New Roman"/>
            <w:b/>
            <w:bCs/>
            <w:lang w:val="en-US"/>
          </w:rPr>
          <w:t>Corporate Affairs Commission</w:t>
        </w:r>
      </w:hyperlink>
      <w:r w:rsidRPr="70118F5B">
        <w:rPr>
          <w:rFonts w:ascii="Times New Roman" w:hAnsi="Times New Roman" w:eastAsia="Times New Roman" w:cs="Times New Roman"/>
          <w:lang w:val="en-US"/>
        </w:rPr>
        <w:t xml:space="preserve"> under the Companies and Allied Matters Act 2020 and can be completed online </w:t>
      </w:r>
      <w:r w:rsidRPr="70118F5B" w:rsidR="09B940FB">
        <w:rPr>
          <w:rFonts w:ascii="Times New Roman" w:hAnsi="Times New Roman" w:eastAsia="Times New Roman" w:cs="Times New Roman"/>
          <w:lang w:val="en-US"/>
        </w:rPr>
        <w:t xml:space="preserve">within </w:t>
      </w:r>
      <w:r w:rsidRPr="70118F5B">
        <w:rPr>
          <w:rFonts w:ascii="Times New Roman" w:hAnsi="Times New Roman" w:eastAsia="Times New Roman" w:cs="Times New Roman"/>
          <w:lang w:val="en-US"/>
        </w:rPr>
        <w:t>one to seven days, with no minimum share capital requirement.</w:t>
      </w:r>
    </w:p>
    <w:p w:rsidR="70118F5B" w:rsidP="70118F5B" w:rsidRDefault="70118F5B" w14:paraId="20D1B4B9" w14:textId="75E066E0">
      <w:pPr>
        <w:ind w:left="720"/>
        <w:jc w:val="both"/>
        <w:rPr>
          <w:rFonts w:ascii="Times New Roman" w:hAnsi="Times New Roman" w:eastAsia="Times New Roman" w:cs="Times New Roman"/>
          <w:lang w:val="en-US"/>
        </w:rPr>
      </w:pPr>
    </w:p>
    <w:p w:rsidR="76F87F41" w:rsidP="70118F5B" w:rsidRDefault="76F87F41" w14:paraId="47E7EC79" w14:textId="584D7B72">
      <w:pPr>
        <w:ind w:left="720"/>
        <w:jc w:val="both"/>
      </w:pPr>
      <w:r w:rsidRPr="70118F5B">
        <w:rPr>
          <w:rFonts w:ascii="Times New Roman" w:hAnsi="Times New Roman" w:eastAsia="Times New Roman" w:cs="Times New Roman"/>
        </w:rPr>
        <w:t>Foreign investors may hold 100% ownership across most sectors, including clean energy, with no mandatory local partnership requirement at the entry stage. Post-registration, investors are encouraged to register with the Nigerian Investment Promotion Commission via its One-Stop Investment Centre, which provides access to fiscal incentives, Pioneer Status applications, and investor support services under one roof.</w:t>
      </w:r>
    </w:p>
    <w:p w:rsidR="70118F5B" w:rsidP="70118F5B" w:rsidRDefault="70118F5B" w14:paraId="1CD5687C" w14:textId="766B796B">
      <w:pPr>
        <w:ind w:left="720"/>
        <w:jc w:val="both"/>
        <w:rPr>
          <w:rFonts w:ascii="Times New Roman" w:hAnsi="Times New Roman" w:eastAsia="Times New Roman" w:cs="Times New Roman"/>
        </w:rPr>
      </w:pPr>
    </w:p>
    <w:p w:rsidR="76F87F41" w:rsidP="70118F5B" w:rsidRDefault="76F87F41" w14:paraId="1BDE7E48" w14:textId="612D27F4">
      <w:pPr>
        <w:ind w:left="720"/>
        <w:jc w:val="both"/>
      </w:pPr>
      <w:r w:rsidRPr="70118F5B">
        <w:rPr>
          <w:rFonts w:ascii="Times New Roman" w:hAnsi="Times New Roman" w:eastAsia="Times New Roman" w:cs="Times New Roman"/>
          <w:lang w:val="en-US"/>
        </w:rPr>
        <w:t xml:space="preserve">The tax framework is standard across sectors. Corporate Income Tax </w:t>
      </w:r>
      <w:r w:rsidRPr="70118F5B" w:rsidR="5B6D4867">
        <w:rPr>
          <w:rFonts w:ascii="Times New Roman" w:hAnsi="Times New Roman" w:eastAsia="Times New Roman" w:cs="Times New Roman"/>
          <w:lang w:val="en-US"/>
        </w:rPr>
        <w:t xml:space="preserve">currently </w:t>
      </w:r>
      <w:r w:rsidRPr="70118F5B">
        <w:rPr>
          <w:rFonts w:ascii="Times New Roman" w:hAnsi="Times New Roman" w:eastAsia="Times New Roman" w:cs="Times New Roman"/>
          <w:lang w:val="en-US"/>
        </w:rPr>
        <w:t xml:space="preserve">stands at 30%, Value Added Tax at 7.5%, and a Tax Clearance Certificate is mandatory for government contracts. However, the incentive layer available to qualifying investors is significant. Pioneer Status, </w:t>
      </w:r>
      <w:r w:rsidRPr="70118F5B">
        <w:rPr>
          <w:rFonts w:ascii="Times New Roman" w:hAnsi="Times New Roman" w:eastAsia="Times New Roman" w:cs="Times New Roman"/>
          <w:lang w:val="en-US"/>
        </w:rPr>
        <w:lastRenderedPageBreak/>
        <w:t xml:space="preserve">administered by </w:t>
      </w:r>
      <w:hyperlink r:id="rId14">
        <w:r w:rsidRPr="70118F5B">
          <w:rPr>
            <w:rStyle w:val="Hyperlink"/>
            <w:rFonts w:ascii="Times New Roman" w:hAnsi="Times New Roman" w:eastAsia="Times New Roman" w:cs="Times New Roman"/>
            <w:b/>
            <w:bCs/>
            <w:lang w:val="en-US"/>
          </w:rPr>
          <w:t>NIPC</w:t>
        </w:r>
      </w:hyperlink>
      <w:r w:rsidRPr="70118F5B">
        <w:rPr>
          <w:rFonts w:ascii="Times New Roman" w:hAnsi="Times New Roman" w:eastAsia="Times New Roman" w:cs="Times New Roman"/>
          <w:lang w:val="en-US"/>
        </w:rPr>
        <w:t>, offers a three to five-year Corporate Income Tax holiday, extendable subject to performance conditions.</w:t>
      </w:r>
    </w:p>
    <w:p w:rsidR="70118F5B" w:rsidP="70118F5B" w:rsidRDefault="70118F5B" w14:paraId="1E731CF5" w14:textId="309A3072">
      <w:pPr>
        <w:ind w:left="720"/>
        <w:jc w:val="both"/>
        <w:rPr>
          <w:rFonts w:ascii="Times New Roman" w:hAnsi="Times New Roman" w:eastAsia="Times New Roman" w:cs="Times New Roman"/>
          <w:lang w:val="en-US"/>
        </w:rPr>
      </w:pPr>
    </w:p>
    <w:p w:rsidR="76F87F41" w:rsidP="70118F5B" w:rsidRDefault="76F87F41" w14:paraId="14C8C85E" w14:textId="469F3C39">
      <w:pPr>
        <w:ind w:left="720"/>
        <w:jc w:val="both"/>
      </w:pPr>
      <w:r w:rsidRPr="70118F5B">
        <w:rPr>
          <w:rFonts w:ascii="Times New Roman" w:hAnsi="Times New Roman" w:eastAsia="Times New Roman" w:cs="Times New Roman"/>
          <w:lang w:val="en-US"/>
        </w:rPr>
        <w:t xml:space="preserve">The Economic Development Tax Incentive offers a 5% annual tax credit on Qualifying Capital Expenditure for up to five years, </w:t>
      </w:r>
      <w:r w:rsidRPr="70118F5B" w:rsidR="4C4C0C98">
        <w:rPr>
          <w:rFonts w:ascii="Times New Roman" w:hAnsi="Times New Roman" w:eastAsia="Times New Roman" w:cs="Times New Roman"/>
          <w:lang w:val="en-US"/>
        </w:rPr>
        <w:t>totaling</w:t>
      </w:r>
      <w:r w:rsidRPr="70118F5B">
        <w:rPr>
          <w:rFonts w:ascii="Times New Roman" w:hAnsi="Times New Roman" w:eastAsia="Times New Roman" w:cs="Times New Roman"/>
          <w:lang w:val="en-US"/>
        </w:rPr>
        <w:t xml:space="preserve"> 25%, with unused credits carr</w:t>
      </w:r>
      <w:r w:rsidRPr="70118F5B" w:rsidR="155CABDA">
        <w:rPr>
          <w:rFonts w:ascii="Times New Roman" w:hAnsi="Times New Roman" w:eastAsia="Times New Roman" w:cs="Times New Roman"/>
          <w:lang w:val="en-US"/>
        </w:rPr>
        <w:t>ied</w:t>
      </w:r>
      <w:r w:rsidRPr="70118F5B">
        <w:rPr>
          <w:rFonts w:ascii="Times New Roman" w:hAnsi="Times New Roman" w:eastAsia="Times New Roman" w:cs="Times New Roman"/>
          <w:lang w:val="en-US"/>
        </w:rPr>
        <w:t xml:space="preserve"> forward for an additional five years. Investors operating within Free Trade Zones through the Nigeria Export Processing Zones Authority benefit from 100% exemption from Federal, State, and Local Government taxes, including Corporate Income Tax, Value Added Tax, and Withholding Tax, alongside full repatriation of profits and foreign capital.</w:t>
      </w:r>
    </w:p>
    <w:p w:rsidR="70118F5B" w:rsidP="70118F5B" w:rsidRDefault="70118F5B" w14:paraId="63BECCB7" w14:textId="6F228F07">
      <w:pPr>
        <w:ind w:left="720"/>
        <w:jc w:val="both"/>
        <w:rPr>
          <w:rFonts w:ascii="Times New Roman" w:hAnsi="Times New Roman" w:eastAsia="Times New Roman" w:cs="Times New Roman"/>
          <w:lang w:val="en-US"/>
        </w:rPr>
      </w:pPr>
    </w:p>
    <w:p w:rsidR="51765333" w:rsidP="70118F5B" w:rsidRDefault="51765333" w14:paraId="73ADAEB4" w14:textId="69EE5570">
      <w:pPr>
        <w:ind w:left="720"/>
        <w:jc w:val="both"/>
      </w:pPr>
      <w:r w:rsidRPr="70118F5B">
        <w:rPr>
          <w:rFonts w:ascii="Times New Roman" w:hAnsi="Times New Roman" w:eastAsia="Times New Roman" w:cs="Times New Roman"/>
          <w:lang w:val="en-US"/>
        </w:rPr>
        <w:t>Regarding</w:t>
      </w:r>
      <w:r w:rsidRPr="70118F5B" w:rsidR="76F87F41">
        <w:rPr>
          <w:rFonts w:ascii="Times New Roman" w:hAnsi="Times New Roman" w:eastAsia="Times New Roman" w:cs="Times New Roman"/>
          <w:lang w:val="en-US"/>
        </w:rPr>
        <w:t xml:space="preserve"> customs, Nigeria operates a structured import duty and exemption regime. Renewable energy equipment, including solar panels, inverters, batteries, pumps, generators, and related components, attracts 0% import duty and Value Added Tax zero-rating under the ECOWAS Common External Tariff and the 2026 Nigeria Tariff Act exemptions.</w:t>
      </w:r>
    </w:p>
    <w:p w:rsidR="70118F5B" w:rsidP="70118F5B" w:rsidRDefault="70118F5B" w14:paraId="0F5B0B73" w14:textId="15611160">
      <w:pPr>
        <w:ind w:left="720"/>
        <w:jc w:val="both"/>
        <w:rPr>
          <w:rFonts w:ascii="Times New Roman" w:hAnsi="Times New Roman" w:eastAsia="Times New Roman" w:cs="Times New Roman"/>
          <w:lang w:val="en-US"/>
        </w:rPr>
      </w:pPr>
    </w:p>
    <w:p w:rsidR="76F87F41" w:rsidP="70118F5B" w:rsidRDefault="76F87F41" w14:paraId="3E926DB4" w14:textId="420A55FB">
      <w:pPr>
        <w:ind w:left="720"/>
        <w:jc w:val="both"/>
        <w:rPr>
          <w:rFonts w:ascii="Times New Roman" w:hAnsi="Times New Roman" w:eastAsia="Times New Roman" w:cs="Times New Roman"/>
          <w:lang w:val="en-US"/>
        </w:rPr>
      </w:pPr>
      <w:r w:rsidRPr="70118F5B">
        <w:rPr>
          <w:rFonts w:ascii="Times New Roman" w:hAnsi="Times New Roman" w:eastAsia="Times New Roman" w:cs="Times New Roman"/>
          <w:lang w:val="en-US"/>
        </w:rPr>
        <w:t>The Import Duty Exemption Certificate Scheme, administered by the Federal Ministry of Finance, allows approved machinery and project materials to be imported at concessionary or reduced duty rates, processed electronically through the IDEC portal. All imported equipment must meet Nigerian Industrial Standards and International Electrotechnical Commission standards, with Standards Organisation of Nigeria Conformity Assessment Programme certification required for imports and Mandatory Conformity Assessment and Product Certification for locally manufactured products.</w:t>
      </w:r>
      <w:r w:rsidRPr="70118F5B" w:rsidR="0075553B">
        <w:rPr>
          <w:rFonts w:ascii="Times New Roman" w:hAnsi="Times New Roman" w:eastAsia="Times New Roman" w:cs="Times New Roman"/>
          <w:lang w:val="en-US"/>
        </w:rPr>
        <w:t xml:space="preserve"> See more</w:t>
      </w:r>
      <w:r w:rsidRPr="70118F5B" w:rsidR="6486BC4D">
        <w:rPr>
          <w:rFonts w:ascii="Times New Roman" w:hAnsi="Times New Roman" w:eastAsia="Times New Roman" w:cs="Times New Roman"/>
          <w:lang w:val="en-US"/>
        </w:rPr>
        <w:t xml:space="preserve"> on import and export procedures for renewable energy and energy efficiency</w:t>
      </w:r>
      <w:r w:rsidRPr="70118F5B" w:rsidR="0075553B">
        <w:rPr>
          <w:rFonts w:ascii="Times New Roman" w:hAnsi="Times New Roman" w:eastAsia="Times New Roman" w:cs="Times New Roman"/>
          <w:lang w:val="en-US"/>
        </w:rPr>
        <w:t xml:space="preserve"> </w:t>
      </w:r>
      <w:hyperlink r:id="rId15">
        <w:r w:rsidRPr="70118F5B" w:rsidR="0075553B">
          <w:rPr>
            <w:rStyle w:val="Hyperlink"/>
            <w:rFonts w:ascii="Times New Roman" w:hAnsi="Times New Roman" w:eastAsia="Times New Roman" w:cs="Times New Roman"/>
            <w:lang w:val="en-US"/>
          </w:rPr>
          <w:t>here</w:t>
        </w:r>
      </w:hyperlink>
      <w:r w:rsidRPr="70118F5B" w:rsidR="0075553B">
        <w:rPr>
          <w:rFonts w:ascii="Times New Roman" w:hAnsi="Times New Roman" w:eastAsia="Times New Roman" w:cs="Times New Roman"/>
          <w:lang w:val="en-US"/>
        </w:rPr>
        <w:t>...</w:t>
      </w:r>
    </w:p>
    <w:p w:rsidR="70118F5B" w:rsidP="70118F5B" w:rsidRDefault="70118F5B" w14:paraId="2871B7AD" w14:textId="0BB26C9A">
      <w:pPr>
        <w:ind w:left="720"/>
        <w:jc w:val="both"/>
        <w:rPr>
          <w:rFonts w:ascii="Times New Roman" w:hAnsi="Times New Roman" w:eastAsia="Times New Roman" w:cs="Times New Roman"/>
          <w:lang w:val="en-US"/>
        </w:rPr>
      </w:pPr>
    </w:p>
    <w:p w:rsidR="70118F5B" w:rsidP="70118F5B" w:rsidRDefault="70118F5B" w14:paraId="47954396" w14:textId="24E0854B">
      <w:pPr>
        <w:ind w:left="720"/>
        <w:jc w:val="both"/>
        <w:rPr>
          <w:rFonts w:ascii="Times New Roman" w:hAnsi="Times New Roman" w:eastAsia="Times New Roman" w:cs="Times New Roman"/>
          <w:lang w:val="en-US"/>
        </w:rPr>
      </w:pPr>
    </w:p>
    <w:p w:rsidR="2F4D655D" w:rsidP="70118F5B" w:rsidRDefault="2F4D655D" w14:paraId="6227D559" w14:textId="4772410F">
      <w:pPr>
        <w:ind w:left="720"/>
        <w:jc w:val="both"/>
      </w:pPr>
      <w:r w:rsidRPr="70118F5B">
        <w:rPr>
          <w:rFonts w:ascii="Times New Roman" w:hAnsi="Times New Roman" w:eastAsia="Times New Roman" w:cs="Times New Roman"/>
          <w:b/>
          <w:bCs/>
          <w:lang w:val="en-US"/>
        </w:rPr>
        <w:t xml:space="preserve">The Electricity Act 2023 - A Structural Shift for RE </w:t>
      </w:r>
      <w:commentRangeStart w:id="10"/>
      <w:r w:rsidRPr="70118F5B">
        <w:rPr>
          <w:rFonts w:ascii="Times New Roman" w:hAnsi="Times New Roman" w:eastAsia="Times New Roman" w:cs="Times New Roman"/>
          <w:b/>
          <w:bCs/>
          <w:lang w:val="en-US"/>
        </w:rPr>
        <w:t>Investors</w:t>
      </w:r>
      <w:commentRangeEnd w:id="10"/>
      <w:r w:rsidR="00BF182B">
        <w:rPr>
          <w:rStyle w:val="CommentReference"/>
          <w:sz w:val="22"/>
          <w:szCs w:val="22"/>
        </w:rPr>
        <w:commentReference w:id="10"/>
      </w:r>
    </w:p>
    <w:p w:rsidR="70118F5B" w:rsidP="70118F5B" w:rsidRDefault="70118F5B" w14:paraId="7F080781" w14:textId="15177B96">
      <w:pPr>
        <w:ind w:left="720"/>
        <w:jc w:val="both"/>
        <w:rPr>
          <w:rFonts w:ascii="Times New Roman" w:hAnsi="Times New Roman" w:eastAsia="Times New Roman" w:cs="Times New Roman"/>
          <w:lang w:val="en-US"/>
        </w:rPr>
      </w:pPr>
    </w:p>
    <w:p w:rsidR="2F4D655D" w:rsidP="70118F5B" w:rsidRDefault="2F4D655D" w14:paraId="11FA1EAF" w14:textId="3203CAC2">
      <w:pPr>
        <w:ind w:left="720"/>
        <w:jc w:val="both"/>
      </w:pPr>
      <w:r w:rsidRPr="70118F5B">
        <w:rPr>
          <w:rFonts w:ascii="Times New Roman" w:hAnsi="Times New Roman" w:eastAsia="Times New Roman" w:cs="Times New Roman"/>
          <w:lang w:val="en-US"/>
        </w:rPr>
        <w:t xml:space="preserve">The most consequential recent development for renewable energy and energy efficiency investors is the Electricity Act 2023, which repealed the Electric Power Sector Reform Act of 2005 and fundamentally restructured Nigeria's power sector. The Act liberalises Nigeria's electricity generation, transmission, and distribution at the national level, empowering states, companies, and individuals to generate, transmit, and distribute electricity. </w:t>
      </w:r>
    </w:p>
    <w:p w:rsidR="70118F5B" w:rsidP="70118F5B" w:rsidRDefault="70118F5B" w14:paraId="450B5201" w14:textId="6AC85F19">
      <w:pPr>
        <w:ind w:left="720"/>
        <w:jc w:val="both"/>
        <w:rPr>
          <w:rFonts w:ascii="Times New Roman" w:hAnsi="Times New Roman" w:eastAsia="Times New Roman" w:cs="Times New Roman"/>
          <w:lang w:val="en-US"/>
        </w:rPr>
      </w:pPr>
    </w:p>
    <w:p w:rsidR="2F4D655D" w:rsidP="70118F5B" w:rsidRDefault="2F4D655D" w14:paraId="692D9FF5" w14:textId="67117CB6">
      <w:pPr>
        <w:ind w:left="720"/>
        <w:jc w:val="both"/>
      </w:pPr>
      <w:commentRangeStart w:id="11"/>
      <w:r w:rsidRPr="70118F5B">
        <w:rPr>
          <w:rFonts w:ascii="Times New Roman" w:hAnsi="Times New Roman" w:eastAsia="Times New Roman" w:cs="Times New Roman"/>
          <w:lang w:val="en-US"/>
        </w:rPr>
        <w:t xml:space="preserve">States can now issue licences to private investors who may operate mini-grids and power plants within their territory. This decentralisation is a direct signal to investors that the market is </w:t>
      </w:r>
      <w:r w:rsidRPr="70118F5B" w:rsidR="1306E5F9">
        <w:rPr>
          <w:rFonts w:ascii="Times New Roman" w:hAnsi="Times New Roman" w:eastAsia="Times New Roman" w:cs="Times New Roman"/>
          <w:lang w:val="en-US"/>
        </w:rPr>
        <w:t>opening</w:t>
      </w:r>
      <w:r w:rsidRPr="70118F5B">
        <w:rPr>
          <w:rFonts w:ascii="Times New Roman" w:hAnsi="Times New Roman" w:eastAsia="Times New Roman" w:cs="Times New Roman"/>
          <w:lang w:val="en-US"/>
        </w:rPr>
        <w:t xml:space="preserve"> beyond the federal framework.</w:t>
      </w:r>
      <w:commentRangeEnd w:id="11"/>
      <w:r w:rsidR="00D85FDA">
        <w:rPr>
          <w:rStyle w:val="CommentReference"/>
          <w:sz w:val="22"/>
          <w:szCs w:val="22"/>
        </w:rPr>
        <w:commentReference w:id="11"/>
      </w:r>
    </w:p>
    <w:p w:rsidR="70118F5B" w:rsidP="70118F5B" w:rsidRDefault="70118F5B" w14:paraId="39A05AF2" w14:textId="775A4B7B">
      <w:pPr>
        <w:ind w:left="720"/>
        <w:jc w:val="both"/>
        <w:rPr>
          <w:rFonts w:ascii="Times New Roman" w:hAnsi="Times New Roman" w:eastAsia="Times New Roman" w:cs="Times New Roman"/>
          <w:lang w:val="en-US"/>
        </w:rPr>
      </w:pPr>
    </w:p>
    <w:p w:rsidR="2F4D655D" w:rsidP="70118F5B" w:rsidRDefault="2F4D655D" w14:paraId="6200942C" w14:textId="2A1BECFF">
      <w:pPr>
        <w:ind w:left="720"/>
        <w:jc w:val="both"/>
      </w:pPr>
      <w:r w:rsidRPr="70118F5B">
        <w:rPr>
          <w:rFonts w:ascii="Times New Roman" w:hAnsi="Times New Roman" w:eastAsia="Times New Roman" w:cs="Times New Roman"/>
          <w:lang w:val="en-US"/>
        </w:rPr>
        <w:t xml:space="preserve">The Act encourages the integration of renewable energy technologies into the existing grid system, and electricity generation licensees are obligated to meet renewable energy generation obligations as may be prescribed by NERC. The Act also introduces mechanisms to incentivise investment in renewable energy projects, such as feed-in tariffs and tax incentives. </w:t>
      </w:r>
    </w:p>
    <w:p w:rsidR="2F4D655D" w:rsidP="70118F5B" w:rsidRDefault="2F4D655D" w14:paraId="23F35279" w14:textId="62C24AE3">
      <w:pPr>
        <w:ind w:left="720"/>
        <w:jc w:val="both"/>
      </w:pPr>
      <w:r w:rsidRPr="70118F5B">
        <w:rPr>
          <w:rFonts w:ascii="Times New Roman" w:hAnsi="Times New Roman" w:eastAsia="Times New Roman" w:cs="Times New Roman"/>
          <w:lang w:val="en-US"/>
        </w:rPr>
        <w:t xml:space="preserve">For commercial and industrial energy users, the NERC Eligible Customer Regulations 2024, issued under the Electricity Act 2023, allow qualifying large electricity consumers to procure power directly from generators, bypassing distribution companies. This opens </w:t>
      </w:r>
      <w:commentRangeStart w:id="12"/>
      <w:r w:rsidRPr="70118F5B">
        <w:rPr>
          <w:rFonts w:ascii="Times New Roman" w:hAnsi="Times New Roman" w:eastAsia="Times New Roman" w:cs="Times New Roman"/>
          <w:lang w:val="en-US"/>
        </w:rPr>
        <w:t>a direct offtake pathway</w:t>
      </w:r>
      <w:commentRangeEnd w:id="12"/>
      <w:r w:rsidRPr="70118F5B" w:rsidR="00DC1663">
        <w:rPr>
          <w:rStyle w:val="CommentReference"/>
          <w:rFonts w:ascii="Times New Roman" w:hAnsi="Times New Roman" w:eastAsia="Times New Roman" w:cs="Times New Roman"/>
          <w:sz w:val="22"/>
          <w:szCs w:val="22"/>
          <w:lang w:val="en-US"/>
        </w:rPr>
        <w:commentReference w:id="12"/>
      </w:r>
      <w:r w:rsidRPr="70118F5B">
        <w:rPr>
          <w:rFonts w:ascii="Times New Roman" w:hAnsi="Times New Roman" w:eastAsia="Times New Roman" w:cs="Times New Roman"/>
          <w:lang w:val="en-US"/>
        </w:rPr>
        <w:t xml:space="preserve"> for </w:t>
      </w:r>
      <w:r w:rsidRPr="70118F5B">
        <w:rPr>
          <w:rFonts w:ascii="Times New Roman" w:hAnsi="Times New Roman" w:eastAsia="Times New Roman" w:cs="Times New Roman"/>
          <w:lang w:val="en-US"/>
        </w:rPr>
        <w:lastRenderedPageBreak/>
        <w:t>renewable energy developers targeting commercial and industrial customers, improving the bankability of projects that previously depended on distribution company creditworthiness.</w:t>
      </w:r>
    </w:p>
    <w:p w:rsidR="70118F5B" w:rsidP="70118F5B" w:rsidRDefault="70118F5B" w14:paraId="1AC4897C" w14:textId="573F7FFC">
      <w:pPr>
        <w:ind w:left="720"/>
        <w:jc w:val="both"/>
        <w:rPr>
          <w:rFonts w:ascii="Times New Roman" w:hAnsi="Times New Roman" w:eastAsia="Times New Roman" w:cs="Times New Roman"/>
          <w:lang w:val="en-US"/>
        </w:rPr>
      </w:pPr>
    </w:p>
    <w:p w:rsidR="2F4D655D" w:rsidP="70118F5B" w:rsidRDefault="2F4D655D" w14:paraId="20B3ED58" w14:textId="0C7018D0">
      <w:pPr>
        <w:ind w:left="720"/>
        <w:jc w:val="both"/>
      </w:pPr>
      <w:r w:rsidRPr="70118F5B">
        <w:rPr>
          <w:rFonts w:ascii="Times New Roman" w:hAnsi="Times New Roman" w:eastAsia="Times New Roman" w:cs="Times New Roman"/>
          <w:lang w:val="en-US"/>
        </w:rPr>
        <w:t xml:space="preserve">The April 2024 tariff adjustment from ₦66 per kilowatt hour to ₦225 per kilowatt hour for Band A users, with a commitment to guarantee at least 20 hours of electricity supply daily, is beginning to show signs of increased revenue collection and improved financial viability for the sector. For investors, </w:t>
      </w:r>
      <w:commentRangeStart w:id="13"/>
      <w:r w:rsidRPr="70118F5B">
        <w:rPr>
          <w:rFonts w:ascii="Times New Roman" w:hAnsi="Times New Roman" w:eastAsia="Times New Roman" w:cs="Times New Roman"/>
          <w:lang w:val="en-US"/>
        </w:rPr>
        <w:t>cost-reflective tariffs are a prerequisite for bankable power purchase agreements</w:t>
      </w:r>
      <w:commentRangeEnd w:id="13"/>
      <w:r w:rsidRPr="70118F5B" w:rsidR="00CC09D3">
        <w:rPr>
          <w:rStyle w:val="CommentReference"/>
          <w:rFonts w:ascii="Times New Roman" w:hAnsi="Times New Roman" w:eastAsia="Times New Roman" w:cs="Times New Roman"/>
          <w:sz w:val="22"/>
          <w:szCs w:val="22"/>
          <w:lang w:val="en-US"/>
        </w:rPr>
        <w:commentReference w:id="13"/>
      </w:r>
      <w:r w:rsidRPr="70118F5B">
        <w:rPr>
          <w:rFonts w:ascii="Times New Roman" w:hAnsi="Times New Roman" w:eastAsia="Times New Roman" w:cs="Times New Roman"/>
          <w:lang w:val="en-US"/>
        </w:rPr>
        <w:t>, and this adjustment represents a meaningful step toward a commercially viable offtake environment.</w:t>
      </w:r>
    </w:p>
    <w:p w:rsidR="2F4D655D" w:rsidP="70118F5B" w:rsidRDefault="2F4D655D" w14:paraId="3F9FB0A4" w14:textId="3FAC8066">
      <w:pPr>
        <w:ind w:left="720"/>
        <w:jc w:val="both"/>
      </w:pPr>
      <w:r w:rsidRPr="70118F5B">
        <w:rPr>
          <w:rFonts w:ascii="Times New Roman" w:hAnsi="Times New Roman" w:eastAsia="Times New Roman" w:cs="Times New Roman"/>
          <w:lang w:val="en-US"/>
        </w:rPr>
        <w:t xml:space="preserve">The April 2024 Supplementary Multi-Year Tariff Order mandates each distribution company to procure a minimum percentage of its load allocations from embedded generators, and </w:t>
      </w:r>
      <w:commentRangeStart w:id="14"/>
      <w:r w:rsidRPr="70118F5B">
        <w:rPr>
          <w:rFonts w:ascii="Times New Roman" w:hAnsi="Times New Roman" w:eastAsia="Times New Roman" w:cs="Times New Roman"/>
          <w:lang w:val="en-US"/>
        </w:rPr>
        <w:t>50%</w:t>
      </w:r>
      <w:commentRangeEnd w:id="14"/>
      <w:r w:rsidRPr="70118F5B" w:rsidR="002D6D2B">
        <w:rPr>
          <w:rStyle w:val="CommentReference"/>
          <w:rFonts w:ascii="Times New Roman" w:hAnsi="Times New Roman" w:eastAsia="Times New Roman" w:cs="Times New Roman"/>
          <w:sz w:val="22"/>
          <w:szCs w:val="22"/>
          <w:lang w:val="en-US"/>
        </w:rPr>
        <w:commentReference w:id="14"/>
      </w:r>
      <w:r w:rsidRPr="70118F5B">
        <w:rPr>
          <w:rFonts w:ascii="Times New Roman" w:hAnsi="Times New Roman" w:eastAsia="Times New Roman" w:cs="Times New Roman"/>
          <w:lang w:val="en-US"/>
        </w:rPr>
        <w:t xml:space="preserve"> of such purchases should be sourced from renewable energy sources. This embedded generation mandate creates a structural, policy-backed demand signal for renewable energy developers seeking offtake from distribution companies.</w:t>
      </w:r>
    </w:p>
    <w:p w:rsidR="2F4D655D" w:rsidP="70118F5B" w:rsidRDefault="2F4D655D" w14:paraId="5D2D3A9A" w14:textId="069060EA">
      <w:pPr>
        <w:ind w:left="720"/>
        <w:jc w:val="both"/>
      </w:pPr>
      <w:r w:rsidRPr="70118F5B">
        <w:rPr>
          <w:rFonts w:ascii="Times New Roman" w:hAnsi="Times New Roman" w:eastAsia="Times New Roman" w:cs="Times New Roman"/>
          <w:lang w:val="en-US"/>
        </w:rPr>
        <w:t xml:space="preserve"> </w:t>
      </w:r>
    </w:p>
    <w:p w:rsidR="70118F5B" w:rsidP="70118F5B" w:rsidRDefault="70118F5B" w14:paraId="2BCDF64D" w14:textId="6820518C">
      <w:pPr>
        <w:ind w:left="720"/>
        <w:jc w:val="both"/>
        <w:rPr>
          <w:rFonts w:ascii="Times New Roman" w:hAnsi="Times New Roman" w:eastAsia="Times New Roman" w:cs="Times New Roman"/>
          <w:b/>
          <w:bCs/>
          <w:lang w:val="en-US"/>
        </w:rPr>
      </w:pPr>
    </w:p>
    <w:p w:rsidR="2F4D655D" w:rsidP="70118F5B" w:rsidRDefault="2F4D655D" w14:paraId="26855350" w14:textId="44DFFD56">
      <w:pPr>
        <w:ind w:left="720"/>
        <w:jc w:val="both"/>
      </w:pPr>
      <w:r w:rsidRPr="70118F5B">
        <w:rPr>
          <w:rFonts w:ascii="Times New Roman" w:hAnsi="Times New Roman" w:eastAsia="Times New Roman" w:cs="Times New Roman"/>
          <w:b/>
          <w:bCs/>
          <w:lang w:val="en-US"/>
        </w:rPr>
        <w:t>The National Integrated Electricity Policy 2025</w:t>
      </w:r>
    </w:p>
    <w:p w:rsidR="70118F5B" w:rsidP="70118F5B" w:rsidRDefault="70118F5B" w14:paraId="66BAD297" w14:textId="1257FFAB">
      <w:pPr>
        <w:ind w:left="720"/>
        <w:jc w:val="both"/>
        <w:rPr>
          <w:rFonts w:ascii="Times New Roman" w:hAnsi="Times New Roman" w:eastAsia="Times New Roman" w:cs="Times New Roman"/>
          <w:lang w:val="en-US"/>
        </w:rPr>
      </w:pPr>
    </w:p>
    <w:p w:rsidR="2F4D655D" w:rsidP="70118F5B" w:rsidRDefault="2F4D655D" w14:paraId="755964CA" w14:textId="2BF35BA6">
      <w:pPr>
        <w:ind w:left="720"/>
        <w:jc w:val="both"/>
      </w:pPr>
      <w:r w:rsidRPr="70118F5B">
        <w:rPr>
          <w:rFonts w:ascii="Times New Roman" w:hAnsi="Times New Roman" w:eastAsia="Times New Roman" w:cs="Times New Roman"/>
          <w:lang w:val="en-US"/>
        </w:rPr>
        <w:t>The National Integrated Electricity Policy, approved in May 2025, provides a comprehensive roadmap aligning federal and state-level priorities for the power sector. The policy has laid the groundwork for private sector participation in renewable energy and grid expansion, further diversifying investment opportunities. For investors, the NIEP provides the long-term policy certainty that underpins project financing decisions, particularly for utility-scale and grid-connected renewable energy infrastructure.</w:t>
      </w:r>
    </w:p>
    <w:p w:rsidR="2F4D655D" w:rsidP="70118F5B" w:rsidRDefault="2F4D655D" w14:paraId="1DF3E4BF" w14:textId="0736CF8E">
      <w:pPr>
        <w:ind w:left="720"/>
        <w:jc w:val="both"/>
      </w:pPr>
      <w:r w:rsidRPr="70118F5B">
        <w:rPr>
          <w:rFonts w:ascii="Times New Roman" w:hAnsi="Times New Roman" w:eastAsia="Times New Roman" w:cs="Times New Roman"/>
          <w:lang w:val="en-US"/>
        </w:rPr>
        <w:t xml:space="preserve"> </w:t>
      </w:r>
    </w:p>
    <w:p w:rsidR="70118F5B" w:rsidP="70118F5B" w:rsidRDefault="70118F5B" w14:paraId="7F1661B5" w14:textId="3C557981">
      <w:pPr>
        <w:ind w:left="720"/>
        <w:jc w:val="both"/>
        <w:rPr>
          <w:rFonts w:ascii="Times New Roman" w:hAnsi="Times New Roman" w:eastAsia="Times New Roman" w:cs="Times New Roman"/>
          <w:lang w:val="en-US"/>
        </w:rPr>
      </w:pPr>
    </w:p>
    <w:p w:rsidR="2F4D655D" w:rsidP="70118F5B" w:rsidRDefault="2F4D655D" w14:paraId="1B846673" w14:textId="2E6F8D67">
      <w:pPr>
        <w:ind w:left="720"/>
        <w:jc w:val="both"/>
      </w:pPr>
      <w:r w:rsidRPr="70118F5B">
        <w:rPr>
          <w:rFonts w:ascii="Times New Roman" w:hAnsi="Times New Roman" w:eastAsia="Times New Roman" w:cs="Times New Roman"/>
          <w:b/>
          <w:bCs/>
          <w:lang w:val="en-US"/>
        </w:rPr>
        <w:t>Business Environment Reform - PEBEC and Subnational Competitiveness</w:t>
      </w:r>
    </w:p>
    <w:p w:rsidR="70118F5B" w:rsidP="70118F5B" w:rsidRDefault="70118F5B" w14:paraId="7548AFDB" w14:textId="12549EBD">
      <w:pPr>
        <w:ind w:left="720"/>
        <w:jc w:val="both"/>
        <w:rPr>
          <w:rFonts w:ascii="Times New Roman" w:hAnsi="Times New Roman" w:eastAsia="Times New Roman" w:cs="Times New Roman"/>
          <w:lang w:val="en-US"/>
        </w:rPr>
      </w:pPr>
    </w:p>
    <w:p w:rsidR="2F4D655D" w:rsidP="70118F5B" w:rsidRDefault="2F4D655D" w14:paraId="04360CF5" w14:textId="20A11BAB">
      <w:pPr>
        <w:ind w:left="720"/>
        <w:jc w:val="both"/>
      </w:pPr>
      <w:r w:rsidRPr="70118F5B">
        <w:rPr>
          <w:rFonts w:ascii="Times New Roman" w:hAnsi="Times New Roman" w:eastAsia="Times New Roman" w:cs="Times New Roman"/>
          <w:lang w:val="en-US"/>
        </w:rPr>
        <w:t xml:space="preserve">The Presidential Enabling Business Environment Council, established in 2016, focuses on removing constraints to starting and running a business in Nigeria, with focus areas including starting a business, cross-border movement of goods, obtaining credit, enforcing contracts, registering property, acquiring construction permits, and paying taxes. </w:t>
      </w:r>
    </w:p>
    <w:p w:rsidR="70118F5B" w:rsidP="70118F5B" w:rsidRDefault="70118F5B" w14:paraId="65BD5135" w14:textId="5C4EFF17">
      <w:pPr>
        <w:ind w:left="720"/>
        <w:jc w:val="both"/>
        <w:rPr>
          <w:rFonts w:ascii="Times New Roman" w:hAnsi="Times New Roman" w:eastAsia="Times New Roman" w:cs="Times New Roman"/>
          <w:lang w:val="en-US"/>
        </w:rPr>
      </w:pPr>
    </w:p>
    <w:p w:rsidR="2F4D655D" w:rsidP="70118F5B" w:rsidRDefault="2F4D655D" w14:paraId="3334CF31" w14:textId="25DBCED8">
      <w:pPr>
        <w:ind w:left="720"/>
        <w:jc w:val="both"/>
      </w:pPr>
      <w:r w:rsidRPr="70118F5B">
        <w:rPr>
          <w:rFonts w:ascii="Times New Roman" w:hAnsi="Times New Roman" w:eastAsia="Times New Roman" w:cs="Times New Roman"/>
          <w:lang w:val="en-US"/>
        </w:rPr>
        <w:t>In 2026, PEBEC launched a Nationwide Subnational Stakeholder Engagement and Reform Tour, recognising that while investors may enter Nigeria at the federal level, they ultimately invest in states. PEBEC is collaborating with states to improve regulatory efficiency, streamline processes, enhance service delivery, and strengthen the ease of doing business across the country. For renewable energy investors, this subnational reform agenda is directly relevant; land acquisition, environmental permitting, and grid connection processes all involve state-level agencies whose efficiency varies significantly across Nigeria's 36 states.</w:t>
      </w:r>
    </w:p>
    <w:p w:rsidR="70118F5B" w:rsidP="70118F5B" w:rsidRDefault="70118F5B" w14:paraId="79A7DD0B" w14:textId="75EBF607">
      <w:pPr>
        <w:ind w:left="720"/>
        <w:jc w:val="both"/>
        <w:rPr>
          <w:rFonts w:ascii="Times New Roman" w:hAnsi="Times New Roman" w:eastAsia="Times New Roman" w:cs="Times New Roman"/>
          <w:b/>
          <w:bCs/>
          <w:lang w:val="en-US"/>
        </w:rPr>
      </w:pPr>
    </w:p>
    <w:p w:rsidR="70118F5B" w:rsidP="70118F5B" w:rsidRDefault="70118F5B" w14:paraId="7D128D42" w14:textId="73F539D8">
      <w:pPr>
        <w:ind w:left="720"/>
        <w:jc w:val="both"/>
        <w:rPr>
          <w:rFonts w:ascii="Times New Roman" w:hAnsi="Times New Roman" w:eastAsia="Times New Roman" w:cs="Times New Roman"/>
          <w:b/>
          <w:bCs/>
          <w:lang w:val="en-US"/>
        </w:rPr>
      </w:pPr>
    </w:p>
    <w:p w:rsidR="70118F5B" w:rsidP="70118F5B" w:rsidRDefault="70118F5B" w14:paraId="148D9F7C" w14:textId="129E71B1">
      <w:pPr>
        <w:ind w:left="720"/>
        <w:jc w:val="both"/>
        <w:rPr>
          <w:rFonts w:ascii="Times New Roman" w:hAnsi="Times New Roman" w:eastAsia="Times New Roman" w:cs="Times New Roman"/>
          <w:b/>
          <w:bCs/>
          <w:lang w:val="en-US"/>
        </w:rPr>
      </w:pPr>
    </w:p>
    <w:p w:rsidR="2F4D655D" w:rsidP="70118F5B" w:rsidRDefault="2F4D655D" w14:paraId="11DC39F9" w14:textId="2AE04A5F">
      <w:pPr>
        <w:ind w:left="720"/>
        <w:jc w:val="both"/>
      </w:pPr>
      <w:r w:rsidRPr="70118F5B">
        <w:rPr>
          <w:rFonts w:ascii="Times New Roman" w:hAnsi="Times New Roman" w:eastAsia="Times New Roman" w:cs="Times New Roman"/>
          <w:b/>
          <w:bCs/>
          <w:lang w:val="en-US"/>
        </w:rPr>
        <w:t>Investment Protection and Dispute Resolution</w:t>
      </w:r>
    </w:p>
    <w:p w:rsidR="70118F5B" w:rsidP="70118F5B" w:rsidRDefault="70118F5B" w14:paraId="5EDDDA87" w14:textId="23372B5A">
      <w:pPr>
        <w:ind w:left="720"/>
        <w:jc w:val="both"/>
        <w:rPr>
          <w:rFonts w:ascii="Times New Roman" w:hAnsi="Times New Roman" w:eastAsia="Times New Roman" w:cs="Times New Roman"/>
          <w:lang w:val="en-US"/>
        </w:rPr>
      </w:pPr>
    </w:p>
    <w:p w:rsidR="2F4D655D" w:rsidP="70118F5B" w:rsidRDefault="2F4D655D" w14:paraId="000C53B3" w14:textId="467FBE19">
      <w:pPr>
        <w:ind w:left="720"/>
        <w:jc w:val="both"/>
      </w:pPr>
      <w:commentRangeStart w:id="15"/>
      <w:r w:rsidRPr="70118F5B">
        <w:rPr>
          <w:rFonts w:ascii="Times New Roman" w:hAnsi="Times New Roman" w:eastAsia="Times New Roman" w:cs="Times New Roman"/>
          <w:lang w:val="en-US"/>
        </w:rPr>
        <w:lastRenderedPageBreak/>
        <w:t>Investment protection in Nigeria is underpinned by a network of over 15 active Bilateral Investment Treaties, including agreements with Germany, France, the Netherlands, and the United Kingdom, providing access to international arbitration through ICSID or UNCITRAL where disputes arise. The Investment and Securities Act 2025, while still being implemented, aims to strengthen the legal and regulatory framework for investments and capital market activities, while expanding the Securities and Exchange Commission's regulatory powers to meet international standards. Nigeria's BIT framework is currently under review between 2024 and 2026 to incorporate sustainability and human rights provisions, reflecting alignment with global investment standards.</w:t>
      </w:r>
      <w:commentRangeEnd w:id="15"/>
      <w:r w:rsidR="00747B9E">
        <w:rPr>
          <w:rStyle w:val="CommentReference"/>
          <w:sz w:val="22"/>
          <w:szCs w:val="22"/>
        </w:rPr>
        <w:commentReference w:id="15"/>
      </w:r>
    </w:p>
    <w:p w:rsidR="70118F5B" w:rsidP="70118F5B" w:rsidRDefault="70118F5B" w14:paraId="5427F695" w14:textId="75D5C74C">
      <w:pPr>
        <w:ind w:left="720"/>
        <w:jc w:val="both"/>
        <w:rPr>
          <w:rFonts w:ascii="Times New Roman" w:hAnsi="Times New Roman" w:eastAsia="Times New Roman" w:cs="Times New Roman"/>
          <w:lang w:val="en-US"/>
        </w:rPr>
      </w:pPr>
    </w:p>
    <w:p w:rsidR="70118F5B" w:rsidP="70118F5B" w:rsidRDefault="70118F5B" w14:paraId="3EF6BC82" w14:textId="125F0E30">
      <w:pPr>
        <w:ind w:left="720"/>
        <w:jc w:val="both"/>
        <w:rPr>
          <w:rFonts w:ascii="Times New Roman" w:hAnsi="Times New Roman" w:eastAsia="Times New Roman" w:cs="Times New Roman"/>
          <w:lang w:val="en-US"/>
        </w:rPr>
      </w:pPr>
    </w:p>
    <w:p w:rsidR="2F4D655D" w:rsidP="70118F5B" w:rsidRDefault="2F4D655D" w14:paraId="03A1D012" w14:textId="1D6A1A3E">
      <w:pPr>
        <w:ind w:left="720"/>
        <w:jc w:val="both"/>
      </w:pPr>
      <w:r w:rsidRPr="70118F5B">
        <w:rPr>
          <w:rFonts w:ascii="Times New Roman" w:hAnsi="Times New Roman" w:eastAsia="Times New Roman" w:cs="Times New Roman"/>
          <w:b/>
          <w:bCs/>
          <w:lang w:val="en-US"/>
        </w:rPr>
        <w:t>Labour and Immigration</w:t>
      </w:r>
    </w:p>
    <w:p w:rsidR="70118F5B" w:rsidP="70118F5B" w:rsidRDefault="70118F5B" w14:paraId="2822F263" w14:textId="3F98AF71">
      <w:pPr>
        <w:ind w:left="720"/>
        <w:jc w:val="both"/>
        <w:rPr>
          <w:rFonts w:ascii="Times New Roman" w:hAnsi="Times New Roman" w:eastAsia="Times New Roman" w:cs="Times New Roman"/>
          <w:lang w:val="en-US"/>
        </w:rPr>
      </w:pPr>
    </w:p>
    <w:p w:rsidR="2F4D655D" w:rsidP="70118F5B" w:rsidRDefault="2F4D655D" w14:paraId="7EDF0CF5" w14:textId="6F962786">
      <w:pPr>
        <w:ind w:left="720"/>
        <w:jc w:val="both"/>
      </w:pPr>
      <w:r w:rsidRPr="70118F5B">
        <w:rPr>
          <w:rFonts w:ascii="Times New Roman" w:hAnsi="Times New Roman" w:eastAsia="Times New Roman" w:cs="Times New Roman"/>
          <w:lang w:val="en-US"/>
        </w:rPr>
        <w:t xml:space="preserve">For international investors bringing in expatriate staff, the Combined Expatriate Residence Permit and Aliens Card and Expatriate Quota are processed through NIPC, with quota approvals typically taking four to eight weeks. The renewable energy and priority sectors benefit from </w:t>
      </w:r>
      <w:del w:author="Jasmina Nesic Lovse" w:date="2026-07-02T15:03:00Z" w16du:dateUtc="2026-07-02T13:03:00Z" w:id="16">
        <w:r w:rsidRPr="70118F5B" w:rsidDel="006152D6">
          <w:rPr>
            <w:rFonts w:ascii="Times New Roman" w:hAnsi="Times New Roman" w:eastAsia="Times New Roman" w:cs="Times New Roman"/>
            <w:lang w:val="en-US"/>
          </w:rPr>
          <w:delText>an</w:delText>
        </w:r>
      </w:del>
      <w:ins w:author="Jasmina Nesic Lovse" w:date="2026-07-02T15:03:00Z" w16du:dateUtc="2026-07-02T13:03:00Z" w:id="17">
        <w:r w:rsidRPr="70118F5B" w:rsidR="006152D6">
          <w:rPr>
            <w:rFonts w:ascii="Times New Roman" w:hAnsi="Times New Roman" w:eastAsia="Times New Roman" w:cs="Times New Roman"/>
            <w:lang w:val="en-US"/>
          </w:rPr>
          <w:t>a</w:t>
        </w:r>
      </w:ins>
      <w:r w:rsidRPr="70118F5B">
        <w:rPr>
          <w:rFonts w:ascii="Times New Roman" w:hAnsi="Times New Roman" w:eastAsia="Times New Roman" w:cs="Times New Roman"/>
          <w:lang w:val="en-US"/>
        </w:rPr>
        <w:t xml:space="preserve"> NIPC fast-track process. Nigerian labour law requires priority hiring of Nigerians for non-specialised roles, with a minimum wage of ₦70,000 as of 2025 and mandatory pension contributions applicable to all employees.</w:t>
      </w:r>
    </w:p>
    <w:p w:rsidR="70118F5B" w:rsidP="70118F5B" w:rsidRDefault="70118F5B" w14:paraId="1010B269" w14:textId="254709CD">
      <w:pPr>
        <w:ind w:left="720"/>
        <w:jc w:val="both"/>
        <w:rPr>
          <w:rFonts w:ascii="Times New Roman" w:hAnsi="Times New Roman" w:eastAsia="Times New Roman" w:cs="Times New Roman"/>
          <w:lang w:val="en-US"/>
        </w:rPr>
      </w:pPr>
    </w:p>
    <w:p w:rsidR="70118F5B" w:rsidP="70118F5B" w:rsidRDefault="70118F5B" w14:paraId="2C7A9301" w14:textId="6E137AF5">
      <w:pPr>
        <w:ind w:left="720"/>
        <w:jc w:val="both"/>
        <w:rPr>
          <w:rFonts w:ascii="Times New Roman" w:hAnsi="Times New Roman" w:eastAsia="Times New Roman" w:cs="Times New Roman"/>
          <w:lang w:val="en-US"/>
        </w:rPr>
      </w:pPr>
    </w:p>
    <w:p w:rsidR="2F4D655D" w:rsidP="70118F5B" w:rsidRDefault="2F4D655D" w14:paraId="77659D1A" w14:textId="01B4315B">
      <w:pPr>
        <w:ind w:left="720"/>
        <w:jc w:val="both"/>
      </w:pPr>
      <w:r w:rsidRPr="70118F5B">
        <w:rPr>
          <w:rFonts w:ascii="Times New Roman" w:hAnsi="Times New Roman" w:eastAsia="Times New Roman" w:cs="Times New Roman"/>
          <w:b/>
          <w:bCs/>
          <w:lang w:val="en-US"/>
        </w:rPr>
        <w:t>The Investment Picture</w:t>
      </w:r>
    </w:p>
    <w:p w:rsidR="70118F5B" w:rsidP="70118F5B" w:rsidRDefault="70118F5B" w14:paraId="68F06CD1" w14:textId="5D251F05">
      <w:pPr>
        <w:ind w:left="720"/>
        <w:jc w:val="both"/>
        <w:rPr>
          <w:rFonts w:ascii="Times New Roman" w:hAnsi="Times New Roman" w:eastAsia="Times New Roman" w:cs="Times New Roman"/>
          <w:lang w:val="en-US"/>
        </w:rPr>
      </w:pPr>
    </w:p>
    <w:p w:rsidR="2F4D655D" w:rsidP="70118F5B" w:rsidRDefault="2F4D655D" w14:paraId="518D7653" w14:textId="34F2B310">
      <w:pPr>
        <w:ind w:left="720"/>
        <w:jc w:val="both"/>
      </w:pPr>
      <w:commentRangeStart w:id="18"/>
      <w:r w:rsidRPr="70118F5B">
        <w:rPr>
          <w:rFonts w:ascii="Times New Roman" w:hAnsi="Times New Roman" w:eastAsia="Times New Roman" w:cs="Times New Roman"/>
          <w:lang w:val="en-US"/>
        </w:rPr>
        <w:t>The overarching picture for renewable energy and energy efficiency investors is one of genuine and accelerating openness. The legislative foundation - the Electricity Act 2023, the National Integrated Electricity Policy 2025, the NERC Mini-Grid Regulations 2023, the Eligible Customer Regulations 2024, and the Energy Transition Plan - is more comprehensive and investor-aligned than at any previous point in Nigeria's history. The incentive architecture is substantive, the entry process is straightforward, and foreign ownership is unrestricted.</w:t>
      </w:r>
      <w:commentRangeEnd w:id="18"/>
      <w:r w:rsidR="0099793E">
        <w:rPr>
          <w:rStyle w:val="CommentReference"/>
          <w:sz w:val="22"/>
          <w:szCs w:val="22"/>
        </w:rPr>
        <w:commentReference w:id="18"/>
      </w:r>
    </w:p>
    <w:p w:rsidR="70118F5B" w:rsidP="70118F5B" w:rsidRDefault="70118F5B" w14:paraId="2FF42439" w14:textId="064F4809">
      <w:pPr>
        <w:ind w:left="720"/>
        <w:jc w:val="both"/>
        <w:rPr>
          <w:rFonts w:ascii="Times New Roman" w:hAnsi="Times New Roman" w:eastAsia="Times New Roman" w:cs="Times New Roman"/>
          <w:lang w:val="en-US"/>
        </w:rPr>
      </w:pPr>
    </w:p>
    <w:p w:rsidR="2F4D655D" w:rsidP="70118F5B" w:rsidRDefault="2F4D655D" w14:paraId="75925CC8" w14:textId="4B8D55B9">
      <w:pPr>
        <w:ind w:left="720"/>
        <w:jc w:val="both"/>
      </w:pPr>
      <w:r w:rsidRPr="70118F5B">
        <w:rPr>
          <w:rFonts w:ascii="Times New Roman" w:hAnsi="Times New Roman" w:eastAsia="Times New Roman" w:cs="Times New Roman"/>
          <w:lang w:val="en-US"/>
        </w:rPr>
        <w:t>The more variable elements sit at the project development level. Nigeria's underdeveloped and unreliable power sector remains a bottleneck to broad-based economic development, and investor confidence continues to be weakened by regulatory uncertainty, deficient generation and transmission infrastructure. Offtake risk tied to distribution company creditworthiness, foreign exchange constraints on capital-intensive equipment procurement, and inconsistent policy implementation at the state level remain active considerations that the entry framework does not fully resolve.</w:t>
      </w:r>
    </w:p>
    <w:p w:rsidR="70118F5B" w:rsidP="70118F5B" w:rsidRDefault="70118F5B" w14:paraId="67DB1B97" w14:textId="70BA778F">
      <w:pPr>
        <w:ind w:left="720"/>
        <w:jc w:val="both"/>
        <w:rPr>
          <w:rFonts w:ascii="Times New Roman" w:hAnsi="Times New Roman" w:eastAsia="Times New Roman" w:cs="Times New Roman"/>
          <w:lang w:val="en-US"/>
        </w:rPr>
      </w:pPr>
    </w:p>
    <w:p w:rsidR="081316A0" w:rsidP="70118F5B" w:rsidRDefault="081316A0" w14:paraId="4E5521E0" w14:textId="366E7537">
      <w:pPr>
        <w:ind w:left="720"/>
        <w:jc w:val="both"/>
      </w:pPr>
      <w:r w:rsidRPr="70118F5B">
        <w:rPr>
          <w:rFonts w:ascii="Times New Roman" w:hAnsi="Times New Roman" w:eastAsia="Times New Roman" w:cs="Times New Roman"/>
          <w:lang w:val="en-US"/>
        </w:rPr>
        <w:t xml:space="preserve">Investors that engage early with the Nigerian Investment Promotion Commission (NIPC) and the One-Stop Investment Centre (OSIC), structure projects to benefit from available fiscal incentives such as Pioneer Status or the Economic Development Tax Incentive (EDTI), plan customs classification during the equipment procurement stage, and work proactively with relevant state governments on land acquisition, permitting, and grid connection are likely to experience a more streamlined investment process. With the right preparation and engagement strategy, Nigeria offers </w:t>
      </w:r>
      <w:r w:rsidRPr="70118F5B">
        <w:rPr>
          <w:rFonts w:ascii="Times New Roman" w:hAnsi="Times New Roman" w:eastAsia="Times New Roman" w:cs="Times New Roman"/>
          <w:lang w:val="en-US"/>
        </w:rPr>
        <w:lastRenderedPageBreak/>
        <w:t>a dynamic and increasingly attractive investment environment, with significant opportunities across the renewable energy and energy efficiency sectors.</w:t>
      </w:r>
    </w:p>
    <w:p w:rsidR="70118F5B" w:rsidP="70118F5B" w:rsidRDefault="70118F5B" w14:paraId="479B8B2C" w14:textId="08A3CCF2">
      <w:pPr>
        <w:jc w:val="both"/>
      </w:pPr>
    </w:p>
    <w:p w:rsidR="70118F5B" w:rsidP="70118F5B" w:rsidRDefault="70118F5B" w14:paraId="00899FCD" w14:textId="1468D5A0">
      <w:pPr>
        <w:jc w:val="both"/>
      </w:pPr>
    </w:p>
    <w:p w:rsidRPr="004228EF" w:rsidR="00CF1C9B" w:rsidP="0BEBE53A" w:rsidRDefault="0569E69D" w14:paraId="4D1B5064" w14:textId="77777777">
      <w:pPr>
        <w:pStyle w:val="Heading1"/>
      </w:pPr>
      <w:bookmarkStart w:name="_Toc632065453" w:id="19"/>
      <w:r>
        <w:t>Solar (Page Title)</w:t>
      </w:r>
      <w:bookmarkEnd w:id="19"/>
    </w:p>
    <w:p w:rsidRPr="004228EF" w:rsidR="00E05899" w:rsidP="0BEBE53A" w:rsidRDefault="0569E69D" w14:paraId="16CC2E33" w14:textId="58F1F128">
      <w:pPr>
        <w:pStyle w:val="Heading2"/>
      </w:pPr>
      <w:bookmarkStart w:name="_Toc1111756200" w:id="20"/>
      <w:r>
        <w:t>Description (Hero Section) - Text</w:t>
      </w:r>
      <w:bookmarkEnd w:id="20"/>
    </w:p>
    <w:p w:rsidR="00E05899" w:rsidP="00CF1C9B" w:rsidRDefault="00E05899" w14:paraId="321515B9" w14:textId="77777777">
      <w:pPr>
        <w:ind w:left="360"/>
        <w:jc w:val="both"/>
        <w:rPr>
          <w:rFonts w:ascii="Times New Roman" w:hAnsi="Times New Roman" w:eastAsia="Times New Roman" w:cs="Times New Roman"/>
        </w:rPr>
      </w:pPr>
      <w:r>
        <w:rPr>
          <w:rFonts w:ascii="Times New Roman" w:hAnsi="Times New Roman" w:eastAsia="Times New Roman" w:cs="Times New Roman"/>
        </w:rPr>
        <w:t>Nigeria’s largest clean energy opportunity, driven by abundant sunlight and strong demand for reliable off-grid and embedded power solutions.</w:t>
      </w:r>
    </w:p>
    <w:p w:rsidR="00E05899" w:rsidP="00CF1C9B" w:rsidRDefault="00E05899" w14:paraId="6DEF20B6" w14:textId="77777777">
      <w:pPr>
        <w:ind w:left="360"/>
        <w:jc w:val="both"/>
        <w:rPr>
          <w:rFonts w:ascii="Times New Roman" w:hAnsi="Times New Roman" w:eastAsia="Times New Roman" w:cs="Times New Roman"/>
        </w:rPr>
      </w:pPr>
    </w:p>
    <w:p w:rsidR="00E05899" w:rsidP="00CF1C9B" w:rsidRDefault="00E05899" w14:paraId="09C6E367" w14:textId="77777777">
      <w:pPr>
        <w:ind w:left="360"/>
        <w:jc w:val="both"/>
        <w:rPr>
          <w:rFonts w:ascii="Times New Roman" w:hAnsi="Times New Roman" w:eastAsia="Times New Roman" w:cs="Times New Roman"/>
          <w:i/>
          <w:iCs/>
        </w:rPr>
      </w:pPr>
      <w:r>
        <w:rPr>
          <w:rFonts w:ascii="Times New Roman" w:hAnsi="Times New Roman" w:eastAsia="Times New Roman" w:cs="Times New Roman"/>
          <w:i/>
          <w:iCs/>
        </w:rPr>
        <w:t>Below are clickable tabs to take the user directly to the selected session</w:t>
      </w:r>
    </w:p>
    <w:p w:rsidR="00E05899" w:rsidP="00E05899" w:rsidRDefault="00E05899" w14:paraId="2E0E8E82" w14:textId="77777777">
      <w:pPr>
        <w:jc w:val="both"/>
        <w:rPr>
          <w:rFonts w:ascii="Times New Roman" w:hAnsi="Times New Roman" w:eastAsia="Times New Roman" w:cs="Times New Roman"/>
          <w:i/>
          <w:iCs/>
        </w:rPr>
      </w:pPr>
    </w:p>
    <w:tbl>
      <w:tblPr>
        <w:tblW w:w="9360" w:type="dxa"/>
        <w:tblInd w:w="6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137016948"/>
          <w:lock w:val="contentLocked"/>
        </w:sdtPr>
        <w:sdtContent>
          <w:tr w:rsidR="00E05899" w:rsidTr="00CF1C9B" w14:paraId="673D5855"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E05899" w:rsidRDefault="00E05899" w14:paraId="7F7DCB84"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E05899" w:rsidRDefault="00E05899" w14:paraId="17F5934C"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E05899" w:rsidRDefault="00E05899" w14:paraId="43208654"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E05899" w:rsidRDefault="00E05899" w14:paraId="51CE1570"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E05899" w:rsidRDefault="00E05899" w14:paraId="6A194A1E" w14:textId="77777777">
                <w:pPr>
                  <w:widowControl w:val="0"/>
                  <w:spacing w:line="240" w:lineRule="auto"/>
                  <w:jc w:val="both"/>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BEBE53A" w:rsidP="70118F5B" w:rsidRDefault="0BEBE53A" w14:paraId="6C645605" w14:textId="11167B83">
      <w:pPr>
        <w:jc w:val="both"/>
        <w:rPr>
          <w:rFonts w:ascii="Times New Roman" w:hAnsi="Times New Roman" w:eastAsia="Times New Roman" w:cs="Times New Roman"/>
          <w:b/>
          <w:bCs/>
        </w:rPr>
      </w:pPr>
    </w:p>
    <w:p w:rsidRPr="00CF1C9B" w:rsidR="00E05899" w:rsidP="0BEBE53A" w:rsidRDefault="0569E69D" w14:paraId="43ED9715" w14:textId="3D59500A">
      <w:pPr>
        <w:pStyle w:val="Heading2"/>
      </w:pPr>
      <w:bookmarkStart w:name="_Toc470814069" w:id="21"/>
      <w:r>
        <w:t>Overview - Text</w:t>
      </w:r>
      <w:bookmarkEnd w:id="21"/>
    </w:p>
    <w:p w:rsidR="00E05899" w:rsidP="00E05899" w:rsidRDefault="00E05899" w14:paraId="0CC9C963" w14:textId="77777777">
      <w:pPr>
        <w:widowControl w:val="0"/>
        <w:spacing w:line="240" w:lineRule="auto"/>
        <w:jc w:val="both"/>
        <w:rPr>
          <w:rFonts w:ascii="Times New Roman" w:hAnsi="Times New Roman" w:eastAsia="Times New Roman" w:cs="Times New Roman"/>
          <w:b/>
          <w:bCs/>
          <w:sz w:val="24"/>
          <w:szCs w:val="24"/>
        </w:rPr>
      </w:pPr>
    </w:p>
    <w:p w:rsidR="00E05899" w:rsidP="00CF1C9B" w:rsidRDefault="0569E69D" w14:paraId="343F9CC1" w14:textId="1532463C">
      <w:pPr>
        <w:widowControl w:val="0"/>
        <w:spacing w:line="240" w:lineRule="auto"/>
        <w:ind w:left="360"/>
        <w:jc w:val="both"/>
      </w:pPr>
      <w:r w:rsidRPr="0BEBE53A">
        <w:rPr>
          <w:rFonts w:ascii="Times New Roman" w:hAnsi="Times New Roman" w:eastAsia="Times New Roman" w:cs="Times New Roman"/>
        </w:rPr>
        <w:t xml:space="preserve">Nigeria has one of Africa’s strongest solar energy potentials due to its high </w:t>
      </w:r>
      <w:commentRangeStart w:id="22"/>
      <w:ins w:author="Ogana, Chukwunedum" w:date="2026-06-18T13:56:00Z" w16du:dateUtc="2026-06-18T13:56:36Z" w:id="23">
        <w:r w:rsidRPr="0BEBE53A" w:rsidR="7A8916AA">
          <w:rPr>
            <w:rFonts w:ascii="Times New Roman" w:hAnsi="Times New Roman" w:eastAsia="Times New Roman" w:cs="Times New Roman"/>
          </w:rPr>
          <w:t>solar radiation</w:t>
        </w:r>
      </w:ins>
      <w:commentRangeEnd w:id="22"/>
      <w:r w:rsidRPr="0BEBE53A" w:rsidR="00E05899">
        <w:rPr>
          <w:rStyle w:val="CommentReference"/>
          <w:rFonts w:ascii="Times New Roman" w:hAnsi="Times New Roman" w:eastAsia="Times New Roman" w:cs="Times New Roman"/>
          <w:sz w:val="22"/>
          <w:szCs w:val="22"/>
        </w:rPr>
        <w:commentReference w:id="22"/>
      </w:r>
      <w:r w:rsidRPr="0BEBE53A">
        <w:rPr>
          <w:rFonts w:ascii="Times New Roman" w:hAnsi="Times New Roman" w:eastAsia="Times New Roman" w:cs="Times New Roman"/>
        </w:rPr>
        <w:t xml:space="preserve"> levels and growing demand for reliable electricity. </w:t>
      </w:r>
      <w:r w:rsidRPr="0BEBE53A" w:rsidR="7D2145B7">
        <w:rPr>
          <w:rFonts w:ascii="Times New Roman" w:hAnsi="Times New Roman" w:eastAsia="Times New Roman" w:cs="Times New Roman"/>
        </w:rPr>
        <w:t>Nigeria's solar market is the country's largest clean energy opportunity, driven by abundant sunlight and strong demand for reliable off-grid and embedded power solutions. The rising energy costs are accelerating the adoption of solar technologies across residential, commercial, industrial, and public-sector applications.</w:t>
      </w:r>
    </w:p>
    <w:p w:rsidR="00E05899" w:rsidP="00CF1C9B" w:rsidRDefault="00E05899" w14:paraId="076D5E06" w14:textId="77777777">
      <w:pPr>
        <w:widowControl w:val="0"/>
        <w:spacing w:line="240" w:lineRule="auto"/>
        <w:ind w:left="360"/>
        <w:jc w:val="both"/>
        <w:rPr>
          <w:rFonts w:ascii="Times New Roman" w:hAnsi="Times New Roman" w:eastAsia="Times New Roman" w:cs="Times New Roman"/>
        </w:rPr>
      </w:pPr>
    </w:p>
    <w:p w:rsidR="00E05899" w:rsidP="00CF1C9B" w:rsidRDefault="0569E69D" w14:paraId="2BC6228A" w14:textId="249E4258">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Solar projects in Nigeria</w:t>
      </w:r>
      <w:r w:rsidRPr="0BEBE53A" w:rsidR="62C9B03C">
        <w:rPr>
          <w:rFonts w:ascii="Times New Roman" w:hAnsi="Times New Roman" w:eastAsia="Times New Roman" w:cs="Times New Roman"/>
        </w:rPr>
        <w:t xml:space="preserve"> span </w:t>
      </w:r>
      <w:r w:rsidRPr="0BEBE53A">
        <w:rPr>
          <w:rFonts w:ascii="Times New Roman" w:hAnsi="Times New Roman" w:eastAsia="Times New Roman" w:cs="Times New Roman"/>
        </w:rPr>
        <w:t>utility-scale generation, mini-grids, solar home systems, and commercial and industrial installations. The sector continues to attract local and international investors as the country expands access to clean and reliable energy.</w:t>
      </w:r>
    </w:p>
    <w:p w:rsidR="00E05899" w:rsidP="00CF1C9B" w:rsidRDefault="00E05899" w14:paraId="6B27BF6D" w14:textId="77777777">
      <w:pPr>
        <w:widowControl w:val="0"/>
        <w:spacing w:line="240" w:lineRule="auto"/>
        <w:ind w:left="360"/>
        <w:jc w:val="both"/>
        <w:rPr>
          <w:rFonts w:ascii="Times New Roman" w:hAnsi="Times New Roman" w:eastAsia="Times New Roman" w:cs="Times New Roman"/>
        </w:rPr>
      </w:pPr>
    </w:p>
    <w:p w:rsidR="00E05899" w:rsidP="00CF1C9B" w:rsidRDefault="00E05899" w14:paraId="6EE7BABF" w14:textId="77777777">
      <w:pPr>
        <w:widowControl w:val="0"/>
        <w:spacing w:line="240" w:lineRule="auto"/>
        <w:ind w:left="360"/>
        <w:jc w:val="both"/>
        <w:rPr>
          <w:rFonts w:ascii="Times New Roman" w:hAnsi="Times New Roman" w:eastAsia="Times New Roman" w:cs="Times New Roman"/>
        </w:rPr>
      </w:pPr>
    </w:p>
    <w:p w:rsidRPr="00CF1C9B" w:rsidR="00E05899" w:rsidP="0BEBE53A" w:rsidRDefault="0569E69D" w14:paraId="4AF41EDB" w14:textId="2013B6A4">
      <w:pPr>
        <w:pStyle w:val="Heading2"/>
      </w:pPr>
      <w:bookmarkStart w:name="_Toc528681623" w:id="24"/>
      <w:commentRangeStart w:id="25"/>
      <w:r>
        <w:t xml:space="preserve">Key Facts - Infographics </w:t>
      </w:r>
      <w:commentRangeEnd w:id="25"/>
      <w:r w:rsidR="00E05899">
        <w:rPr>
          <w:rStyle w:val="CommentReference"/>
          <w:sz w:val="24"/>
          <w:szCs w:val="24"/>
        </w:rPr>
        <w:commentReference w:id="25"/>
      </w:r>
      <w:r>
        <w:t>| Factsheets</w:t>
      </w:r>
      <w:bookmarkEnd w:id="24"/>
    </w:p>
    <w:p w:rsidR="00E05899" w:rsidP="0BEBE53A" w:rsidRDefault="00E05899" w14:paraId="2C01A829" w14:textId="5346AA99">
      <w:pPr>
        <w:widowControl w:val="0"/>
        <w:spacing w:line="240" w:lineRule="auto"/>
        <w:ind w:left="360"/>
        <w:jc w:val="both"/>
        <w:rPr>
          <w:rFonts w:ascii="Times New Roman" w:hAnsi="Times New Roman" w:eastAsia="Times New Roman" w:cs="Times New Roman"/>
          <w:b/>
          <w:bCs/>
          <w:sz w:val="24"/>
          <w:szCs w:val="24"/>
        </w:rPr>
      </w:pPr>
    </w:p>
    <w:p w:rsidR="00E05899" w:rsidRDefault="586AA409" w14:paraId="7897174A" w14:textId="4846D6DC">
      <w:pPr>
        <w:pStyle w:val="ListParagraph"/>
        <w:widowControl w:val="0"/>
        <w:numPr>
          <w:ilvl w:val="0"/>
          <w:numId w:val="3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lang w:val="en-US"/>
        </w:rPr>
        <w:t>803 MW – New solar capacity installed in 2025, making Nigeria Africa's second-largest solar market that year.</w:t>
      </w:r>
    </w:p>
    <w:p w:rsidR="00E05899" w:rsidP="0BEBE53A" w:rsidRDefault="586AA409" w14:paraId="46864A44" w14:textId="53147920">
      <w:pPr>
        <w:widowControl w:val="0"/>
        <w:spacing w:line="240" w:lineRule="auto"/>
        <w:ind w:left="720"/>
        <w:jc w:val="both"/>
      </w:pPr>
      <w:r w:rsidRPr="0BEBE53A">
        <w:rPr>
          <w:rFonts w:ascii="Times New Roman" w:hAnsi="Times New Roman" w:eastAsia="Times New Roman" w:cs="Times New Roman"/>
          <w:i/>
          <w:iCs/>
        </w:rPr>
        <w:t>Source: Global Solar Council Africa Market Outlook 2026–2029.</w:t>
      </w:r>
    </w:p>
    <w:p w:rsidR="00E05899" w:rsidP="0BEBE53A" w:rsidRDefault="53D91BD9" w14:paraId="244AF7AB" w14:textId="3D627132">
      <w:pPr>
        <w:widowControl w:val="0"/>
        <w:spacing w:line="240" w:lineRule="auto"/>
        <w:ind w:left="720"/>
        <w:jc w:val="both"/>
      </w:pPr>
      <w:r w:rsidRPr="0BEBE53A">
        <w:rPr>
          <w:rFonts w:ascii="Times New Roman" w:hAnsi="Times New Roman" w:eastAsia="Times New Roman" w:cs="Times New Roman"/>
          <w:i/>
          <w:iCs/>
        </w:rPr>
        <w:t>Design: Vertical Bar Chart – Compare 2024 Installed Capacity with 2025 Installed Capacity</w:t>
      </w:r>
    </w:p>
    <w:p w:rsidR="00E05899" w:rsidP="0BEBE53A" w:rsidRDefault="00E05899" w14:paraId="6E470749" w14:textId="71CA22B5">
      <w:pPr>
        <w:widowControl w:val="0"/>
        <w:spacing w:line="240" w:lineRule="auto"/>
        <w:jc w:val="both"/>
        <w:rPr>
          <w:rFonts w:ascii="Times New Roman" w:hAnsi="Times New Roman" w:eastAsia="Times New Roman" w:cs="Times New Roman"/>
          <w:i/>
          <w:iCs/>
        </w:rPr>
      </w:pPr>
    </w:p>
    <w:p w:rsidR="00E05899" w:rsidP="0BEBE53A" w:rsidRDefault="00E05899" w14:paraId="2316ECCE" w14:textId="0980C56E">
      <w:pPr>
        <w:widowControl w:val="0"/>
        <w:spacing w:line="240" w:lineRule="auto"/>
        <w:ind w:left="720"/>
        <w:jc w:val="both"/>
        <w:rPr>
          <w:rFonts w:ascii="Times New Roman" w:hAnsi="Times New Roman" w:eastAsia="Times New Roman" w:cs="Times New Roman"/>
        </w:rPr>
      </w:pPr>
    </w:p>
    <w:p w:rsidR="00E05899" w:rsidRDefault="586AA409" w14:paraId="5B94E044" w14:textId="2872E8C7">
      <w:pPr>
        <w:pStyle w:val="ListParagraph"/>
        <w:widowControl w:val="0"/>
        <w:numPr>
          <w:ilvl w:val="0"/>
          <w:numId w:val="3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lang w:val="en-US"/>
        </w:rPr>
        <w:t>140 Million+ People</w:t>
      </w:r>
      <w:r w:rsidRPr="0BEBE53A" w:rsidR="4022CBF5">
        <w:rPr>
          <w:rFonts w:ascii="Times New Roman" w:hAnsi="Times New Roman" w:eastAsia="Times New Roman" w:cs="Times New Roman"/>
          <w:lang w:val="en-US"/>
        </w:rPr>
        <w:t xml:space="preserve"> – </w:t>
      </w:r>
      <w:r w:rsidRPr="0BEBE53A">
        <w:rPr>
          <w:rFonts w:ascii="Times New Roman" w:hAnsi="Times New Roman" w:eastAsia="Times New Roman" w:cs="Times New Roman"/>
        </w:rPr>
        <w:t>Estimated population with unreliable or inadequate electricity access,</w:t>
      </w:r>
      <w:r w:rsidRPr="0BEBE53A" w:rsidR="68F58EFB">
        <w:rPr>
          <w:rFonts w:ascii="Times New Roman" w:hAnsi="Times New Roman" w:eastAsia="Times New Roman" w:cs="Times New Roman"/>
        </w:rPr>
        <w:t xml:space="preserve"> </w:t>
      </w:r>
      <w:r w:rsidRPr="0BEBE53A">
        <w:rPr>
          <w:rFonts w:ascii="Times New Roman" w:hAnsi="Times New Roman" w:eastAsia="Times New Roman" w:cs="Times New Roman"/>
        </w:rPr>
        <w:t>creating strong demand for alternative energy solutions.</w:t>
      </w:r>
    </w:p>
    <w:p w:rsidR="00E05899" w:rsidP="0BEBE53A" w:rsidRDefault="1A04EDE0" w14:paraId="7F3DC903" w14:textId="42F4104C">
      <w:pPr>
        <w:pStyle w:val="ListParagraph"/>
        <w:widowControl w:val="0"/>
        <w:spacing w:line="240" w:lineRule="auto"/>
        <w:jc w:val="both"/>
      </w:pPr>
      <w:r w:rsidRPr="0BEBE53A">
        <w:rPr>
          <w:rFonts w:ascii="Times New Roman" w:hAnsi="Times New Roman" w:eastAsia="Times New Roman" w:cs="Times New Roman"/>
          <w:i/>
          <w:iCs/>
        </w:rPr>
        <w:t>Design: Population Icon Graphic</w:t>
      </w:r>
    </w:p>
    <w:p w:rsidR="00E05899" w:rsidP="0BEBE53A" w:rsidRDefault="00E05899" w14:paraId="61F973B1" w14:textId="5345390A">
      <w:pPr>
        <w:widowControl w:val="0"/>
        <w:spacing w:line="240" w:lineRule="auto"/>
        <w:ind w:left="720"/>
        <w:jc w:val="both"/>
        <w:rPr>
          <w:rFonts w:ascii="Times New Roman" w:hAnsi="Times New Roman" w:eastAsia="Times New Roman" w:cs="Times New Roman"/>
          <w:i/>
          <w:iCs/>
        </w:rPr>
      </w:pPr>
    </w:p>
    <w:p w:rsidR="00E05899" w:rsidRDefault="586AA409" w14:paraId="63DE7252" w14:textId="668EC09D">
      <w:pPr>
        <w:pStyle w:val="ListParagraph"/>
        <w:widowControl w:val="0"/>
        <w:numPr>
          <w:ilvl w:val="0"/>
          <w:numId w:val="8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20–30% Cost Savings</w:t>
      </w:r>
      <w:r w:rsidRPr="0BEBE53A" w:rsidR="71AF55AF">
        <w:rPr>
          <w:rFonts w:ascii="Times New Roman" w:hAnsi="Times New Roman" w:eastAsia="Times New Roman" w:cs="Times New Roman"/>
          <w:lang w:val="en-US"/>
        </w:rPr>
        <w:t xml:space="preserve"> – </w:t>
      </w:r>
      <w:r w:rsidRPr="0BEBE53A">
        <w:rPr>
          <w:rFonts w:ascii="Times New Roman" w:hAnsi="Times New Roman" w:eastAsia="Times New Roman" w:cs="Times New Roman"/>
          <w:lang w:val="en-US"/>
        </w:rPr>
        <w:t>Typical energy cost reduction achieved by commercial and industrial users switching from diesel-powered generation to solar hybrid systems.</w:t>
      </w:r>
    </w:p>
    <w:p w:rsidR="00E05899" w:rsidP="0BEBE53A" w:rsidRDefault="586AA409" w14:paraId="2137A144" w14:textId="64924933">
      <w:pPr>
        <w:pStyle w:val="ListParagraph"/>
        <w:widowControl w:val="0"/>
        <w:spacing w:line="240" w:lineRule="auto"/>
        <w:jc w:val="both"/>
      </w:pPr>
      <w:r w:rsidRPr="0BEBE53A">
        <w:rPr>
          <w:rFonts w:ascii="Times New Roman" w:hAnsi="Times New Roman" w:eastAsia="Times New Roman" w:cs="Times New Roman"/>
          <w:i/>
          <w:iCs/>
        </w:rPr>
        <w:t>Source: Industry project data; BusinessDay Energy Reports (2026).</w:t>
      </w:r>
    </w:p>
    <w:p w:rsidR="00E05899" w:rsidP="0BEBE53A" w:rsidRDefault="70B6F643" w14:paraId="72EC2AAD" w14:textId="3EC920D8">
      <w:pPr>
        <w:pStyle w:val="ListParagraph"/>
        <w:widowControl w:val="0"/>
        <w:spacing w:line="240" w:lineRule="auto"/>
        <w:jc w:val="both"/>
      </w:pPr>
      <w:r w:rsidRPr="0BEBE53A">
        <w:rPr>
          <w:rFonts w:ascii="Times New Roman" w:hAnsi="Times New Roman" w:eastAsia="Times New Roman" w:cs="Times New Roman"/>
          <w:i/>
          <w:iCs/>
        </w:rPr>
        <w:t>Design: Infographics of Before vs After Comparison.</w:t>
      </w:r>
      <w:r w:rsidRPr="0BEBE53A" w:rsidR="0C1D0082">
        <w:rPr>
          <w:rFonts w:ascii="Times New Roman" w:hAnsi="Times New Roman" w:eastAsia="Times New Roman" w:cs="Times New Roman"/>
          <w:i/>
          <w:iCs/>
        </w:rPr>
        <w:t xml:space="preserve"> </w:t>
      </w:r>
      <w:r w:rsidRPr="0BEBE53A">
        <w:rPr>
          <w:rFonts w:ascii="Times New Roman" w:hAnsi="Times New Roman" w:eastAsia="Times New Roman" w:cs="Times New Roman"/>
          <w:i/>
          <w:iCs/>
        </w:rPr>
        <w:t>Simple cost comparison or savings gauge.</w:t>
      </w:r>
    </w:p>
    <w:p w:rsidR="00E05899" w:rsidP="0BEBE53A" w:rsidRDefault="00E05899" w14:paraId="019539E4" w14:textId="05127833">
      <w:pPr>
        <w:widowControl w:val="0"/>
        <w:spacing w:line="240" w:lineRule="auto"/>
        <w:ind w:left="720"/>
        <w:jc w:val="both"/>
        <w:rPr>
          <w:rFonts w:ascii="Times New Roman" w:hAnsi="Times New Roman" w:eastAsia="Times New Roman" w:cs="Times New Roman"/>
        </w:rPr>
      </w:pPr>
    </w:p>
    <w:p w:rsidR="00E05899" w:rsidRDefault="586AA409" w14:paraId="5CD66BBC" w14:textId="2A2CFAA7">
      <w:pPr>
        <w:pStyle w:val="ListParagraph"/>
        <w:widowControl w:val="0"/>
        <w:numPr>
          <w:ilvl w:val="0"/>
          <w:numId w:val="8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rPr>
        <w:t>5–8 GW Pipeline Opportunity</w:t>
      </w:r>
      <w:r w:rsidRPr="0BEBE53A" w:rsidR="53E5587E">
        <w:rPr>
          <w:rFonts w:ascii="Times New Roman" w:hAnsi="Times New Roman" w:eastAsia="Times New Roman" w:cs="Times New Roman"/>
        </w:rPr>
        <w:t xml:space="preserve"> – </w:t>
      </w:r>
      <w:r w:rsidRPr="0BEBE53A">
        <w:rPr>
          <w:rFonts w:ascii="Times New Roman" w:hAnsi="Times New Roman" w:eastAsia="Times New Roman" w:cs="Times New Roman"/>
          <w:lang w:val="en-US"/>
        </w:rPr>
        <w:t>Projected medium-term market opportunity across utility-scale solar, distributed solar, mini-grids, and battery storage.</w:t>
      </w:r>
    </w:p>
    <w:p w:rsidR="00E05899" w:rsidP="0BEBE53A" w:rsidRDefault="586AA409" w14:paraId="1A2716C3" w14:textId="2B45F9A6">
      <w:pPr>
        <w:pStyle w:val="ListParagraph"/>
        <w:widowControl w:val="0"/>
        <w:spacing w:line="240" w:lineRule="auto"/>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Source: Energy Transition Plan, REA programmes, industry forecasts</w:t>
      </w:r>
      <w:r w:rsidRPr="0BEBE53A" w:rsidR="158FA7DB">
        <w:rPr>
          <w:rFonts w:ascii="Times New Roman" w:hAnsi="Times New Roman" w:eastAsia="Times New Roman" w:cs="Times New Roman"/>
          <w:i/>
          <w:iCs/>
          <w:lang w:val="en-US"/>
        </w:rPr>
        <w:t>.</w:t>
      </w:r>
    </w:p>
    <w:p w:rsidR="00E05899" w:rsidP="0BEBE53A" w:rsidRDefault="158FA7DB" w14:paraId="4B8C59EB" w14:textId="1E77CD5D">
      <w:pPr>
        <w:pStyle w:val="ListParagraph"/>
        <w:widowControl w:val="0"/>
        <w:spacing w:line="240" w:lineRule="auto"/>
        <w:jc w:val="both"/>
      </w:pPr>
      <w:r w:rsidRPr="0BEBE53A">
        <w:rPr>
          <w:rFonts w:ascii="Times New Roman" w:hAnsi="Times New Roman" w:eastAsia="Times New Roman" w:cs="Times New Roman"/>
          <w:i/>
          <w:iCs/>
          <w:lang w:val="en-US"/>
        </w:rPr>
        <w:t xml:space="preserve">Design: Growth Arrow / Pipeline Graphic. Current Market → Pipeline Opportunity </w:t>
      </w:r>
    </w:p>
    <w:p w:rsidR="00E05899" w:rsidP="0BEBE53A" w:rsidRDefault="00E05899" w14:paraId="4E9A61A9" w14:textId="65EFC0E8">
      <w:pPr>
        <w:pStyle w:val="ListParagraph"/>
        <w:widowControl w:val="0"/>
        <w:spacing w:line="240" w:lineRule="auto"/>
        <w:jc w:val="both"/>
        <w:rPr>
          <w:rFonts w:ascii="Times New Roman" w:hAnsi="Times New Roman" w:eastAsia="Times New Roman" w:cs="Times New Roman"/>
        </w:rPr>
      </w:pPr>
    </w:p>
    <w:p w:rsidR="00E05899" w:rsidRDefault="586AA409" w14:paraId="5724BD31" w14:textId="6BDA201B">
      <w:pPr>
        <w:pStyle w:val="ListParagraph"/>
        <w:widowControl w:val="0"/>
        <w:numPr>
          <w:ilvl w:val="0"/>
          <w:numId w:val="8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30 GW+ Solar Capacity by 2060</w:t>
      </w:r>
      <w:r w:rsidRPr="0BEBE53A" w:rsidR="2DD7C2B8">
        <w:rPr>
          <w:rFonts w:ascii="Times New Roman" w:hAnsi="Times New Roman" w:eastAsia="Times New Roman" w:cs="Times New Roman"/>
          <w:lang w:val="en-US"/>
        </w:rPr>
        <w:t xml:space="preserve"> – </w:t>
      </w:r>
      <w:r w:rsidRPr="0BEBE53A">
        <w:rPr>
          <w:rFonts w:ascii="Times New Roman" w:hAnsi="Times New Roman" w:eastAsia="Times New Roman" w:cs="Times New Roman"/>
          <w:lang w:val="en-US"/>
        </w:rPr>
        <w:t>Indicative solar deployment target under Nigeria's Energy Transition Plan pathway toward net-zero emissions by 2060.</w:t>
      </w:r>
    </w:p>
    <w:p w:rsidR="00E05899" w:rsidP="0BEBE53A" w:rsidRDefault="586AA409" w14:paraId="6694C7F5" w14:textId="1F312C97">
      <w:pPr>
        <w:pStyle w:val="ListParagraph"/>
        <w:widowControl w:val="0"/>
        <w:spacing w:line="240" w:lineRule="auto"/>
        <w:jc w:val="both"/>
      </w:pPr>
      <w:r w:rsidRPr="0BEBE53A">
        <w:rPr>
          <w:rFonts w:ascii="Times New Roman" w:hAnsi="Times New Roman" w:eastAsia="Times New Roman" w:cs="Times New Roman"/>
          <w:i/>
          <w:iCs/>
        </w:rPr>
        <w:t>Source: Nigeria Energy Transition Plan (ETP).</w:t>
      </w:r>
    </w:p>
    <w:p w:rsidR="00E05899" w:rsidP="0BEBE53A" w:rsidRDefault="6B89C208" w14:paraId="33A828A5" w14:textId="006565D4">
      <w:pPr>
        <w:pStyle w:val="ListParagraph"/>
        <w:widowControl w:val="0"/>
        <w:spacing w:line="240" w:lineRule="auto"/>
        <w:jc w:val="both"/>
      </w:pPr>
      <w:r w:rsidRPr="0BEBE53A">
        <w:rPr>
          <w:rFonts w:ascii="Times New Roman" w:hAnsi="Times New Roman" w:eastAsia="Times New Roman" w:cs="Times New Roman"/>
          <w:i/>
          <w:iCs/>
          <w:lang w:val="en-US"/>
        </w:rPr>
        <w:t xml:space="preserve">Design: </w:t>
      </w:r>
      <w:r w:rsidRPr="0BEBE53A" w:rsidR="143E1916">
        <w:rPr>
          <w:rFonts w:ascii="Times New Roman" w:hAnsi="Times New Roman" w:eastAsia="Times New Roman" w:cs="Times New Roman"/>
          <w:i/>
          <w:iCs/>
          <w:lang w:val="en-US"/>
        </w:rPr>
        <w:t xml:space="preserve">Timeline Graphic – 2025 → 2030 → 2040 → 2050 → 2060. </w:t>
      </w:r>
      <w:r w:rsidRPr="0BEBE53A" w:rsidR="143E1916">
        <w:rPr>
          <w:rFonts w:ascii="Times New Roman" w:hAnsi="Times New Roman" w:eastAsia="Times New Roman" w:cs="Times New Roman"/>
          <w:i/>
          <w:iCs/>
        </w:rPr>
        <w:t>End point highlighted: 30 GW+</w:t>
      </w:r>
    </w:p>
    <w:p w:rsidR="00E05899" w:rsidP="00E05899" w:rsidRDefault="00E05899" w14:paraId="552C0C0B" w14:textId="77777777">
      <w:pPr>
        <w:widowControl w:val="0"/>
        <w:spacing w:line="240" w:lineRule="auto"/>
        <w:jc w:val="both"/>
        <w:rPr>
          <w:rFonts w:ascii="Times New Roman" w:hAnsi="Times New Roman" w:eastAsia="Times New Roman" w:cs="Times New Roman"/>
        </w:rPr>
      </w:pPr>
    </w:p>
    <w:p w:rsidR="0BEBE53A" w:rsidP="0BEBE53A" w:rsidRDefault="0BEBE53A" w14:paraId="2E7B0566" w14:textId="6BA0D1DF">
      <w:pPr>
        <w:widowControl w:val="0"/>
        <w:spacing w:line="240" w:lineRule="auto"/>
        <w:jc w:val="both"/>
        <w:rPr>
          <w:rFonts w:ascii="Times New Roman" w:hAnsi="Times New Roman" w:eastAsia="Times New Roman" w:cs="Times New Roman"/>
        </w:rPr>
      </w:pPr>
    </w:p>
    <w:p w:rsidR="1605C031" w:rsidP="0BEBE53A" w:rsidRDefault="69CB5B32" w14:paraId="31DB882E" w14:textId="2A2EFDD9">
      <w:pPr>
        <w:pStyle w:val="Heading2"/>
      </w:pPr>
      <w:bookmarkStart w:name="_Toc1483502461" w:id="26"/>
      <w:r>
        <w:t>Ease of Doing Business</w:t>
      </w:r>
      <w:r w:rsidR="567AC598">
        <w:t xml:space="preserve"> (</w:t>
      </w:r>
      <w:r w:rsidR="0AF953C0">
        <w:t xml:space="preserve">Business Process &amp; </w:t>
      </w:r>
      <w:r w:rsidR="567AC598">
        <w:t>Incentives)</w:t>
      </w:r>
      <w:r w:rsidR="02AF0839">
        <w:t xml:space="preserve"> – </w:t>
      </w:r>
      <w:r w:rsidR="2E5408AC">
        <w:t>Text</w:t>
      </w:r>
      <w:bookmarkEnd w:id="26"/>
    </w:p>
    <w:p w:rsidR="61042249" w:rsidP="0BEBE53A" w:rsidRDefault="61042249" w14:paraId="3DCF5C9E" w14:textId="14681913">
      <w:pPr>
        <w:jc w:val="both"/>
      </w:pPr>
      <w:r>
        <w:t xml:space="preserve"> </w:t>
      </w:r>
    </w:p>
    <w:p w:rsidR="4B0A505F" w:rsidP="0BEBE53A" w:rsidRDefault="4B0A505F" w14:paraId="09006BB3" w14:textId="38C7E5DF">
      <w:pPr>
        <w:ind w:left="720"/>
        <w:jc w:val="both"/>
      </w:pPr>
      <w:r w:rsidRPr="0BEBE53A">
        <w:rPr>
          <w:rFonts w:ascii="Times New Roman" w:hAnsi="Times New Roman" w:eastAsia="Times New Roman" w:cs="Times New Roman"/>
          <w:lang w:val="en-US"/>
        </w:rPr>
        <w:t>Nigeria offers one of Africa's most accessible solar investment environments, supported by strong market demand, improving regulatory clarity, and favourable investment policies. Company incorporation through the Corporate Affairs Commission (CAC) is typically completed within 1–7 days, while 100% foreign ownership is permitted across the solar value chain. Investors may register with the Nigerian Investment Promotion Commission (NIPC) to access fiscal incentives, investment facilitation services, and other government-backed investment support programmes.</w:t>
      </w:r>
    </w:p>
    <w:p w:rsidR="4B0A505F" w:rsidP="0BEBE53A" w:rsidRDefault="4B0A505F" w14:paraId="2C2043F4" w14:textId="3637BDB5">
      <w:pPr>
        <w:ind w:left="720"/>
        <w:jc w:val="both"/>
      </w:pPr>
      <w:r w:rsidRPr="0BEBE53A">
        <w:rPr>
          <w:rFonts w:ascii="Times New Roman" w:hAnsi="Times New Roman" w:eastAsia="Times New Roman" w:cs="Times New Roman"/>
          <w:lang w:val="en-US"/>
        </w:rPr>
        <w:t xml:space="preserve"> </w:t>
      </w:r>
    </w:p>
    <w:p w:rsidR="4B0A505F" w:rsidP="0BEBE53A" w:rsidRDefault="4B0A505F" w14:paraId="4AE4319E" w14:textId="12754C66">
      <w:pPr>
        <w:ind w:left="720"/>
        <w:jc w:val="both"/>
      </w:pPr>
      <w:r w:rsidRPr="0BEBE53A">
        <w:rPr>
          <w:rFonts w:ascii="Times New Roman" w:hAnsi="Times New Roman" w:eastAsia="Times New Roman" w:cs="Times New Roman"/>
          <w:lang w:val="en-US"/>
        </w:rPr>
        <w:t>The Electricity Act 2023 has expanded opportunities for private-sector participation in electricity generation, distribution, mini-grids, embedded generation, and distributed energy systems. Solar projects can be developed under multiple business models, including utility-scale projects, commercial and industrial (C&amp;I) installations, mini-grids, solar home systems, and solar-plus-storage solutions.</w:t>
      </w:r>
    </w:p>
    <w:p w:rsidR="4B0A505F" w:rsidP="70118F5B" w:rsidRDefault="4B0A505F" w14:paraId="58506586" w14:textId="30D08400">
      <w:pPr>
        <w:ind w:left="720"/>
        <w:jc w:val="both"/>
        <w:rPr>
          <w:rFonts w:ascii="Times New Roman" w:hAnsi="Times New Roman" w:eastAsia="Times New Roman" w:cs="Times New Roman"/>
          <w:lang w:val="en-US"/>
        </w:rPr>
      </w:pPr>
    </w:p>
    <w:p w:rsidR="4B0A505F" w:rsidP="0BEBE53A" w:rsidRDefault="4B0A505F" w14:paraId="5753A644" w14:textId="137B4876">
      <w:pPr>
        <w:ind w:left="720"/>
        <w:jc w:val="both"/>
      </w:pPr>
      <w:r w:rsidRPr="0BEBE53A">
        <w:rPr>
          <w:rFonts w:ascii="Times New Roman" w:hAnsi="Times New Roman" w:eastAsia="Times New Roman" w:cs="Times New Roman"/>
          <w:lang w:val="en-US"/>
        </w:rPr>
        <w:t>Nigeria's investment framework also provides attractive fiscal incentives for renewable energy projects. Eligible investors may access a 3–</w:t>
      </w:r>
      <w:r w:rsidRPr="0BEBE53A" w:rsidR="79CE6689">
        <w:rPr>
          <w:rFonts w:ascii="Times New Roman" w:hAnsi="Times New Roman" w:eastAsia="Times New Roman" w:cs="Times New Roman"/>
          <w:lang w:val="en-US"/>
        </w:rPr>
        <w:t>5-year</w:t>
      </w:r>
      <w:r w:rsidRPr="0BEBE53A">
        <w:rPr>
          <w:rFonts w:ascii="Times New Roman" w:hAnsi="Times New Roman" w:eastAsia="Times New Roman" w:cs="Times New Roman"/>
          <w:lang w:val="en-US"/>
        </w:rPr>
        <w:t xml:space="preserve"> Pioneer Status tax holiday, which may be extended subject to performance conditions. Renewable energy equipment may also benefit from VAT incentives and import-duty concessions under applicable renewable energy policies and ECOWAS Common External Tariff (CET) provisions, helping to reduce project development costs.</w:t>
      </w:r>
    </w:p>
    <w:p w:rsidR="4B0A505F" w:rsidP="70118F5B" w:rsidRDefault="4B0A505F" w14:paraId="726CF052" w14:textId="01A1650A">
      <w:pPr>
        <w:ind w:left="720"/>
        <w:jc w:val="both"/>
        <w:rPr>
          <w:rFonts w:ascii="Times New Roman" w:hAnsi="Times New Roman" w:eastAsia="Times New Roman" w:cs="Times New Roman"/>
          <w:lang w:val="en-US"/>
        </w:rPr>
      </w:pPr>
    </w:p>
    <w:p w:rsidR="4B0A505F" w:rsidP="0BEBE53A" w:rsidRDefault="4B0A505F" w14:paraId="1A4700C8" w14:textId="4E8A6374">
      <w:pPr>
        <w:ind w:left="720"/>
        <w:jc w:val="both"/>
      </w:pPr>
      <w:r w:rsidRPr="0BEBE53A">
        <w:rPr>
          <w:rFonts w:ascii="Times New Roman" w:hAnsi="Times New Roman" w:eastAsia="Times New Roman" w:cs="Times New Roman"/>
          <w:lang w:val="en-US"/>
        </w:rPr>
        <w:t>Nigeria further benefits from established regulatory frameworks for grid-connected and off-grid projects, growing local technical capacity, increasing availability of project financing, and active support from development partners such as REA, GIZ, AfDB, the World Bank, IFC, and other climate-finance institutions.</w:t>
      </w:r>
    </w:p>
    <w:p w:rsidR="61042249" w:rsidP="0BEBE53A" w:rsidRDefault="61042249" w14:paraId="35E14E5F" w14:textId="1CC11461">
      <w:pPr>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61042249" w:rsidP="0BEBE53A" w:rsidRDefault="61042249" w14:paraId="141E5277" w14:textId="1DCE5593">
      <w:pPr>
        <w:ind w:left="72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Investor Advantages</w:t>
      </w:r>
    </w:p>
    <w:p w:rsidR="61042249" w:rsidP="0BEBE53A" w:rsidRDefault="61042249" w14:paraId="629C5BEC" w14:textId="5C51637C">
      <w:pPr>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61042249" w:rsidRDefault="61042249" w14:paraId="17455E36" w14:textId="6031192B">
      <w:pPr>
        <w:pStyle w:val="ListParagraph"/>
        <w:numPr>
          <w:ilvl w:val="0"/>
          <w:numId w:val="79"/>
        </w:numPr>
        <w:jc w:val="both"/>
        <w:rPr>
          <w:rFonts w:ascii="Times New Roman" w:hAnsi="Times New Roman" w:eastAsia="Times New Roman" w:cs="Times New Roman"/>
        </w:rPr>
      </w:pPr>
      <w:r w:rsidRPr="0BEBE53A">
        <w:rPr>
          <w:rFonts w:ascii="Times New Roman" w:hAnsi="Times New Roman" w:eastAsia="Times New Roman" w:cs="Times New Roman"/>
        </w:rPr>
        <w:t>CAC incorporation typically completed within 1–7 days</w:t>
      </w:r>
    </w:p>
    <w:p w:rsidR="61042249" w:rsidRDefault="61042249" w14:paraId="0123F818" w14:textId="16FE8712">
      <w:pPr>
        <w:pStyle w:val="ListParagraph"/>
        <w:numPr>
          <w:ilvl w:val="0"/>
          <w:numId w:val="79"/>
        </w:numPr>
        <w:jc w:val="both"/>
        <w:rPr>
          <w:rFonts w:ascii="Times New Roman" w:hAnsi="Times New Roman" w:eastAsia="Times New Roman" w:cs="Times New Roman"/>
        </w:rPr>
      </w:pPr>
      <w:r w:rsidRPr="0BEBE53A">
        <w:rPr>
          <w:rFonts w:ascii="Times New Roman" w:hAnsi="Times New Roman" w:eastAsia="Times New Roman" w:cs="Times New Roman"/>
        </w:rPr>
        <w:t>100% foreign ownership permitted</w:t>
      </w:r>
    </w:p>
    <w:p w:rsidR="61042249" w:rsidRDefault="61042249" w14:paraId="7DB708F2" w14:textId="6130E3DC">
      <w:pPr>
        <w:pStyle w:val="ListParagraph"/>
        <w:numPr>
          <w:ilvl w:val="0"/>
          <w:numId w:val="79"/>
        </w:numPr>
        <w:jc w:val="both"/>
        <w:rPr>
          <w:rFonts w:ascii="Times New Roman" w:hAnsi="Times New Roman" w:eastAsia="Times New Roman" w:cs="Times New Roman"/>
        </w:rPr>
      </w:pPr>
      <w:r w:rsidRPr="0BEBE53A">
        <w:rPr>
          <w:rFonts w:ascii="Times New Roman" w:hAnsi="Times New Roman" w:eastAsia="Times New Roman" w:cs="Times New Roman"/>
        </w:rPr>
        <w:t>Access to Pioneer Status and other investment incentives</w:t>
      </w:r>
    </w:p>
    <w:p w:rsidR="61042249" w:rsidRDefault="61042249" w14:paraId="7A156B7B" w14:textId="68976CEA">
      <w:pPr>
        <w:pStyle w:val="ListParagraph"/>
        <w:numPr>
          <w:ilvl w:val="0"/>
          <w:numId w:val="79"/>
        </w:numPr>
        <w:jc w:val="both"/>
        <w:rPr>
          <w:rFonts w:ascii="Times New Roman" w:hAnsi="Times New Roman" w:eastAsia="Times New Roman" w:cs="Times New Roman"/>
        </w:rPr>
      </w:pPr>
      <w:r w:rsidRPr="0BEBE53A">
        <w:rPr>
          <w:rFonts w:ascii="Times New Roman" w:hAnsi="Times New Roman" w:eastAsia="Times New Roman" w:cs="Times New Roman"/>
        </w:rPr>
        <w:t>Multiple market entry models (utility-scale, C&amp;I, mini-grids, distributed solar)</w:t>
      </w:r>
    </w:p>
    <w:p w:rsidR="61042249" w:rsidRDefault="61042249" w14:paraId="5B8A05B7" w14:textId="36D14DA9">
      <w:pPr>
        <w:pStyle w:val="ListParagraph"/>
        <w:numPr>
          <w:ilvl w:val="0"/>
          <w:numId w:val="79"/>
        </w:numPr>
        <w:jc w:val="both"/>
        <w:rPr>
          <w:rFonts w:ascii="Times New Roman" w:hAnsi="Times New Roman" w:eastAsia="Times New Roman" w:cs="Times New Roman"/>
        </w:rPr>
      </w:pPr>
      <w:r w:rsidRPr="0BEBE53A">
        <w:rPr>
          <w:rFonts w:ascii="Times New Roman" w:hAnsi="Times New Roman" w:eastAsia="Times New Roman" w:cs="Times New Roman"/>
        </w:rPr>
        <w:t>Strong demand driven by electricity supply gaps and diesel replacement</w:t>
      </w:r>
    </w:p>
    <w:p w:rsidR="61042249" w:rsidRDefault="61042249" w14:paraId="0D6754DE" w14:textId="7DDB3131">
      <w:pPr>
        <w:pStyle w:val="ListParagraph"/>
        <w:numPr>
          <w:ilvl w:val="0"/>
          <w:numId w:val="79"/>
        </w:numPr>
        <w:jc w:val="both"/>
        <w:rPr>
          <w:rFonts w:ascii="Times New Roman" w:hAnsi="Times New Roman" w:eastAsia="Times New Roman" w:cs="Times New Roman"/>
        </w:rPr>
      </w:pPr>
      <w:r w:rsidRPr="0BEBE53A">
        <w:rPr>
          <w:rFonts w:ascii="Times New Roman" w:hAnsi="Times New Roman" w:eastAsia="Times New Roman" w:cs="Times New Roman"/>
        </w:rPr>
        <w:t>Established regulatory framework under the Electricity Act 2023</w:t>
      </w:r>
    </w:p>
    <w:p w:rsidR="61042249" w:rsidRDefault="61042249" w14:paraId="0F0E5ED9" w14:textId="1D7929B9">
      <w:pPr>
        <w:pStyle w:val="ListParagraph"/>
        <w:numPr>
          <w:ilvl w:val="0"/>
          <w:numId w:val="79"/>
        </w:numPr>
        <w:jc w:val="both"/>
        <w:rPr>
          <w:rFonts w:ascii="Times New Roman" w:hAnsi="Times New Roman" w:eastAsia="Times New Roman" w:cs="Times New Roman"/>
        </w:rPr>
      </w:pPr>
      <w:r w:rsidRPr="0BEBE53A">
        <w:rPr>
          <w:rFonts w:ascii="Times New Roman" w:hAnsi="Times New Roman" w:eastAsia="Times New Roman" w:cs="Times New Roman"/>
        </w:rPr>
        <w:t>Growing availability of concessional finance and blended-finance support</w:t>
      </w:r>
    </w:p>
    <w:p w:rsidR="61042249" w:rsidP="0BEBE53A" w:rsidRDefault="61042249" w14:paraId="06632756" w14:textId="77F4F907">
      <w:pPr>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61042249" w:rsidP="0BEBE53A" w:rsidRDefault="61042249" w14:paraId="516CBF79" w14:textId="7866FF72">
      <w:pPr>
        <w:ind w:left="720"/>
        <w:jc w:val="both"/>
        <w:rPr>
          <w:rFonts w:ascii="Times New Roman" w:hAnsi="Times New Roman" w:eastAsia="Times New Roman" w:cs="Times New Roman"/>
          <w:i/>
          <w:iCs/>
        </w:rPr>
      </w:pPr>
      <w:r w:rsidRPr="0BEBE53A">
        <w:rPr>
          <w:rFonts w:ascii="Times New Roman" w:hAnsi="Times New Roman" w:eastAsia="Times New Roman" w:cs="Times New Roman"/>
          <w:i/>
          <w:iCs/>
        </w:rPr>
        <w:lastRenderedPageBreak/>
        <w:t>Key Message: Solar is one of the most mature, scalable, and investor-ready clean energy sectors in Nigeria.</w:t>
      </w:r>
    </w:p>
    <w:p w:rsidR="0BEBE53A" w:rsidP="0BEBE53A" w:rsidRDefault="0BEBE53A" w14:paraId="3A8E0218" w14:textId="75A8E3D3">
      <w:pPr>
        <w:jc w:val="both"/>
        <w:rPr>
          <w:i/>
          <w:iCs/>
        </w:rPr>
      </w:pPr>
    </w:p>
    <w:p w:rsidR="5CF9F0AE" w:rsidP="0BEBE53A" w:rsidRDefault="5CF9F0AE" w14:paraId="1D12EE6F" w14:textId="1EC19807">
      <w:pPr>
        <w:pStyle w:val="Heading2"/>
      </w:pPr>
      <w:bookmarkStart w:name="_Toc1853616685" w:id="27"/>
      <w:r>
        <w:t>Regulations – Text</w:t>
      </w:r>
      <w:bookmarkEnd w:id="27"/>
    </w:p>
    <w:p w:rsidR="00E05899" w:rsidP="0BEBE53A" w:rsidRDefault="00E05899" w14:paraId="52DDF35D" w14:textId="76F502F9">
      <w:pPr>
        <w:widowControl w:val="0"/>
        <w:spacing w:line="240" w:lineRule="auto"/>
        <w:jc w:val="both"/>
        <w:rPr>
          <w:rFonts w:ascii="Times New Roman" w:hAnsi="Times New Roman" w:eastAsia="Times New Roman" w:cs="Times New Roman"/>
        </w:rPr>
      </w:pPr>
    </w:p>
    <w:p w:rsidR="0569E69D" w:rsidP="0BEBE53A" w:rsidRDefault="3C64093E" w14:paraId="4CF810C3" w14:textId="1D9F9121">
      <w:pPr>
        <w:widowControl w:val="0"/>
        <w:spacing w:line="240" w:lineRule="auto"/>
        <w:ind w:left="360"/>
        <w:jc w:val="both"/>
        <w:rPr>
          <w:rFonts w:ascii="Times New Roman" w:hAnsi="Times New Roman" w:eastAsia="Times New Roman" w:cs="Times New Roman"/>
          <w:b/>
          <w:bCs/>
          <w:u w:val="single"/>
          <w:lang w:val="en-US"/>
        </w:rPr>
      </w:pPr>
      <w:commentRangeStart w:id="28"/>
      <w:r w:rsidRPr="0BEBE53A">
        <w:rPr>
          <w:rFonts w:ascii="Times New Roman" w:hAnsi="Times New Roman" w:eastAsia="Times New Roman" w:cs="Times New Roman"/>
          <w:b/>
          <w:bCs/>
          <w:u w:val="single"/>
        </w:rPr>
        <w:t>A</w:t>
      </w:r>
      <w:commentRangeEnd w:id="28"/>
      <w:r w:rsidRPr="0BEBE53A" w:rsidR="0569E69D">
        <w:rPr>
          <w:rStyle w:val="CommentReference"/>
          <w:rFonts w:ascii="Times New Roman" w:hAnsi="Times New Roman" w:eastAsia="Times New Roman" w:cs="Times New Roman"/>
          <w:b/>
          <w:bCs/>
          <w:sz w:val="22"/>
          <w:szCs w:val="22"/>
          <w:u w:val="single"/>
          <w:lang w:val="en-US"/>
        </w:rPr>
        <w:commentReference w:id="28"/>
      </w:r>
      <w:r w:rsidRPr="0BEBE53A">
        <w:rPr>
          <w:rFonts w:ascii="Times New Roman" w:hAnsi="Times New Roman" w:eastAsia="Times New Roman" w:cs="Times New Roman"/>
          <w:b/>
          <w:bCs/>
          <w:u w:val="single"/>
          <w:lang w:val="en-US"/>
        </w:rPr>
        <w:t>pplicable Laws &amp; Policies</w:t>
      </w:r>
    </w:p>
    <w:p w:rsidR="0BEBE53A" w:rsidP="0BEBE53A" w:rsidRDefault="0BEBE53A" w14:paraId="232516B7" w14:textId="4A99DC3E">
      <w:pPr>
        <w:widowControl w:val="0"/>
        <w:spacing w:line="240" w:lineRule="auto"/>
        <w:ind w:left="360"/>
        <w:jc w:val="both"/>
        <w:rPr>
          <w:rFonts w:ascii="Times New Roman" w:hAnsi="Times New Roman" w:eastAsia="Times New Roman" w:cs="Times New Roman"/>
          <w:lang w:val="en-US"/>
        </w:rPr>
      </w:pPr>
    </w:p>
    <w:p w:rsidR="3C64093E" w:rsidP="0BEBE53A" w:rsidRDefault="3C64093E" w14:paraId="7E80EB68" w14:textId="1E92F290">
      <w:pPr>
        <w:widowControl w:val="0"/>
        <w:spacing w:line="240" w:lineRule="auto"/>
        <w:ind w:left="360"/>
        <w:jc w:val="both"/>
      </w:pPr>
      <w:r w:rsidRPr="0BEBE53A">
        <w:rPr>
          <w:rFonts w:ascii="Times New Roman" w:hAnsi="Times New Roman" w:eastAsia="Times New Roman" w:cs="Times New Roman"/>
          <w:lang w:val="en-US"/>
        </w:rPr>
        <w:t>Solar energy projects in Nigeria are primarily governed by the Electricity Act 2023, National Integrated Electricity Policy (NIEP) 2025, National Renewable Energy and Energy Efficiency Policy (NREEEP) 2015, Renewable Energy Master Plan (REMP), Energy Transition Plan (ETP) 2022, and Nigeria's updated Nationally Determined Contributions (NDCs). These policies support private-sector participation, renewable energy deployment, and long-term decarboni</w:t>
      </w:r>
      <w:r w:rsidRPr="0BEBE53A" w:rsidR="585A791A">
        <w:rPr>
          <w:rFonts w:ascii="Times New Roman" w:hAnsi="Times New Roman" w:eastAsia="Times New Roman" w:cs="Times New Roman"/>
          <w:lang w:val="en-US"/>
        </w:rPr>
        <w:t>z</w:t>
      </w:r>
      <w:r w:rsidRPr="0BEBE53A">
        <w:rPr>
          <w:rFonts w:ascii="Times New Roman" w:hAnsi="Times New Roman" w:eastAsia="Times New Roman" w:cs="Times New Roman"/>
          <w:lang w:val="en-US"/>
        </w:rPr>
        <w:t>ation objectives.</w:t>
      </w:r>
    </w:p>
    <w:p w:rsidR="3C64093E" w:rsidP="0BEBE53A" w:rsidRDefault="3C64093E" w14:paraId="10CF9048" w14:textId="531A09D2">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2E88B94F" w14:textId="25C9857B">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Project Development Frameworks</w:t>
      </w:r>
    </w:p>
    <w:p w:rsidR="0BEBE53A" w:rsidP="0BEBE53A" w:rsidRDefault="0BEBE53A" w14:paraId="046C84FE" w14:textId="69EFA6AC">
      <w:pPr>
        <w:widowControl w:val="0"/>
        <w:spacing w:line="240" w:lineRule="auto"/>
        <w:ind w:left="360"/>
        <w:jc w:val="both"/>
        <w:rPr>
          <w:rFonts w:ascii="Times New Roman" w:hAnsi="Times New Roman" w:eastAsia="Times New Roman" w:cs="Times New Roman"/>
          <w:lang w:val="en-US"/>
        </w:rPr>
      </w:pPr>
    </w:p>
    <w:p w:rsidR="3C64093E" w:rsidP="0BEBE53A" w:rsidRDefault="3C64093E" w14:paraId="36BC56EA" w14:textId="069FEF12">
      <w:pPr>
        <w:widowControl w:val="0"/>
        <w:spacing w:line="240" w:lineRule="auto"/>
        <w:ind w:left="360"/>
        <w:jc w:val="both"/>
      </w:pPr>
      <w:r w:rsidRPr="0BEBE53A">
        <w:rPr>
          <w:rFonts w:ascii="Times New Roman" w:hAnsi="Times New Roman" w:eastAsia="Times New Roman" w:cs="Times New Roman"/>
          <w:lang w:val="en-US"/>
        </w:rPr>
        <w:t>Nigeria's solar market supports multiple investment pathways:</w:t>
      </w:r>
    </w:p>
    <w:p w:rsidR="3C64093E" w:rsidP="0BEBE53A" w:rsidRDefault="3C64093E" w14:paraId="1C02DF0D" w14:textId="16521BA8">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RDefault="3C64093E" w14:paraId="3E57D1AF" w14:textId="40022F3D">
      <w:pPr>
        <w:pStyle w:val="ListParagraph"/>
        <w:widowControl w:val="0"/>
        <w:numPr>
          <w:ilvl w:val="0"/>
          <w:numId w:val="7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Utility-Scale Solar – Grid-connected projects supplying electricity to the national grid or eligible customers.</w:t>
      </w:r>
    </w:p>
    <w:p w:rsidR="3C64093E" w:rsidRDefault="3C64093E" w14:paraId="60B22428" w14:textId="7AB6E4B1">
      <w:pPr>
        <w:pStyle w:val="ListParagraph"/>
        <w:widowControl w:val="0"/>
        <w:numPr>
          <w:ilvl w:val="0"/>
          <w:numId w:val="7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Commercial &amp; Industrial (C&amp;I) Solar – Captive and embedded generation for commercial and industrial energy users.</w:t>
      </w:r>
    </w:p>
    <w:p w:rsidR="3C64093E" w:rsidRDefault="3C64093E" w14:paraId="2DC04B0B" w14:textId="19630199">
      <w:pPr>
        <w:pStyle w:val="ListParagraph"/>
        <w:widowControl w:val="0"/>
        <w:numPr>
          <w:ilvl w:val="0"/>
          <w:numId w:val="7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Mini-Grids – Isolated and interconnected systems serving communities, businesses, and productive-use customers.</w:t>
      </w:r>
    </w:p>
    <w:p w:rsidR="3C64093E" w:rsidRDefault="3C64093E" w14:paraId="5060E109" w14:textId="2CC0E51B">
      <w:pPr>
        <w:pStyle w:val="ListParagraph"/>
        <w:widowControl w:val="0"/>
        <w:numPr>
          <w:ilvl w:val="0"/>
          <w:numId w:val="7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Solar Home Systems (SHS) – Standalone systems for residential and small-business users.</w:t>
      </w:r>
    </w:p>
    <w:p w:rsidR="3C64093E" w:rsidRDefault="3C64093E" w14:paraId="2849A537" w14:textId="3523BC32">
      <w:pPr>
        <w:pStyle w:val="ListParagraph"/>
        <w:widowControl w:val="0"/>
        <w:numPr>
          <w:ilvl w:val="0"/>
          <w:numId w:val="78"/>
        </w:numPr>
        <w:spacing w:line="240" w:lineRule="auto"/>
        <w:jc w:val="both"/>
      </w:pPr>
      <w:r w:rsidRPr="0BEBE53A">
        <w:rPr>
          <w:rFonts w:ascii="Times New Roman" w:hAnsi="Times New Roman" w:eastAsia="Times New Roman" w:cs="Times New Roman"/>
          <w:lang w:val="en-US"/>
        </w:rPr>
        <w:t>Solar-Plus-Storage – Hybrid projects combining solar generation with battery energy storage.</w:t>
      </w:r>
    </w:p>
    <w:p w:rsidR="3C64093E" w:rsidP="0BEBE53A" w:rsidRDefault="3C64093E" w14:paraId="3A79F1E4" w14:textId="721DF2CF">
      <w:pPr>
        <w:widowControl w:val="0"/>
        <w:spacing w:line="240" w:lineRule="auto"/>
        <w:ind w:left="360"/>
        <w:jc w:val="both"/>
      </w:pPr>
      <w:r w:rsidRPr="0BEBE53A">
        <w:rPr>
          <w:rFonts w:ascii="Times New Roman" w:hAnsi="Times New Roman" w:eastAsia="Times New Roman" w:cs="Times New Roman"/>
          <w:lang w:val="en-US"/>
        </w:rPr>
        <w:t xml:space="preserve"> </w:t>
      </w:r>
    </w:p>
    <w:p w:rsidR="0BEBE53A" w:rsidP="0BEBE53A" w:rsidRDefault="0BEBE53A" w14:paraId="7709A5AB" w14:textId="725FDDEA">
      <w:pPr>
        <w:widowControl w:val="0"/>
        <w:spacing w:line="240" w:lineRule="auto"/>
        <w:ind w:left="360"/>
        <w:jc w:val="both"/>
        <w:rPr>
          <w:rFonts w:ascii="Times New Roman" w:hAnsi="Times New Roman" w:eastAsia="Times New Roman" w:cs="Times New Roman"/>
          <w:b/>
          <w:bCs/>
          <w:lang w:val="en-US"/>
        </w:rPr>
      </w:pPr>
    </w:p>
    <w:p w:rsidR="3C64093E" w:rsidP="0BEBE53A" w:rsidRDefault="3C64093E" w14:paraId="754E9F51" w14:textId="6B09F370">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Regulatory Requirements</w:t>
      </w:r>
    </w:p>
    <w:p w:rsidR="3C64093E" w:rsidP="0BEBE53A" w:rsidRDefault="3C64093E" w14:paraId="4A6FAB94" w14:textId="42953585">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358FA925" w14:textId="754E53E2">
      <w:pPr>
        <w:widowControl w:val="0"/>
        <w:spacing w:line="240" w:lineRule="auto"/>
        <w:ind w:left="360"/>
        <w:jc w:val="both"/>
      </w:pPr>
      <w:r w:rsidRPr="0BEBE53A">
        <w:rPr>
          <w:rFonts w:ascii="Times New Roman" w:hAnsi="Times New Roman" w:eastAsia="Times New Roman" w:cs="Times New Roman"/>
          <w:lang w:val="en-US"/>
        </w:rPr>
        <w:t>Grid-connected projects above 1 MW generally require a NERC Generation Licence and must comply with applicable grid connection requirements.</w:t>
      </w:r>
    </w:p>
    <w:p w:rsidR="3C64093E" w:rsidP="0BEBE53A" w:rsidRDefault="3C64093E" w14:paraId="7C04BBB2" w14:textId="725BF76F">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4F835D2C" w14:textId="767F24C4">
      <w:pPr>
        <w:widowControl w:val="0"/>
        <w:spacing w:line="240" w:lineRule="auto"/>
        <w:ind w:left="360"/>
        <w:jc w:val="both"/>
      </w:pPr>
      <w:r w:rsidRPr="0BEBE53A">
        <w:rPr>
          <w:rFonts w:ascii="Times New Roman" w:hAnsi="Times New Roman" w:eastAsia="Times New Roman" w:cs="Times New Roman"/>
          <w:lang w:val="en-US"/>
        </w:rPr>
        <w:t>Mini-grid projects are regulated under the NERC Mini-Grid Regulations 2023 and applicable provisions of the Electricity Act 2023.</w:t>
      </w:r>
    </w:p>
    <w:p w:rsidR="3C64093E" w:rsidP="0BEBE53A" w:rsidRDefault="3C64093E" w14:paraId="74639A96" w14:textId="6375EFA8">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7C5BAF00" w14:textId="51D490E2">
      <w:pPr>
        <w:widowControl w:val="0"/>
        <w:spacing w:line="240" w:lineRule="auto"/>
        <w:ind w:left="360"/>
        <w:jc w:val="both"/>
      </w:pPr>
      <w:r w:rsidRPr="0BEBE53A">
        <w:rPr>
          <w:rFonts w:ascii="Times New Roman" w:hAnsi="Times New Roman" w:eastAsia="Times New Roman" w:cs="Times New Roman"/>
          <w:lang w:val="en-US"/>
        </w:rPr>
        <w:t>Large-scale projects may require Environmental Impact Assessment (EIA) approval from the Federal Ministry of Environment, depending on project size, location, and environmental sensitivity.</w:t>
      </w:r>
    </w:p>
    <w:p w:rsidR="3C64093E" w:rsidP="0BEBE53A" w:rsidRDefault="3C64093E" w14:paraId="0310FC60" w14:textId="16D09735">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24E9929E" w14:textId="2FE6E86C">
      <w:pPr>
        <w:widowControl w:val="0"/>
        <w:spacing w:line="240" w:lineRule="auto"/>
        <w:ind w:left="360"/>
        <w:jc w:val="both"/>
      </w:pPr>
      <w:r w:rsidRPr="0BEBE53A">
        <w:rPr>
          <w:rFonts w:ascii="Times New Roman" w:hAnsi="Times New Roman" w:eastAsia="Times New Roman" w:cs="Times New Roman"/>
          <w:lang w:val="en-US"/>
        </w:rPr>
        <w:t>Land acquisition and site development are governed by the Land Use Act 1978 and applicable state-level land administration procedures.</w:t>
      </w:r>
    </w:p>
    <w:p w:rsidR="3C64093E" w:rsidP="0BEBE53A" w:rsidRDefault="3C64093E" w14:paraId="6CC4C42D" w14:textId="3343EFA3">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626807C0" w14:textId="17725A6A">
      <w:pPr>
        <w:widowControl w:val="0"/>
        <w:spacing w:line="240" w:lineRule="auto"/>
        <w:ind w:left="360"/>
        <w:jc w:val="both"/>
      </w:pPr>
      <w:r w:rsidRPr="0BEBE53A">
        <w:rPr>
          <w:rFonts w:ascii="Times New Roman" w:hAnsi="Times New Roman" w:eastAsia="Times New Roman" w:cs="Times New Roman"/>
          <w:b/>
          <w:bCs/>
          <w:u w:val="single"/>
          <w:lang w:val="en-US"/>
        </w:rPr>
        <w:t>Key Regulatory Agencies</w:t>
      </w:r>
    </w:p>
    <w:p w:rsidR="3C64093E" w:rsidP="0BEBE53A" w:rsidRDefault="3C64093E" w14:paraId="76AB9C2C" w14:textId="5469E2D3">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11AB3F5F" w14:textId="4CD103F4">
      <w:pPr>
        <w:widowControl w:val="0"/>
        <w:spacing w:line="240" w:lineRule="auto"/>
        <w:ind w:left="360"/>
        <w:jc w:val="both"/>
      </w:pPr>
      <w:r w:rsidRPr="0BEBE53A">
        <w:rPr>
          <w:rFonts w:ascii="Times New Roman" w:hAnsi="Times New Roman" w:eastAsia="Times New Roman" w:cs="Times New Roman"/>
          <w:lang w:val="en-US"/>
        </w:rPr>
        <w:t>• Federal Ministry of Power</w:t>
      </w:r>
    </w:p>
    <w:p w:rsidR="3C64093E" w:rsidP="0BEBE53A" w:rsidRDefault="3C64093E" w14:paraId="5C06A466" w14:textId="157EB877">
      <w:pPr>
        <w:widowControl w:val="0"/>
        <w:spacing w:line="240" w:lineRule="auto"/>
        <w:ind w:left="360"/>
        <w:jc w:val="both"/>
      </w:pPr>
      <w:r w:rsidRPr="0BEBE53A">
        <w:rPr>
          <w:rFonts w:ascii="Times New Roman" w:hAnsi="Times New Roman" w:eastAsia="Times New Roman" w:cs="Times New Roman"/>
          <w:lang w:val="en-US"/>
        </w:rPr>
        <w:t>• Nigerian Electricity Regulatory Commission (NERC)</w:t>
      </w:r>
    </w:p>
    <w:p w:rsidR="3C64093E" w:rsidP="0BEBE53A" w:rsidRDefault="3C64093E" w14:paraId="1D4D80AB" w14:textId="6B6C8487">
      <w:pPr>
        <w:widowControl w:val="0"/>
        <w:spacing w:line="240" w:lineRule="auto"/>
        <w:ind w:left="360"/>
        <w:jc w:val="both"/>
      </w:pPr>
      <w:r w:rsidRPr="0BEBE53A">
        <w:rPr>
          <w:rFonts w:ascii="Times New Roman" w:hAnsi="Times New Roman" w:eastAsia="Times New Roman" w:cs="Times New Roman"/>
          <w:lang w:val="en-US"/>
        </w:rPr>
        <w:t>• Rural Electrification Agency (REA)</w:t>
      </w:r>
    </w:p>
    <w:p w:rsidR="3C64093E" w:rsidP="0BEBE53A" w:rsidRDefault="3C64093E" w14:paraId="431FABBC" w14:textId="29649CE6">
      <w:pPr>
        <w:widowControl w:val="0"/>
        <w:spacing w:line="240" w:lineRule="auto"/>
        <w:ind w:left="360"/>
        <w:jc w:val="both"/>
      </w:pPr>
      <w:r w:rsidRPr="0BEBE53A">
        <w:rPr>
          <w:rFonts w:ascii="Times New Roman" w:hAnsi="Times New Roman" w:eastAsia="Times New Roman" w:cs="Times New Roman"/>
          <w:lang w:val="en-US"/>
        </w:rPr>
        <w:t>• Nigerian Investment Promotion Commission (NIPC)</w:t>
      </w:r>
    </w:p>
    <w:p w:rsidR="3C64093E" w:rsidP="0BEBE53A" w:rsidRDefault="3C64093E" w14:paraId="22EA750E" w14:textId="0E8AF53B">
      <w:pPr>
        <w:widowControl w:val="0"/>
        <w:spacing w:line="240" w:lineRule="auto"/>
        <w:ind w:left="360"/>
        <w:jc w:val="both"/>
      </w:pPr>
      <w:r w:rsidRPr="0BEBE53A">
        <w:rPr>
          <w:rFonts w:ascii="Times New Roman" w:hAnsi="Times New Roman" w:eastAsia="Times New Roman" w:cs="Times New Roman"/>
          <w:lang w:val="en-US"/>
        </w:rPr>
        <w:t>• Federal Ministry of Environment</w:t>
      </w:r>
    </w:p>
    <w:p w:rsidR="3C64093E" w:rsidP="0BEBE53A" w:rsidRDefault="3C64093E" w14:paraId="6B9FD556" w14:textId="77B6D017">
      <w:pPr>
        <w:widowControl w:val="0"/>
        <w:spacing w:line="240" w:lineRule="auto"/>
        <w:ind w:left="360"/>
        <w:jc w:val="both"/>
      </w:pPr>
      <w:r w:rsidRPr="0BEBE53A">
        <w:rPr>
          <w:rFonts w:ascii="Times New Roman" w:hAnsi="Times New Roman" w:eastAsia="Times New Roman" w:cs="Times New Roman"/>
          <w:lang w:val="en-US"/>
        </w:rPr>
        <w:t>• National Environmental Standards and Regulations Enforcement Agency (NESREA)</w:t>
      </w:r>
    </w:p>
    <w:p w:rsidR="3C64093E" w:rsidP="0BEBE53A" w:rsidRDefault="3C64093E" w14:paraId="0203708C" w14:textId="19377BC0">
      <w:pPr>
        <w:widowControl w:val="0"/>
        <w:spacing w:line="240" w:lineRule="auto"/>
        <w:ind w:left="360"/>
        <w:jc w:val="both"/>
      </w:pPr>
      <w:r w:rsidRPr="0BEBE53A">
        <w:rPr>
          <w:rFonts w:ascii="Times New Roman" w:hAnsi="Times New Roman" w:eastAsia="Times New Roman" w:cs="Times New Roman"/>
          <w:lang w:val="en-US"/>
        </w:rPr>
        <w:t>• Standards Organi</w:t>
      </w:r>
      <w:r w:rsidRPr="0BEBE53A" w:rsidR="3E211A5B">
        <w:rPr>
          <w:rFonts w:ascii="Times New Roman" w:hAnsi="Times New Roman" w:eastAsia="Times New Roman" w:cs="Times New Roman"/>
          <w:lang w:val="en-US"/>
        </w:rPr>
        <w:t>z</w:t>
      </w:r>
      <w:r w:rsidRPr="0BEBE53A">
        <w:rPr>
          <w:rFonts w:ascii="Times New Roman" w:hAnsi="Times New Roman" w:eastAsia="Times New Roman" w:cs="Times New Roman"/>
          <w:lang w:val="en-US"/>
        </w:rPr>
        <w:t>ation of Nigeria (SON)</w:t>
      </w:r>
    </w:p>
    <w:p w:rsidR="3C64093E" w:rsidP="0BEBE53A" w:rsidRDefault="3C64093E" w14:paraId="4E753BA8" w14:textId="213CCEB6">
      <w:pPr>
        <w:widowControl w:val="0"/>
        <w:spacing w:line="240" w:lineRule="auto"/>
        <w:ind w:left="360"/>
        <w:jc w:val="both"/>
      </w:pPr>
      <w:r w:rsidRPr="0BEBE53A">
        <w:rPr>
          <w:rFonts w:ascii="Times New Roman" w:hAnsi="Times New Roman" w:eastAsia="Times New Roman" w:cs="Times New Roman"/>
          <w:lang w:val="en-US"/>
        </w:rPr>
        <w:lastRenderedPageBreak/>
        <w:t>• Nigerian Electricity Management Services Agency (NEMSA)</w:t>
      </w:r>
    </w:p>
    <w:p w:rsidR="3C64093E" w:rsidP="0BEBE53A" w:rsidRDefault="68E1A2E4" w14:paraId="585ECA67" w14:textId="0769577D">
      <w:pPr>
        <w:widowControl w:val="0"/>
        <w:spacing w:line="240" w:lineRule="auto"/>
        <w:ind w:left="360"/>
        <w:jc w:val="both"/>
      </w:pPr>
      <w:r w:rsidRPr="70118F5B">
        <w:rPr>
          <w:rFonts w:ascii="Times New Roman" w:hAnsi="Times New Roman" w:eastAsia="Times New Roman" w:cs="Times New Roman"/>
          <w:lang w:val="en-US"/>
        </w:rPr>
        <w:t>• Transmission Company of Nigeria (TCN)</w:t>
      </w:r>
    </w:p>
    <w:p w:rsidR="70118F5B" w:rsidP="70118F5B" w:rsidRDefault="70118F5B" w14:paraId="531ED7C6" w14:textId="2BC75535">
      <w:pPr>
        <w:widowControl w:val="0"/>
        <w:spacing w:line="240" w:lineRule="auto"/>
        <w:ind w:left="360"/>
        <w:jc w:val="both"/>
        <w:rPr>
          <w:rFonts w:ascii="Times New Roman" w:hAnsi="Times New Roman" w:eastAsia="Times New Roman" w:cs="Times New Roman"/>
          <w:lang w:val="en-US"/>
        </w:rPr>
      </w:pPr>
    </w:p>
    <w:p w:rsidR="3C64093E" w:rsidP="0BEBE53A" w:rsidRDefault="3C64093E" w14:paraId="2DAC61C9" w14:textId="10D2444B">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08C33A30" w14:textId="5A6AD62E">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Technical Standards</w:t>
      </w:r>
    </w:p>
    <w:p w:rsidR="3C64093E" w:rsidP="0BEBE53A" w:rsidRDefault="3C64093E" w14:paraId="2E66FF86" w14:textId="191B4AA5">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P="0BEBE53A" w:rsidRDefault="3C64093E" w14:paraId="7385267C" w14:textId="362C6027">
      <w:pPr>
        <w:widowControl w:val="0"/>
        <w:spacing w:line="240" w:lineRule="auto"/>
        <w:ind w:left="360"/>
        <w:jc w:val="both"/>
      </w:pPr>
      <w:r w:rsidRPr="0BEBE53A">
        <w:rPr>
          <w:rFonts w:ascii="Times New Roman" w:hAnsi="Times New Roman" w:eastAsia="Times New Roman" w:cs="Times New Roman"/>
          <w:lang w:val="en-US"/>
        </w:rPr>
        <w:t>Solar equipment imported into Nigeria must comply with applicable SON standards and certification requirements, including SONCAP where applicable. Electrical installations are subject to NEMSA inspection and certification requirements. Grid-connected projects must comply with the NERC Grid Code and TCN interconnection standards.</w:t>
      </w:r>
    </w:p>
    <w:p w:rsidR="0BEBE53A" w:rsidP="0BEBE53A" w:rsidRDefault="0BEBE53A" w14:paraId="2B2F46D3" w14:textId="4642363B">
      <w:pPr>
        <w:widowControl w:val="0"/>
        <w:spacing w:line="240" w:lineRule="auto"/>
        <w:ind w:left="360"/>
        <w:jc w:val="both"/>
        <w:rPr>
          <w:rFonts w:ascii="Times New Roman" w:hAnsi="Times New Roman" w:eastAsia="Times New Roman" w:cs="Times New Roman"/>
          <w:lang w:val="en-US"/>
        </w:rPr>
      </w:pPr>
    </w:p>
    <w:p w:rsidR="0BEBE53A" w:rsidP="0BEBE53A" w:rsidRDefault="0BEBE53A" w14:paraId="09BDE8F2" w14:textId="73F84AA9">
      <w:pPr>
        <w:widowControl w:val="0"/>
        <w:spacing w:line="240" w:lineRule="auto"/>
        <w:ind w:left="360"/>
        <w:jc w:val="both"/>
        <w:rPr>
          <w:rFonts w:ascii="Times New Roman" w:hAnsi="Times New Roman" w:eastAsia="Times New Roman" w:cs="Times New Roman"/>
          <w:lang w:val="en-US"/>
        </w:rPr>
      </w:pPr>
    </w:p>
    <w:p w:rsidR="2CDDF813" w:rsidP="0BEBE53A" w:rsidRDefault="2CDDF813" w14:paraId="1876B88E" w14:textId="01959BB8">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Workflow Process</w:t>
      </w:r>
      <w:r w:rsidRPr="0BEBE53A" w:rsidR="3C64093E">
        <w:rPr>
          <w:rFonts w:ascii="Times New Roman" w:hAnsi="Times New Roman" w:eastAsia="Times New Roman" w:cs="Times New Roman"/>
          <w:b/>
          <w:bCs/>
          <w:u w:val="single"/>
          <w:lang w:val="en-US"/>
        </w:rPr>
        <w:t xml:space="preserve"> – Utility-Scale Solar</w:t>
      </w:r>
    </w:p>
    <w:p w:rsidR="3C64093E" w:rsidP="0BEBE53A" w:rsidRDefault="3C64093E" w14:paraId="6F689BDC" w14:textId="684FE1BA">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RDefault="3C64093E" w14:paraId="2CCA030F" w14:textId="19DA7CB7">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Company Incorporation (CAC)</w:t>
      </w:r>
    </w:p>
    <w:p w:rsidR="3C64093E" w:rsidRDefault="3C64093E" w14:paraId="0C804E9E" w14:textId="398FD41A">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Land Acquisition / Site Access</w:t>
      </w:r>
    </w:p>
    <w:p w:rsidR="3C64093E" w:rsidRDefault="3C64093E" w14:paraId="08FA19B9" w14:textId="2DABDBC0">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Environmental Screening and EIA (where applicable)</w:t>
      </w:r>
    </w:p>
    <w:p w:rsidR="3C64093E" w:rsidRDefault="3C64093E" w14:paraId="5D0C6A8B" w14:textId="308B923F">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NERC Licensing (where applicable)</w:t>
      </w:r>
    </w:p>
    <w:p w:rsidR="3C64093E" w:rsidRDefault="3C64093E" w14:paraId="163E08C5" w14:textId="0603DF8C">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Grid Connection Studies and Approvals</w:t>
      </w:r>
    </w:p>
    <w:p w:rsidR="3C64093E" w:rsidRDefault="3C64093E" w14:paraId="3BFEF2B0" w14:textId="1DF4ABAC">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Technical Compliance Certification</w:t>
      </w:r>
    </w:p>
    <w:p w:rsidR="3C64093E" w:rsidRDefault="3C64093E" w14:paraId="48DBE532" w14:textId="62093015">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Construction and Commissioning</w:t>
      </w:r>
    </w:p>
    <w:p w:rsidR="3C64093E" w:rsidRDefault="3C64093E" w14:paraId="27B6EC95" w14:textId="3448C622">
      <w:pPr>
        <w:pStyle w:val="ListParagraph"/>
        <w:widowControl w:val="0"/>
        <w:numPr>
          <w:ilvl w:val="0"/>
          <w:numId w:val="7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Commercial Operations</w:t>
      </w:r>
    </w:p>
    <w:p w:rsidR="3C64093E" w:rsidP="0BEBE53A" w:rsidRDefault="3C64093E" w14:paraId="1F2C2F83" w14:textId="01E24D2A">
      <w:pPr>
        <w:widowControl w:val="0"/>
        <w:spacing w:line="240" w:lineRule="auto"/>
        <w:ind w:left="360"/>
        <w:jc w:val="both"/>
      </w:pPr>
      <w:r w:rsidRPr="0BEBE53A">
        <w:rPr>
          <w:rFonts w:ascii="Times New Roman" w:hAnsi="Times New Roman" w:eastAsia="Times New Roman" w:cs="Times New Roman"/>
          <w:lang w:val="en-US"/>
        </w:rPr>
        <w:t xml:space="preserve"> </w:t>
      </w:r>
    </w:p>
    <w:p w:rsidR="5A5BB455" w:rsidP="0BEBE53A" w:rsidRDefault="5A5BB455" w14:paraId="7F5C412F" w14:textId="3505BEE2">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Workflow Process</w:t>
      </w:r>
      <w:r w:rsidRPr="0BEBE53A" w:rsidR="3C64093E">
        <w:rPr>
          <w:rFonts w:ascii="Times New Roman" w:hAnsi="Times New Roman" w:eastAsia="Times New Roman" w:cs="Times New Roman"/>
          <w:b/>
          <w:bCs/>
          <w:u w:val="single"/>
          <w:lang w:val="en-US"/>
        </w:rPr>
        <w:t xml:space="preserve"> – Solar Home Systems</w:t>
      </w:r>
    </w:p>
    <w:p w:rsidR="3C64093E" w:rsidP="0BEBE53A" w:rsidRDefault="3C64093E" w14:paraId="0F8AA386" w14:textId="3CBC2D3C">
      <w:pPr>
        <w:widowControl w:val="0"/>
        <w:spacing w:line="240" w:lineRule="auto"/>
        <w:ind w:left="360"/>
        <w:jc w:val="both"/>
      </w:pPr>
      <w:r w:rsidRPr="0BEBE53A">
        <w:rPr>
          <w:rFonts w:ascii="Times New Roman" w:hAnsi="Times New Roman" w:eastAsia="Times New Roman" w:cs="Times New Roman"/>
          <w:lang w:val="en-US"/>
        </w:rPr>
        <w:t xml:space="preserve"> </w:t>
      </w:r>
    </w:p>
    <w:p w:rsidR="3C64093E" w:rsidRDefault="3C64093E" w14:paraId="78CFA495" w14:textId="00B248E9">
      <w:pPr>
        <w:pStyle w:val="ListParagraph"/>
        <w:widowControl w:val="0"/>
        <w:numPr>
          <w:ilvl w:val="0"/>
          <w:numId w:val="7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Company Incorporation</w:t>
      </w:r>
    </w:p>
    <w:p w:rsidR="3C64093E" w:rsidRDefault="3C64093E" w14:paraId="5112E431" w14:textId="390FD78C">
      <w:pPr>
        <w:pStyle w:val="ListParagraph"/>
        <w:widowControl w:val="0"/>
        <w:numPr>
          <w:ilvl w:val="0"/>
          <w:numId w:val="7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Product Certification and Standards Compliance</w:t>
      </w:r>
    </w:p>
    <w:p w:rsidR="3C64093E" w:rsidRDefault="3C64093E" w14:paraId="441D9F9E" w14:textId="333F52CB">
      <w:pPr>
        <w:pStyle w:val="ListParagraph"/>
        <w:widowControl w:val="0"/>
        <w:numPr>
          <w:ilvl w:val="0"/>
          <w:numId w:val="7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Importation / Distribution Approval Requirements</w:t>
      </w:r>
    </w:p>
    <w:p w:rsidR="3C64093E" w:rsidRDefault="3C64093E" w14:paraId="638EA691" w14:textId="4FD6E853">
      <w:pPr>
        <w:pStyle w:val="ListParagraph"/>
        <w:widowControl w:val="0"/>
        <w:numPr>
          <w:ilvl w:val="0"/>
          <w:numId w:val="7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Market Deployment</w:t>
      </w:r>
    </w:p>
    <w:p w:rsidR="0BEBE53A" w:rsidP="0BEBE53A" w:rsidRDefault="0BEBE53A" w14:paraId="5E4BDA8C" w14:textId="3556CCD4">
      <w:pPr>
        <w:widowControl w:val="0"/>
        <w:spacing w:line="240" w:lineRule="auto"/>
        <w:ind w:left="360"/>
        <w:jc w:val="both"/>
        <w:rPr>
          <w:rFonts w:ascii="Times New Roman" w:hAnsi="Times New Roman" w:eastAsia="Times New Roman" w:cs="Times New Roman"/>
          <w:b/>
          <w:bCs/>
          <w:u w:val="single"/>
          <w:lang w:val="en-US"/>
        </w:rPr>
      </w:pPr>
    </w:p>
    <w:p w:rsidR="6DF59292" w:rsidP="0BEBE53A" w:rsidRDefault="6DF59292" w14:paraId="0103626D" w14:textId="50CABA29">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Useful Resources</w:t>
      </w:r>
    </w:p>
    <w:p w:rsidR="6DF59292" w:rsidP="0BEBE53A" w:rsidRDefault="6DF59292" w14:paraId="62C67F4F" w14:textId="2D48FD32">
      <w:pPr>
        <w:widowControl w:val="0"/>
        <w:spacing w:line="240" w:lineRule="auto"/>
        <w:ind w:left="360"/>
        <w:jc w:val="both"/>
      </w:pPr>
      <w:r w:rsidRPr="0BEBE53A">
        <w:rPr>
          <w:rFonts w:ascii="Times New Roman" w:hAnsi="Times New Roman" w:eastAsia="Times New Roman" w:cs="Times New Roman"/>
          <w:lang w:val="en-US"/>
        </w:rPr>
        <w:t xml:space="preserve"> </w:t>
      </w:r>
    </w:p>
    <w:p w:rsidR="6DF59292" w:rsidP="0BEBE53A" w:rsidRDefault="6DF59292" w14:paraId="6ECDF7A3" w14:textId="4D316DA0">
      <w:pPr>
        <w:widowControl w:val="0"/>
        <w:spacing w:line="240" w:lineRule="auto"/>
        <w:ind w:left="360"/>
        <w:jc w:val="both"/>
      </w:pPr>
      <w:r w:rsidRPr="0BEBE53A">
        <w:rPr>
          <w:rFonts w:ascii="Times New Roman" w:hAnsi="Times New Roman" w:eastAsia="Times New Roman" w:cs="Times New Roman"/>
          <w:lang w:val="en-US"/>
        </w:rPr>
        <w:t xml:space="preserve">NERC – </w:t>
      </w:r>
      <w:hyperlink r:id="rId16">
        <w:r w:rsidRPr="0BEBE53A">
          <w:rPr>
            <w:rFonts w:ascii="Times New Roman" w:hAnsi="Times New Roman" w:eastAsia="Times New Roman" w:cs="Times New Roman"/>
            <w:lang w:val="en-US"/>
          </w:rPr>
          <w:t>www.nerc.gov.ng</w:t>
        </w:r>
      </w:hyperlink>
    </w:p>
    <w:p w:rsidR="6DF59292" w:rsidP="0BEBE53A" w:rsidRDefault="6DF59292" w14:paraId="629630A2" w14:textId="11F31468">
      <w:pPr>
        <w:widowControl w:val="0"/>
        <w:spacing w:line="240" w:lineRule="auto"/>
        <w:ind w:left="360"/>
        <w:jc w:val="both"/>
      </w:pPr>
      <w:r w:rsidRPr="0BEBE53A">
        <w:rPr>
          <w:rFonts w:ascii="Times New Roman" w:hAnsi="Times New Roman" w:eastAsia="Times New Roman" w:cs="Times New Roman"/>
          <w:lang w:val="en-US"/>
        </w:rPr>
        <w:t xml:space="preserve">REA – </w:t>
      </w:r>
      <w:hyperlink r:id="rId17">
        <w:r w:rsidRPr="0BEBE53A">
          <w:rPr>
            <w:rFonts w:ascii="Times New Roman" w:hAnsi="Times New Roman" w:eastAsia="Times New Roman" w:cs="Times New Roman"/>
            <w:lang w:val="en-US"/>
          </w:rPr>
          <w:t>www.rea.gov.ng</w:t>
        </w:r>
      </w:hyperlink>
    </w:p>
    <w:p w:rsidR="6DF59292" w:rsidP="0BEBE53A" w:rsidRDefault="6DF59292" w14:paraId="58421E26" w14:textId="6D7DDF70">
      <w:pPr>
        <w:widowControl w:val="0"/>
        <w:spacing w:line="240" w:lineRule="auto"/>
        <w:ind w:left="360"/>
        <w:jc w:val="both"/>
      </w:pPr>
      <w:r w:rsidRPr="0BEBE53A">
        <w:rPr>
          <w:rFonts w:ascii="Times New Roman" w:hAnsi="Times New Roman" w:eastAsia="Times New Roman" w:cs="Times New Roman"/>
          <w:lang w:val="en-US"/>
        </w:rPr>
        <w:t xml:space="preserve">NIPC – </w:t>
      </w:r>
      <w:hyperlink r:id="rId18">
        <w:r w:rsidRPr="0BEBE53A">
          <w:rPr>
            <w:rFonts w:ascii="Times New Roman" w:hAnsi="Times New Roman" w:eastAsia="Times New Roman" w:cs="Times New Roman"/>
            <w:lang w:val="en-US"/>
          </w:rPr>
          <w:t>www.nipc.gov.ng</w:t>
        </w:r>
      </w:hyperlink>
    </w:p>
    <w:p w:rsidR="6DF59292" w:rsidP="0BEBE53A" w:rsidRDefault="6DF59292" w14:paraId="23DC545F" w14:textId="690D279E">
      <w:pPr>
        <w:widowControl w:val="0"/>
        <w:spacing w:line="240" w:lineRule="auto"/>
        <w:ind w:left="360"/>
        <w:jc w:val="both"/>
      </w:pPr>
      <w:r w:rsidRPr="0BEBE53A">
        <w:rPr>
          <w:rFonts w:ascii="Times New Roman" w:hAnsi="Times New Roman" w:eastAsia="Times New Roman" w:cs="Times New Roman"/>
          <w:lang w:val="en-US"/>
        </w:rPr>
        <w:t xml:space="preserve">SON – </w:t>
      </w:r>
      <w:hyperlink r:id="rId19">
        <w:r w:rsidRPr="0BEBE53A">
          <w:rPr>
            <w:rFonts w:ascii="Times New Roman" w:hAnsi="Times New Roman" w:eastAsia="Times New Roman" w:cs="Times New Roman"/>
            <w:lang w:val="en-US"/>
          </w:rPr>
          <w:t>www.son.gov.ng</w:t>
        </w:r>
      </w:hyperlink>
    </w:p>
    <w:p w:rsidR="6DF59292" w:rsidP="0BEBE53A" w:rsidRDefault="6DF59292" w14:paraId="2C266D5F" w14:textId="3773515D">
      <w:pPr>
        <w:widowControl w:val="0"/>
        <w:spacing w:line="240" w:lineRule="auto"/>
        <w:ind w:left="360"/>
        <w:jc w:val="both"/>
      </w:pPr>
      <w:r w:rsidRPr="0BEBE53A">
        <w:rPr>
          <w:rFonts w:ascii="Times New Roman" w:hAnsi="Times New Roman" w:eastAsia="Times New Roman" w:cs="Times New Roman"/>
          <w:lang w:val="en-US"/>
        </w:rPr>
        <w:t xml:space="preserve">NEMSA – </w:t>
      </w:r>
      <w:hyperlink r:id="rId20">
        <w:r w:rsidRPr="0BEBE53A">
          <w:rPr>
            <w:rFonts w:ascii="Times New Roman" w:hAnsi="Times New Roman" w:eastAsia="Times New Roman" w:cs="Times New Roman"/>
            <w:lang w:val="en-US"/>
          </w:rPr>
          <w:t>www.nemsa.gov.ng</w:t>
        </w:r>
      </w:hyperlink>
    </w:p>
    <w:p w:rsidR="6DF59292" w:rsidP="0BEBE53A" w:rsidRDefault="6DF59292" w14:paraId="41B0CA26" w14:textId="5DEE653F">
      <w:pPr>
        <w:widowControl w:val="0"/>
        <w:spacing w:line="240" w:lineRule="auto"/>
        <w:ind w:left="360"/>
        <w:jc w:val="both"/>
      </w:pPr>
      <w:r w:rsidRPr="0BEBE53A">
        <w:rPr>
          <w:rFonts w:ascii="Times New Roman" w:hAnsi="Times New Roman" w:eastAsia="Times New Roman" w:cs="Times New Roman"/>
          <w:lang w:val="en-US"/>
        </w:rPr>
        <w:t>Federal Ministry of Environment – www.environment.gov.ng</w:t>
      </w:r>
    </w:p>
    <w:p w:rsidR="00E05899" w:rsidP="00E05899" w:rsidRDefault="00E05899" w14:paraId="2F2D5492" w14:textId="77777777">
      <w:pPr>
        <w:widowControl w:val="0"/>
        <w:spacing w:line="240" w:lineRule="auto"/>
        <w:jc w:val="both"/>
        <w:rPr>
          <w:rFonts w:ascii="Times New Roman" w:hAnsi="Times New Roman" w:eastAsia="Times New Roman" w:cs="Times New Roman"/>
        </w:rPr>
      </w:pPr>
    </w:p>
    <w:p w:rsidR="00E05899" w:rsidP="00E05899" w:rsidRDefault="00E05899" w14:paraId="0757329E" w14:textId="77777777">
      <w:pPr>
        <w:widowControl w:val="0"/>
        <w:spacing w:line="240" w:lineRule="auto"/>
        <w:jc w:val="both"/>
        <w:rPr>
          <w:rFonts w:ascii="Times New Roman" w:hAnsi="Times New Roman" w:eastAsia="Times New Roman" w:cs="Times New Roman"/>
          <w:b/>
          <w:bCs/>
          <w:sz w:val="24"/>
          <w:szCs w:val="24"/>
        </w:rPr>
      </w:pPr>
    </w:p>
    <w:p w:rsidRPr="00CF1C9B" w:rsidR="00E05899" w:rsidP="0BEBE53A" w:rsidRDefault="0569E69D" w14:paraId="373D9C7C" w14:textId="170BD747">
      <w:pPr>
        <w:pStyle w:val="Heading2"/>
      </w:pPr>
      <w:bookmarkStart w:name="_Toc1019355489" w:id="29"/>
      <w:commentRangeStart w:id="30"/>
      <w:r>
        <w:t>Finance - Text</w:t>
      </w:r>
      <w:bookmarkEnd w:id="29"/>
      <w:commentRangeEnd w:id="30"/>
      <w:r w:rsidRPr="00CF1C9B" w:rsidR="00E05899">
        <w:rPr>
          <w:rStyle w:val="CommentReference"/>
          <w:sz w:val="24"/>
          <w:szCs w:val="24"/>
        </w:rPr>
        <w:commentReference w:id="30"/>
      </w:r>
    </w:p>
    <w:p w:rsidR="00E05899" w:rsidP="00E05899" w:rsidRDefault="00E05899" w14:paraId="51A906A8" w14:textId="77777777">
      <w:pPr>
        <w:widowControl w:val="0"/>
        <w:spacing w:line="240" w:lineRule="auto"/>
        <w:jc w:val="both"/>
        <w:rPr>
          <w:rFonts w:ascii="Times New Roman" w:hAnsi="Times New Roman" w:eastAsia="Times New Roman" w:cs="Times New Roman"/>
        </w:rPr>
      </w:pPr>
    </w:p>
    <w:p w:rsidR="00E05899" w:rsidP="00CF1C9B" w:rsidRDefault="00E05899" w14:paraId="5C712B0E" w14:textId="77777777">
      <w:pPr>
        <w:widowControl w:val="0"/>
        <w:spacing w:line="240" w:lineRule="auto"/>
        <w:ind w:left="360"/>
        <w:jc w:val="both"/>
        <w:rPr>
          <w:rFonts w:ascii="Times New Roman" w:hAnsi="Times New Roman" w:eastAsia="Times New Roman" w:cs="Times New Roman"/>
          <w:b/>
          <w:bCs/>
          <w:u w:val="single"/>
        </w:rPr>
      </w:pPr>
      <w:commentRangeStart w:id="31"/>
      <w:r>
        <w:rPr>
          <w:rFonts w:ascii="Times New Roman" w:hAnsi="Times New Roman" w:eastAsia="Times New Roman" w:cs="Times New Roman"/>
          <w:b/>
          <w:bCs/>
          <w:u w:val="single"/>
        </w:rPr>
        <w:t>Public Finance</w:t>
      </w:r>
      <w:commentRangeEnd w:id="31"/>
      <w:r w:rsidR="00341A31">
        <w:rPr>
          <w:rStyle w:val="CommentReference"/>
          <w:rFonts w:ascii="Times New Roman" w:hAnsi="Times New Roman" w:eastAsia="Times New Roman" w:cs="Times New Roman"/>
          <w:b/>
          <w:bCs/>
          <w:sz w:val="22"/>
          <w:szCs w:val="22"/>
          <w:u w:val="single"/>
        </w:rPr>
        <w:commentReference w:id="31"/>
      </w:r>
    </w:p>
    <w:p w:rsidR="0BEBE53A" w:rsidP="0BEBE53A" w:rsidRDefault="0BEBE53A" w14:paraId="03638473" w14:textId="6CCA3FB0">
      <w:pPr>
        <w:widowControl w:val="0"/>
        <w:spacing w:line="240" w:lineRule="auto"/>
        <w:ind w:left="360"/>
        <w:jc w:val="both"/>
        <w:rPr>
          <w:rFonts w:ascii="Times New Roman" w:hAnsi="Times New Roman" w:eastAsia="Times New Roman" w:cs="Times New Roman"/>
        </w:rPr>
      </w:pPr>
    </w:p>
    <w:p w:rsidR="70D06CD8" w:rsidP="0BEBE53A" w:rsidRDefault="70D06CD8" w14:paraId="5CF1311E" w14:textId="00B82BF4">
      <w:pPr>
        <w:widowControl w:val="0"/>
        <w:spacing w:line="240" w:lineRule="auto"/>
        <w:ind w:left="360"/>
        <w:jc w:val="both"/>
        <w:rPr>
          <w:rFonts w:ascii="Times New Roman" w:hAnsi="Times New Roman" w:eastAsia="Times New Roman" w:cs="Times New Roman"/>
          <w:lang w:val="en-US"/>
        </w:rPr>
      </w:pPr>
      <w:commentRangeStart w:id="32"/>
      <w:r w:rsidRPr="0BEBE53A">
        <w:rPr>
          <w:rFonts w:ascii="Times New Roman" w:hAnsi="Times New Roman" w:eastAsia="Times New Roman" w:cs="Times New Roman"/>
          <w:lang w:val="en-US"/>
        </w:rPr>
        <w:t>Nigeria's solar sector benefits from growing public and development-finance support. The Rural Electrification Agency (REA), through the Rural Electrification Fund (REF), provides grants, subsidies, and performance-based incentives for mini-grid and solar access projects. The US$750 million DARES Programme supports isolated and interconnected mini-grids, Solar for Business initiatives, and productive-use energy projects.</w:t>
      </w:r>
      <w:commentRangeEnd w:id="32"/>
      <w:r w:rsidR="00AD4D7E">
        <w:rPr>
          <w:rStyle w:val="CommentReference"/>
          <w:rFonts w:ascii="Times New Roman" w:hAnsi="Times New Roman" w:eastAsia="Times New Roman" w:cs="Times New Roman"/>
          <w:sz w:val="22"/>
          <w:szCs w:val="22"/>
          <w:lang w:val="en-US"/>
        </w:rPr>
        <w:commentReference w:id="32"/>
      </w:r>
    </w:p>
    <w:p w:rsidR="0BEBE53A" w:rsidP="0BEBE53A" w:rsidRDefault="0BEBE53A" w14:paraId="119A8B8B" w14:textId="0CDFFF9C">
      <w:pPr>
        <w:widowControl w:val="0"/>
        <w:spacing w:line="240" w:lineRule="auto"/>
        <w:ind w:left="360"/>
        <w:jc w:val="both"/>
        <w:rPr>
          <w:rFonts w:ascii="Times New Roman" w:hAnsi="Times New Roman" w:eastAsia="Times New Roman" w:cs="Times New Roman"/>
        </w:rPr>
      </w:pPr>
    </w:p>
    <w:p w:rsidR="70D06CD8" w:rsidP="0BEBE53A" w:rsidRDefault="70D06CD8" w14:paraId="721F625C" w14:textId="4D6328B2">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lastRenderedPageBreak/>
        <w:t>The Bank of Industry (BOI) provides concessional financing for renewable energy manufacturing, deployment, and productive-use applications, while the NSIA-anchored US$500 million Distributed Renewable Energy (DRE) Nigeria Fund supports mini-grids, solar home systems, commercial and industrial (C&amp;I) solar, and battery storage projects.</w:t>
      </w:r>
    </w:p>
    <w:p w:rsidR="70D06CD8" w:rsidP="0BEBE53A" w:rsidRDefault="70D06CD8" w14:paraId="2EDBB617" w14:textId="2FA6A386">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7C470382" w14:textId="04A46771">
      <w:pPr>
        <w:widowControl w:val="0"/>
        <w:spacing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Commercial Finance</w:t>
      </w:r>
    </w:p>
    <w:p w:rsidR="70D06CD8" w:rsidP="0BEBE53A" w:rsidRDefault="70D06CD8" w14:paraId="0F6016B9" w14:textId="7EBBADCA">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44104615" w14:textId="002E557B">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Commercial financing for solar is expanding rapidly. Nigerian financial institutions including Access Bank, FCMB, Sterling Bank, Fidelity Bank, Ecobank, and Lotus Bank now offer renewable energy financing products for project developers, businesses, and end-users.</w:t>
      </w:r>
    </w:p>
    <w:p w:rsidR="70D06CD8" w:rsidP="0BEBE53A" w:rsidRDefault="70D06CD8" w14:paraId="2344CE7D" w14:textId="19E87255">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46EF546F" w14:textId="1E91CE13">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The Lotus Bank–REA ₦100 billion revolving credit facility provides counterpart financing for DARES-qualified developers, while commercial lenders increasingly support solar deployment across manufacturing, agriculture, healthcare, telecommunications, and commercial real estate sectors.</w:t>
      </w:r>
    </w:p>
    <w:p w:rsidR="70D06CD8" w:rsidP="0BEBE53A" w:rsidRDefault="70D06CD8" w14:paraId="78EB4579" w14:textId="0299D97E">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39792E69" w14:textId="101806C8">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International financiers including IFC, AfDB, Africa Finance Corporation (AFC), Africa50, and infrastructure-focused investors are also increasing debt and equity participation across the Nigerian solar market.</w:t>
      </w:r>
    </w:p>
    <w:p w:rsidR="70D06CD8" w:rsidP="0BEBE53A" w:rsidRDefault="70D06CD8" w14:paraId="61BC5695" w14:textId="12FD5A65">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7A0C2396" w14:textId="26D60773">
      <w:pPr>
        <w:widowControl w:val="0"/>
        <w:spacing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Guarantees &amp; Risk Instruments</w:t>
      </w:r>
    </w:p>
    <w:p w:rsidR="70D06CD8" w:rsidP="0BEBE53A" w:rsidRDefault="70D06CD8" w14:paraId="02821E21" w14:textId="757245C3">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5342D59B" w14:textId="065FE155">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InfraCredit guarantees, NSIA-backed de-risking mechanisms, political risk insurance, and blended-finance structures are increasingly being used to unlock local-currency financing and reduce project risk.</w:t>
      </w:r>
    </w:p>
    <w:p w:rsidR="70D06CD8" w:rsidP="0BEBE53A" w:rsidRDefault="70D06CD8" w14:paraId="7ADD3318" w14:textId="3ED5CA44">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4D9D6300" w14:textId="5E509797">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Additional support is available through institutions such as MIGA, IFC, AfDB, and the World Bank Group, particularly for large-scale infrastructure, mini-grid, and distributed renewable energy investments.</w:t>
      </w:r>
    </w:p>
    <w:p w:rsidR="0BEBE53A" w:rsidP="0BEBE53A" w:rsidRDefault="0BEBE53A" w14:paraId="34F89D82" w14:textId="17EE7B45">
      <w:pPr>
        <w:widowControl w:val="0"/>
        <w:spacing w:line="240" w:lineRule="auto"/>
        <w:ind w:left="360"/>
        <w:jc w:val="both"/>
        <w:rPr>
          <w:rFonts w:ascii="Times New Roman" w:hAnsi="Times New Roman" w:eastAsia="Times New Roman" w:cs="Times New Roman"/>
        </w:rPr>
      </w:pPr>
    </w:p>
    <w:p w:rsidR="0BEBE53A" w:rsidP="0BEBE53A" w:rsidRDefault="0BEBE53A" w14:paraId="6B45D118" w14:textId="3496D956">
      <w:pPr>
        <w:widowControl w:val="0"/>
        <w:spacing w:line="240" w:lineRule="auto"/>
        <w:ind w:left="360"/>
        <w:jc w:val="both"/>
        <w:rPr>
          <w:rFonts w:ascii="Times New Roman" w:hAnsi="Times New Roman" w:eastAsia="Times New Roman" w:cs="Times New Roman"/>
        </w:rPr>
      </w:pPr>
    </w:p>
    <w:p w:rsidR="70D06CD8" w:rsidP="0BEBE53A" w:rsidRDefault="70D06CD8" w14:paraId="5E575B82" w14:textId="1D6B8871">
      <w:pPr>
        <w:widowControl w:val="0"/>
        <w:spacing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Blended Finance</w:t>
      </w:r>
    </w:p>
    <w:p w:rsidR="70D06CD8" w:rsidP="0BEBE53A" w:rsidRDefault="70D06CD8" w14:paraId="1AD49432" w14:textId="0134BEA0">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4F0C27D1" w14:textId="739C0798">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Blended finance remains the dominant funding structure for many solar projects. Programmes such as DARES, REF, and the DRE Nigeria Fund combine grants, concessional finance, private capital, and risk-sharing instruments to improve project bankability and crowd in private investment.</w:t>
      </w:r>
    </w:p>
    <w:p w:rsidR="70D06CD8" w:rsidP="0BEBE53A" w:rsidRDefault="70D06CD8" w14:paraId="0BC4C43D" w14:textId="2FB3F8CA">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190FF8F2" w14:textId="3EC63C33">
      <w:pPr>
        <w:widowControl w:val="0"/>
        <w:spacing w:line="240" w:lineRule="auto"/>
        <w:ind w:left="360"/>
        <w:jc w:val="both"/>
      </w:pPr>
      <w:r w:rsidRPr="0BEBE53A">
        <w:rPr>
          <w:rFonts w:ascii="Times New Roman" w:hAnsi="Times New Roman" w:eastAsia="Times New Roman" w:cs="Times New Roman"/>
        </w:rPr>
        <w:t>Emerging facilities such as the Renewable Energy Blended Finance Facility (REBF) are also expected to expand access to long-term capital for mini-grids, productive-use energy, agricultural electrification, and storage projects.</w:t>
      </w:r>
    </w:p>
    <w:p w:rsidR="0BEBE53A" w:rsidP="0BEBE53A" w:rsidRDefault="0BEBE53A" w14:paraId="22CC9F50" w14:textId="3F3EE623">
      <w:pPr>
        <w:widowControl w:val="0"/>
        <w:spacing w:line="240" w:lineRule="auto"/>
        <w:ind w:left="360"/>
        <w:jc w:val="both"/>
        <w:rPr>
          <w:rFonts w:ascii="Times New Roman" w:hAnsi="Times New Roman" w:eastAsia="Times New Roman" w:cs="Times New Roman"/>
        </w:rPr>
      </w:pPr>
    </w:p>
    <w:p w:rsidR="0BEBE53A" w:rsidP="0BEBE53A" w:rsidRDefault="0BEBE53A" w14:paraId="0AFBC72F" w14:textId="017B4110">
      <w:pPr>
        <w:widowControl w:val="0"/>
        <w:spacing w:line="240" w:lineRule="auto"/>
        <w:ind w:left="360"/>
        <w:jc w:val="both"/>
        <w:rPr>
          <w:rFonts w:ascii="Times New Roman" w:hAnsi="Times New Roman" w:eastAsia="Times New Roman" w:cs="Times New Roman"/>
        </w:rPr>
      </w:pPr>
    </w:p>
    <w:p w:rsidR="2D4A671E" w:rsidP="0BEBE53A" w:rsidRDefault="2D4A671E" w14:paraId="3A6488B3" w14:textId="7B7540B1">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Infrastructure Concession Arrangements</w:t>
      </w:r>
    </w:p>
    <w:p w:rsidR="0BEBE53A" w:rsidP="0BEBE53A" w:rsidRDefault="0BEBE53A" w14:paraId="7DBECFB2" w14:textId="294F8A6C">
      <w:pPr>
        <w:widowControl w:val="0"/>
        <w:spacing w:line="240" w:lineRule="auto"/>
        <w:ind w:left="360"/>
        <w:jc w:val="both"/>
        <w:rPr>
          <w:rFonts w:ascii="Times New Roman" w:hAnsi="Times New Roman" w:eastAsia="Times New Roman" w:cs="Times New Roman"/>
        </w:rPr>
      </w:pPr>
    </w:p>
    <w:p w:rsidR="2D4A671E" w:rsidP="0BEBE53A" w:rsidRDefault="2D4A671E" w14:paraId="4EF3207D" w14:textId="7977D53C">
      <w:pPr>
        <w:spacing w:line="240" w:lineRule="auto"/>
        <w:ind w:left="360"/>
        <w:jc w:val="both"/>
      </w:pPr>
      <w:r w:rsidRPr="0BEBE53A">
        <w:rPr>
          <w:rFonts w:ascii="Times New Roman" w:hAnsi="Times New Roman" w:eastAsia="Times New Roman" w:cs="Times New Roman"/>
          <w:lang w:val="en-US"/>
        </w:rPr>
        <w:t>Concession arrangements are increasingly being used to deliver solar energy projects in Nigeria</w:t>
      </w:r>
      <w:r w:rsidRPr="0BEBE53A" w:rsidR="44EB2693">
        <w:rPr>
          <w:rFonts w:ascii="Times New Roman" w:hAnsi="Times New Roman" w:eastAsia="Times New Roman" w:cs="Times New Roman"/>
          <w:lang w:val="en-US"/>
        </w:rPr>
        <w:t xml:space="preserve"> through models that allocate project development, financing, and operational responsibility to private investors. Key structures adopted include:</w:t>
      </w:r>
    </w:p>
    <w:p w:rsidR="0BEBE53A" w:rsidP="0BEBE53A" w:rsidRDefault="0BEBE53A" w14:paraId="56822865" w14:textId="59ED5372">
      <w:pPr>
        <w:spacing w:line="240" w:lineRule="auto"/>
        <w:ind w:left="360"/>
        <w:jc w:val="both"/>
        <w:rPr>
          <w:rFonts w:ascii="Times New Roman" w:hAnsi="Times New Roman" w:eastAsia="Times New Roman" w:cs="Times New Roman"/>
          <w:lang w:val="en-US"/>
        </w:rPr>
      </w:pPr>
    </w:p>
    <w:p w:rsidR="44EB2693" w:rsidRDefault="44EB2693" w14:paraId="1619008C" w14:textId="457006DC">
      <w:pPr>
        <w:numPr>
          <w:ilvl w:val="0"/>
          <w:numId w:val="1"/>
        </w:numPr>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Build–Own–Operate (BOO) mini</w:t>
      </w:r>
      <w:r>
        <w:noBreakHyphen/>
      </w:r>
      <w:r w:rsidRPr="0BEBE53A">
        <w:rPr>
          <w:rFonts w:ascii="Times New Roman" w:hAnsi="Times New Roman" w:eastAsia="Times New Roman" w:cs="Times New Roman"/>
          <w:lang w:val="en-US"/>
        </w:rPr>
        <w:t>grid concessions</w:t>
      </w:r>
    </w:p>
    <w:p w:rsidR="44EB2693" w:rsidRDefault="44EB2693" w14:paraId="13E181F7" w14:textId="533B64C5">
      <w:pPr>
        <w:numPr>
          <w:ilvl w:val="0"/>
          <w:numId w:val="1"/>
        </w:numPr>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Independent Power Producer (IPP) PPPs supported by long-term PPAs</w:t>
      </w:r>
    </w:p>
    <w:p w:rsidR="44EB2693" w:rsidRDefault="44EB2693" w14:paraId="5A9A1FCB" w14:textId="207F1258">
      <w:pPr>
        <w:numPr>
          <w:ilvl w:val="0"/>
          <w:numId w:val="1"/>
        </w:numPr>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Franchise-style distributed solar concessions (e.g., Solar Power Naija)</w:t>
      </w:r>
    </w:p>
    <w:p w:rsidR="0BEBE53A" w:rsidP="0BEBE53A" w:rsidRDefault="0BEBE53A" w14:paraId="622FD9AA" w14:textId="0C27C897">
      <w:pPr>
        <w:spacing w:line="240" w:lineRule="auto"/>
        <w:ind w:left="360"/>
        <w:jc w:val="both"/>
        <w:rPr>
          <w:rFonts w:ascii="Times New Roman" w:hAnsi="Times New Roman" w:eastAsia="Times New Roman" w:cs="Times New Roman"/>
          <w:lang w:val="en-US"/>
        </w:rPr>
      </w:pPr>
    </w:p>
    <w:p w:rsidR="44EB2693" w:rsidP="0BEBE53A" w:rsidRDefault="44EB2693" w14:paraId="61AE38AB" w14:textId="426B5C96">
      <w:pPr>
        <w:spacing w:line="240" w:lineRule="auto"/>
        <w:ind w:left="360"/>
        <w:jc w:val="both"/>
      </w:pPr>
      <w:r w:rsidRPr="0BEBE53A">
        <w:rPr>
          <w:rFonts w:ascii="Times New Roman" w:hAnsi="Times New Roman" w:eastAsia="Times New Roman" w:cs="Times New Roman"/>
          <w:lang w:val="en-US"/>
        </w:rPr>
        <w:lastRenderedPageBreak/>
        <w:t>These frameworks allow investors to retain ownership, control cash flows, and operate assets over long durations, while leveraging government-backed risk mitigation mechanisms.</w:t>
      </w:r>
      <w:r w:rsidRPr="0BEBE53A" w:rsidR="1C9B924E">
        <w:rPr>
          <w:rFonts w:ascii="Times New Roman" w:hAnsi="Times New Roman" w:eastAsia="Times New Roman" w:cs="Times New Roman"/>
          <w:lang w:val="en-US"/>
        </w:rPr>
        <w:t xml:space="preserve"> Nigeria has an active portfolio of concession-backed solar projects across three main segments:</w:t>
      </w:r>
      <w:r w:rsidRPr="0BEBE53A" w:rsidR="7A069CC7">
        <w:rPr>
          <w:rFonts w:ascii="Times New Roman" w:hAnsi="Times New Roman" w:eastAsia="Times New Roman" w:cs="Times New Roman"/>
          <w:lang w:val="en-US"/>
        </w:rPr>
        <w:t xml:space="preserve"> </w:t>
      </w:r>
    </w:p>
    <w:p w:rsidR="0BEBE53A" w:rsidP="0BEBE53A" w:rsidRDefault="0BEBE53A" w14:paraId="049516E8" w14:textId="5E832313">
      <w:pPr>
        <w:spacing w:line="240" w:lineRule="auto"/>
        <w:ind w:left="360"/>
        <w:jc w:val="both"/>
        <w:rPr>
          <w:rFonts w:ascii="Times New Roman" w:hAnsi="Times New Roman" w:eastAsia="Times New Roman" w:cs="Times New Roman"/>
          <w:lang w:val="en-US"/>
        </w:rPr>
      </w:pPr>
    </w:p>
    <w:p w:rsidR="7A069CC7" w:rsidP="0BEBE53A" w:rsidRDefault="7A069CC7" w14:paraId="63E4708E" w14:textId="145ECC4E">
      <w:pPr>
        <w:spacing w:line="240" w:lineRule="auto"/>
        <w:ind w:left="360"/>
        <w:jc w:val="both"/>
      </w:pPr>
      <w:r w:rsidRPr="0BEBE53A">
        <w:rPr>
          <w:rFonts w:ascii="Times New Roman" w:hAnsi="Times New Roman" w:eastAsia="Times New Roman" w:cs="Times New Roman"/>
          <w:lang w:val="en-US"/>
        </w:rPr>
        <w:t>(a) Decentralized Mini</w:t>
      </w:r>
      <w:r>
        <w:noBreakHyphen/>
      </w:r>
      <w:r w:rsidRPr="0BEBE53A">
        <w:rPr>
          <w:rFonts w:ascii="Times New Roman" w:hAnsi="Times New Roman" w:eastAsia="Times New Roman" w:cs="Times New Roman"/>
          <w:lang w:val="en-US"/>
        </w:rPr>
        <w:t>Grid Concessions: There are over 125 solar mini</w:t>
      </w:r>
      <w:r>
        <w:noBreakHyphen/>
      </w:r>
      <w:r w:rsidRPr="0BEBE53A">
        <w:rPr>
          <w:rFonts w:ascii="Times New Roman" w:hAnsi="Times New Roman" w:eastAsia="Times New Roman" w:cs="Times New Roman"/>
          <w:lang w:val="en-US"/>
        </w:rPr>
        <w:t>grids already deployed under the Nigeria Electrification Project</w:t>
      </w:r>
      <w:r w:rsidRPr="0BEBE53A" w:rsidR="57BAE9B4">
        <w:rPr>
          <w:rFonts w:ascii="Times New Roman" w:hAnsi="Times New Roman" w:eastAsia="Times New Roman" w:cs="Times New Roman"/>
          <w:lang w:val="en-US"/>
        </w:rPr>
        <w:t xml:space="preserve"> alongside ongoing expansion under programmes such as DARES and AMP, involving multiple private developers deploying projects across states. These projects operate under exclusive service-area concessions and generate revenue from end-user tariffs and performance-based subsidies.</w:t>
      </w:r>
    </w:p>
    <w:p w:rsidR="0BEBE53A" w:rsidP="0BEBE53A" w:rsidRDefault="0BEBE53A" w14:paraId="6E7AD2B4" w14:textId="0F36F4F5">
      <w:pPr>
        <w:spacing w:line="240" w:lineRule="auto"/>
        <w:ind w:left="360"/>
        <w:jc w:val="both"/>
        <w:rPr>
          <w:rFonts w:ascii="Times New Roman" w:hAnsi="Times New Roman" w:eastAsia="Times New Roman" w:cs="Times New Roman"/>
          <w:lang w:val="en-US"/>
        </w:rPr>
      </w:pPr>
    </w:p>
    <w:p w:rsidR="57BAE9B4" w:rsidP="0BEBE53A" w:rsidRDefault="57BAE9B4" w14:paraId="752FBE93" w14:textId="432789BC">
      <w:pPr>
        <w:spacing w:line="240" w:lineRule="auto"/>
        <w:ind w:left="360"/>
        <w:jc w:val="both"/>
      </w:pPr>
      <w:r w:rsidRPr="0BEBE53A">
        <w:rPr>
          <w:rFonts w:ascii="Times New Roman" w:hAnsi="Times New Roman" w:eastAsia="Times New Roman" w:cs="Times New Roman"/>
          <w:lang w:val="en-US"/>
        </w:rPr>
        <w:t>(b) Utility-Scale Solar PPPs (IPP Model) projects structured around long-term Power Purchase Agreements (PPAs), government or quasi-sovereign offtakers, and project finance structures compatible with international lenders</w:t>
      </w:r>
      <w:r w:rsidRPr="0BEBE53A" w:rsidR="7414AEB9">
        <w:rPr>
          <w:rFonts w:ascii="Times New Roman" w:hAnsi="Times New Roman" w:eastAsia="Times New Roman" w:cs="Times New Roman"/>
          <w:lang w:val="en-US"/>
        </w:rPr>
        <w:t>.</w:t>
      </w:r>
    </w:p>
    <w:p w:rsidR="0BEBE53A" w:rsidP="0BEBE53A" w:rsidRDefault="0BEBE53A" w14:paraId="04A5BC16" w14:textId="1DE9BBEE">
      <w:pPr>
        <w:spacing w:line="240" w:lineRule="auto"/>
        <w:ind w:left="360"/>
        <w:jc w:val="both"/>
        <w:rPr>
          <w:rFonts w:ascii="Times New Roman" w:hAnsi="Times New Roman" w:eastAsia="Times New Roman" w:cs="Times New Roman"/>
          <w:lang w:val="en-US"/>
        </w:rPr>
      </w:pPr>
    </w:p>
    <w:p w:rsidR="57BAE9B4" w:rsidP="0BEBE53A" w:rsidRDefault="57BAE9B4" w14:paraId="5E42B3FC" w14:textId="0F2AB090">
      <w:pPr>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(c) Distributed Solar and Franchise Models under programmes such as </w:t>
      </w:r>
      <w:r w:rsidRPr="0BEBE53A" w:rsidR="29AF248E">
        <w:rPr>
          <w:rFonts w:ascii="Times New Roman" w:hAnsi="Times New Roman" w:eastAsia="Times New Roman" w:cs="Times New Roman"/>
          <w:lang w:val="en-US"/>
        </w:rPr>
        <w:t xml:space="preserve">Solar Power Naija which aim to deploy millions of solar connections nationwide via private operators. This segment offers </w:t>
      </w:r>
      <w:r w:rsidRPr="0BEBE53A" w:rsidR="70161A39">
        <w:rPr>
          <w:rFonts w:ascii="Times New Roman" w:hAnsi="Times New Roman" w:eastAsia="Times New Roman" w:cs="Times New Roman"/>
          <w:lang w:val="en-US"/>
        </w:rPr>
        <w:t>r</w:t>
      </w:r>
      <w:r w:rsidRPr="0BEBE53A" w:rsidR="29AF248E">
        <w:rPr>
          <w:rFonts w:ascii="Times New Roman" w:hAnsi="Times New Roman" w:eastAsia="Times New Roman" w:cs="Times New Roman"/>
          <w:lang w:val="en-US"/>
        </w:rPr>
        <w:t>apid market penetration, retail-scale recurring revenue streams, and lower reliance on grid infrastructure.</w:t>
      </w:r>
    </w:p>
    <w:p w:rsidR="0BEBE53A" w:rsidP="0BEBE53A" w:rsidRDefault="0BEBE53A" w14:paraId="0FC03702" w14:textId="128F3CE0">
      <w:pPr>
        <w:widowControl w:val="0"/>
        <w:spacing w:line="240" w:lineRule="auto"/>
        <w:ind w:left="360"/>
        <w:jc w:val="both"/>
        <w:rPr>
          <w:rFonts w:ascii="Times New Roman" w:hAnsi="Times New Roman" w:eastAsia="Times New Roman" w:cs="Times New Roman"/>
          <w:lang w:val="en-US"/>
        </w:rPr>
      </w:pPr>
    </w:p>
    <w:p w:rsidR="70D06CD8" w:rsidP="0BEBE53A" w:rsidRDefault="70D06CD8" w14:paraId="060E441C" w14:textId="612DC25D">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7862869A" w14:textId="18B6133F">
      <w:pPr>
        <w:widowControl w:val="0"/>
        <w:spacing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Infrastructure &amp; Revenue Opportunities</w:t>
      </w:r>
    </w:p>
    <w:p w:rsidR="70D06CD8" w:rsidP="0BEBE53A" w:rsidRDefault="70D06CD8" w14:paraId="4D38434F" w14:textId="51866732">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2FD5C528" w14:textId="691A8DBD">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Financing is increasingly available for projects linked to established demand centres and predictable revenue streams. These include:</w:t>
      </w:r>
    </w:p>
    <w:p w:rsidR="70D06CD8" w:rsidP="0BEBE53A" w:rsidRDefault="70D06CD8" w14:paraId="70771F1A" w14:textId="720595B3">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RDefault="70D06CD8" w14:paraId="08EAC7B2" w14:textId="3CDB6B89">
      <w:pPr>
        <w:pStyle w:val="ListParagraph"/>
        <w:widowControl w:val="0"/>
        <w:numPr>
          <w:ilvl w:val="0"/>
          <w:numId w:val="7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and industrial solar projects</w:t>
      </w:r>
    </w:p>
    <w:p w:rsidR="70D06CD8" w:rsidRDefault="70D06CD8" w14:paraId="533AD99D" w14:textId="5FD51139">
      <w:pPr>
        <w:pStyle w:val="ListParagraph"/>
        <w:widowControl w:val="0"/>
        <w:numPr>
          <w:ilvl w:val="0"/>
          <w:numId w:val="7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Embedded generation and captive power systems</w:t>
      </w:r>
    </w:p>
    <w:p w:rsidR="70D06CD8" w:rsidRDefault="70D06CD8" w14:paraId="668A8A9A" w14:textId="0FA4B18C">
      <w:pPr>
        <w:pStyle w:val="ListParagraph"/>
        <w:widowControl w:val="0"/>
        <w:numPr>
          <w:ilvl w:val="0"/>
          <w:numId w:val="7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Telecom tower electrification</w:t>
      </w:r>
    </w:p>
    <w:p w:rsidR="70D06CD8" w:rsidRDefault="70D06CD8" w14:paraId="3B2DC8CA" w14:textId="5A7ABFE8">
      <w:pPr>
        <w:pStyle w:val="ListParagraph"/>
        <w:widowControl w:val="0"/>
        <w:numPr>
          <w:ilvl w:val="0"/>
          <w:numId w:val="7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Productive-use agriculture and agro-processing</w:t>
      </w:r>
    </w:p>
    <w:p w:rsidR="70D06CD8" w:rsidRDefault="70D06CD8" w14:paraId="07394F43" w14:textId="4B5ABE3B">
      <w:pPr>
        <w:pStyle w:val="ListParagraph"/>
        <w:widowControl w:val="0"/>
        <w:numPr>
          <w:ilvl w:val="0"/>
          <w:numId w:val="7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Universities, hospitals, estates, and public facilities</w:t>
      </w:r>
    </w:p>
    <w:p w:rsidR="70D06CD8" w:rsidRDefault="70D06CD8" w14:paraId="36F9B8A4" w14:textId="60009E90">
      <w:pPr>
        <w:pStyle w:val="ListParagraph"/>
        <w:widowControl w:val="0"/>
        <w:numPr>
          <w:ilvl w:val="0"/>
          <w:numId w:val="7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Mini-grids supported through DARES and REA programmes</w:t>
      </w:r>
    </w:p>
    <w:p w:rsidR="70D06CD8" w:rsidRDefault="70D06CD8" w14:paraId="1E090ADE" w14:textId="3F763BC8">
      <w:pPr>
        <w:pStyle w:val="ListParagraph"/>
        <w:widowControl w:val="0"/>
        <w:numPr>
          <w:ilvl w:val="0"/>
          <w:numId w:val="7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Solar-plus-storage solutions</w:t>
      </w:r>
    </w:p>
    <w:p w:rsidR="70D06CD8" w:rsidP="0BEBE53A" w:rsidRDefault="70D06CD8" w14:paraId="6319442A" w14:textId="3DD8022D">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D06CD8" w:rsidP="0BEBE53A" w:rsidRDefault="70D06CD8" w14:paraId="30C4526F" w14:textId="75044CF1">
      <w:pPr>
        <w:widowControl w:val="0"/>
        <w:spacing w:line="240" w:lineRule="auto"/>
        <w:ind w:left="360"/>
        <w:jc w:val="both"/>
      </w:pPr>
      <w:r w:rsidRPr="0BEBE53A">
        <w:rPr>
          <w:rFonts w:ascii="Times New Roman" w:hAnsi="Times New Roman" w:eastAsia="Times New Roman" w:cs="Times New Roman"/>
        </w:rPr>
        <w:t>The introduction of the Electricity Act 2023, state electricity markets, embedded generation frameworks, and emerging net billing/net metering mechanisms is expected to further improve the commercial viability of distributed solar investments.</w:t>
      </w:r>
    </w:p>
    <w:p w:rsidR="0BEBE53A" w:rsidP="0BEBE53A" w:rsidRDefault="0BEBE53A" w14:paraId="0BEEADC3" w14:textId="54824D1B">
      <w:pPr>
        <w:widowControl w:val="0"/>
        <w:spacing w:line="240" w:lineRule="auto"/>
        <w:ind w:left="360"/>
        <w:jc w:val="both"/>
        <w:rPr>
          <w:rFonts w:ascii="Times New Roman" w:hAnsi="Times New Roman" w:eastAsia="Times New Roman" w:cs="Times New Roman"/>
        </w:rPr>
      </w:pPr>
    </w:p>
    <w:p w:rsidR="1A7E8198" w:rsidP="0BEBE53A" w:rsidRDefault="1A7E8198" w14:paraId="36DADE2B" w14:textId="4EBFBA08">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Investor Outlook</w:t>
      </w:r>
    </w:p>
    <w:p w:rsidR="1A7E8198" w:rsidP="0BEBE53A" w:rsidRDefault="1A7E8198" w14:paraId="22099E9E" w14:textId="70C8ADF1">
      <w:pPr>
        <w:widowControl w:val="0"/>
        <w:spacing w:line="240" w:lineRule="auto"/>
        <w:ind w:left="360"/>
        <w:jc w:val="both"/>
      </w:pPr>
      <w:r w:rsidRPr="0BEBE53A">
        <w:rPr>
          <w:rFonts w:ascii="Times New Roman" w:hAnsi="Times New Roman" w:eastAsia="Times New Roman" w:cs="Times New Roman"/>
        </w:rPr>
        <w:t xml:space="preserve"> </w:t>
      </w:r>
    </w:p>
    <w:p w:rsidR="1A7E8198" w:rsidP="0BEBE53A" w:rsidRDefault="1A7E8198" w14:paraId="0E910CBD" w14:textId="48A517BF">
      <w:pPr>
        <w:widowControl w:val="0"/>
        <w:spacing w:line="240" w:lineRule="auto"/>
        <w:ind w:left="360"/>
        <w:jc w:val="both"/>
      </w:pPr>
      <w:r w:rsidRPr="0BEBE53A">
        <w:rPr>
          <w:rFonts w:ascii="Times New Roman" w:hAnsi="Times New Roman" w:eastAsia="Times New Roman" w:cs="Times New Roman"/>
          <w:lang w:val="en-US"/>
        </w:rPr>
        <w:t>For investors able to solve financing, distribution, aggregation, energy-service delivery, or productive-use integration at scale, Nigeria's solar market remains significantly underpenetrated relative to long-term demand potential, offering substantial room for growth across both grid-connected and off-grid segments.</w:t>
      </w:r>
    </w:p>
    <w:p w:rsidR="0BEBE53A" w:rsidP="0BEBE53A" w:rsidRDefault="0BEBE53A" w14:paraId="7FB2E466" w14:textId="157CD91A">
      <w:pPr>
        <w:widowControl w:val="0"/>
        <w:spacing w:line="240" w:lineRule="auto"/>
        <w:ind w:left="360"/>
        <w:jc w:val="both"/>
        <w:rPr>
          <w:rFonts w:ascii="Times New Roman" w:hAnsi="Times New Roman" w:eastAsia="Times New Roman" w:cs="Times New Roman"/>
        </w:rPr>
      </w:pPr>
    </w:p>
    <w:p w:rsidR="004228EF" w:rsidP="70118F5B" w:rsidRDefault="004228EF" w14:paraId="5A6EF5EB" w14:textId="7CCBC83B">
      <w:pPr>
        <w:widowControl w:val="0"/>
        <w:spacing w:line="240" w:lineRule="auto"/>
        <w:ind w:left="360"/>
        <w:jc w:val="both"/>
        <w:rPr>
          <w:rFonts w:ascii="Times New Roman" w:hAnsi="Times New Roman" w:eastAsia="Times New Roman" w:cs="Times New Roman"/>
        </w:rPr>
      </w:pPr>
    </w:p>
    <w:p w:rsidR="004228EF" w:rsidP="70118F5B" w:rsidRDefault="004228EF" w14:paraId="402FAC39" w14:textId="71315142">
      <w:pPr>
        <w:widowControl w:val="0"/>
        <w:spacing w:line="240" w:lineRule="auto"/>
        <w:ind w:left="360"/>
        <w:jc w:val="both"/>
        <w:rPr>
          <w:rFonts w:ascii="Times New Roman" w:hAnsi="Times New Roman" w:eastAsia="Times New Roman" w:cs="Times New Roman"/>
        </w:rPr>
      </w:pPr>
    </w:p>
    <w:p w:rsidRPr="00CF1C9B" w:rsidR="00E05899" w:rsidP="0BEBE53A" w:rsidRDefault="0569E69D" w14:paraId="766BE370" w14:textId="22B2F8FC">
      <w:pPr>
        <w:pStyle w:val="Heading2"/>
      </w:pPr>
      <w:bookmarkStart w:name="_Toc468640188" w:id="33"/>
      <w:commentRangeStart w:id="34"/>
      <w:commentRangeStart w:id="35"/>
      <w:r>
        <w:t xml:space="preserve">Opportunities - </w:t>
      </w:r>
      <w:commentRangeEnd w:id="35"/>
      <w:r w:rsidR="00E05899">
        <w:rPr>
          <w:rStyle w:val="CommentReference"/>
          <w:sz w:val="24"/>
          <w:szCs w:val="24"/>
        </w:rPr>
        <w:commentReference w:id="35"/>
      </w:r>
      <w:r>
        <w:t xml:space="preserve">Text | </w:t>
      </w:r>
      <w:commentRangeStart w:id="36"/>
      <w:r>
        <w:t xml:space="preserve">Photos </w:t>
      </w:r>
      <w:commentRangeEnd w:id="36"/>
      <w:r w:rsidR="00E05899">
        <w:rPr>
          <w:rStyle w:val="CommentReference"/>
          <w:sz w:val="24"/>
          <w:szCs w:val="24"/>
        </w:rPr>
        <w:commentReference w:id="36"/>
      </w:r>
      <w:r>
        <w:t>| Videos</w:t>
      </w:r>
      <w:bookmarkEnd w:id="33"/>
      <w:commentRangeEnd w:id="34"/>
      <w:r w:rsidRPr="00CF1C9B" w:rsidR="00E05899">
        <w:rPr>
          <w:rStyle w:val="CommentReference"/>
          <w:sz w:val="24"/>
          <w:szCs w:val="24"/>
        </w:rPr>
        <w:commentReference w:id="34"/>
      </w:r>
    </w:p>
    <w:p w:rsidR="00E05899" w:rsidP="00E05899" w:rsidRDefault="00E05899" w14:paraId="2401296A" w14:textId="77777777">
      <w:pPr>
        <w:widowControl w:val="0"/>
        <w:spacing w:line="240" w:lineRule="auto"/>
        <w:jc w:val="both"/>
        <w:rPr>
          <w:rFonts w:ascii="Times New Roman" w:hAnsi="Times New Roman" w:eastAsia="Times New Roman" w:cs="Times New Roman"/>
        </w:rPr>
      </w:pPr>
    </w:p>
    <w:p w:rsidR="3D07ECFC" w:rsidP="0BEBE53A" w:rsidRDefault="3D07ECFC" w14:paraId="1728E221" w14:textId="201F6D77">
      <w:pPr>
        <w:widowControl w:val="0"/>
        <w:spacing w:line="240" w:lineRule="auto"/>
        <w:ind w:left="360"/>
        <w:jc w:val="both"/>
      </w:pPr>
      <w:r w:rsidRPr="0BEBE53A">
        <w:rPr>
          <w:rFonts w:ascii="Times New Roman" w:hAnsi="Times New Roman" w:eastAsia="Times New Roman" w:cs="Times New Roman"/>
          <w:lang w:val="en-US"/>
        </w:rPr>
        <w:t xml:space="preserve">Nigeria's solar market presents one of the clearest investment entry points within the country's energy sector. Demand is already established across households, businesses, industries, agricultural value chains, and public institutions, while declining technology costs continue to improve project </w:t>
      </w:r>
      <w:r w:rsidRPr="0BEBE53A">
        <w:rPr>
          <w:rFonts w:ascii="Times New Roman" w:hAnsi="Times New Roman" w:eastAsia="Times New Roman" w:cs="Times New Roman"/>
          <w:lang w:val="en-US"/>
        </w:rPr>
        <w:lastRenderedPageBreak/>
        <w:t>economics.</w:t>
      </w:r>
    </w:p>
    <w:p w:rsidR="3D07ECFC" w:rsidP="0BEBE53A" w:rsidRDefault="3D07ECFC" w14:paraId="293A1DBA" w14:textId="473B5E0C">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7722B64C" w14:textId="41EE0DDB">
      <w:pPr>
        <w:widowControl w:val="0"/>
        <w:spacing w:line="240" w:lineRule="auto"/>
        <w:ind w:left="360"/>
        <w:jc w:val="both"/>
      </w:pPr>
      <w:r w:rsidRPr="0BEBE53A">
        <w:rPr>
          <w:rFonts w:ascii="Times New Roman" w:hAnsi="Times New Roman" w:eastAsia="Times New Roman" w:cs="Times New Roman"/>
          <w:lang w:val="en-US"/>
        </w:rPr>
        <w:t xml:space="preserve">Investors can access a growing pipeline of opportunities through national programmes and market intelligence platforms such as </w:t>
      </w:r>
      <w:hyperlink r:id="rId21">
        <w:r w:rsidRPr="0BEBE53A">
          <w:rPr>
            <w:rStyle w:val="Hyperlink"/>
            <w:lang w:val="en-US"/>
          </w:rPr>
          <w:t>Nigeria SE4ALL</w:t>
        </w:r>
      </w:hyperlink>
      <w:r w:rsidRPr="0BEBE53A">
        <w:rPr>
          <w:rFonts w:ascii="Times New Roman" w:hAnsi="Times New Roman" w:eastAsia="Times New Roman" w:cs="Times New Roman"/>
          <w:lang w:val="en-US"/>
        </w:rPr>
        <w:t>, which provide information on electrification gaps, renewable energy demand centres, project pipelines, and priority investment locations. Detailed datasets, maps, and planning resources are available through the platform's Data &amp; Resources section.</w:t>
      </w:r>
    </w:p>
    <w:p w:rsidR="3D07ECFC" w:rsidP="0BEBE53A" w:rsidRDefault="3D07ECFC" w14:paraId="28BF4402" w14:textId="76C45B7E">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6533A4CD" w14:textId="48EBA92D">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Mini-Grid Development</w:t>
      </w:r>
    </w:p>
    <w:p w:rsidR="3D07ECFC" w:rsidP="0BEBE53A" w:rsidRDefault="3D07ECFC" w14:paraId="035E91DE" w14:textId="3DB5E0F5">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3281C120" w14:textId="518DBC91">
      <w:pPr>
        <w:widowControl w:val="0"/>
        <w:spacing w:line="240" w:lineRule="auto"/>
        <w:ind w:left="360"/>
        <w:jc w:val="both"/>
      </w:pPr>
      <w:r w:rsidRPr="0BEBE53A">
        <w:rPr>
          <w:rFonts w:ascii="Times New Roman" w:hAnsi="Times New Roman" w:eastAsia="Times New Roman" w:cs="Times New Roman"/>
          <w:lang w:val="en-US"/>
        </w:rPr>
        <w:t>One of the largest immediate opportunities is the Distributed Access through Renewable Energy Scale-up (DARES) programme, supported by a US$750 million World Bank facility and implemented by the Rural Electrification Agency (REA). The programme targets the deployment of approximately 1,225 mini-grids, 465 MW of new generation capacity, and electricity access for 17.5 million beneficiaries.</w:t>
      </w:r>
    </w:p>
    <w:p w:rsidR="3D07ECFC" w:rsidP="0BEBE53A" w:rsidRDefault="3D07ECFC" w14:paraId="4DA93716" w14:textId="01C91A0E">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5E60839B" w14:textId="5CC59668">
      <w:pPr>
        <w:widowControl w:val="0"/>
        <w:spacing w:line="240" w:lineRule="auto"/>
        <w:ind w:left="360"/>
        <w:jc w:val="both"/>
      </w:pPr>
      <w:r w:rsidRPr="0BEBE53A">
        <w:rPr>
          <w:rFonts w:ascii="Times New Roman" w:hAnsi="Times New Roman" w:eastAsia="Times New Roman" w:cs="Times New Roman"/>
          <w:lang w:val="en-US"/>
        </w:rPr>
        <w:t>Private developers can participate through multiple windows, including isolated mini-grids, interconnected mini-grids, minimum subsidy tenders, and Solar for Business programmes. Performance-based subsidies are available upon successful project delivery and verified customer connections.</w:t>
      </w:r>
    </w:p>
    <w:p w:rsidR="3D07ECFC" w:rsidP="0BEBE53A" w:rsidRDefault="3D07ECFC" w14:paraId="3FA904E1" w14:textId="57E7D308">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23DC5539" w14:textId="442B6DDE">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Commercial &amp; Industrial Solar</w:t>
      </w:r>
    </w:p>
    <w:p w:rsidR="3D07ECFC" w:rsidP="0BEBE53A" w:rsidRDefault="3D07ECFC" w14:paraId="46B966A0" w14:textId="53BDE8E6">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57CF521B" w14:textId="32A187AA">
      <w:pPr>
        <w:widowControl w:val="0"/>
        <w:spacing w:line="240" w:lineRule="auto"/>
        <w:ind w:left="360"/>
        <w:jc w:val="both"/>
      </w:pPr>
      <w:r w:rsidRPr="0BEBE53A">
        <w:rPr>
          <w:rFonts w:ascii="Times New Roman" w:hAnsi="Times New Roman" w:eastAsia="Times New Roman" w:cs="Times New Roman"/>
          <w:lang w:val="en-US"/>
        </w:rPr>
        <w:t>Commercial and industrial (C&amp;I) solar remains one of the fastest-growing segments of the market. Rising diesel costs, energy-security concerns, and sustainability commitments are driving demand for solar and solar-plus-storage solutions across manufacturing, agriculture, telecommunications, healthcare, education, and commercial real estate sectors.</w:t>
      </w:r>
    </w:p>
    <w:p w:rsidR="3D07ECFC" w:rsidP="0BEBE53A" w:rsidRDefault="3D07ECFC" w14:paraId="20D19774" w14:textId="6AC70DD6">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087BFB74" w14:textId="1FFF66C8">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Manufacturing &amp; Local Assembly</w:t>
      </w:r>
    </w:p>
    <w:p w:rsidR="3D07ECFC" w:rsidP="0BEBE53A" w:rsidRDefault="3D07ECFC" w14:paraId="76ABDE98" w14:textId="500825E8">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50A4F502" w14:textId="5F8F018D">
      <w:pPr>
        <w:widowControl w:val="0"/>
        <w:spacing w:line="240" w:lineRule="auto"/>
        <w:ind w:left="360"/>
        <w:jc w:val="both"/>
      </w:pPr>
      <w:r w:rsidRPr="0BEBE53A">
        <w:rPr>
          <w:rFonts w:ascii="Times New Roman" w:hAnsi="Times New Roman" w:eastAsia="Times New Roman" w:cs="Times New Roman"/>
          <w:lang w:val="en-US"/>
        </w:rPr>
        <w:t xml:space="preserve">Solar manufacturing, component assembly, and </w:t>
      </w:r>
      <w:r w:rsidRPr="0BEBE53A" w:rsidR="63709B1E">
        <w:rPr>
          <w:rFonts w:ascii="Times New Roman" w:hAnsi="Times New Roman" w:eastAsia="Times New Roman" w:cs="Times New Roman"/>
          <w:lang w:val="en-US"/>
        </w:rPr>
        <w:t>clean energy</w:t>
      </w:r>
      <w:r w:rsidRPr="0BEBE53A">
        <w:rPr>
          <w:rFonts w:ascii="Times New Roman" w:hAnsi="Times New Roman" w:eastAsia="Times New Roman" w:cs="Times New Roman"/>
          <w:lang w:val="en-US"/>
        </w:rPr>
        <w:t xml:space="preserve"> supply chains are emerging as strategic growth areas. Ongoing policy discussions around domestic industriali</w:t>
      </w:r>
      <w:r w:rsidRPr="0BEBE53A" w:rsidR="42201CAC">
        <w:rPr>
          <w:rFonts w:ascii="Times New Roman" w:hAnsi="Times New Roman" w:eastAsia="Times New Roman" w:cs="Times New Roman"/>
          <w:lang w:val="en-US"/>
        </w:rPr>
        <w:t>z</w:t>
      </w:r>
      <w:r w:rsidRPr="0BEBE53A">
        <w:rPr>
          <w:rFonts w:ascii="Times New Roman" w:hAnsi="Times New Roman" w:eastAsia="Times New Roman" w:cs="Times New Roman"/>
          <w:lang w:val="en-US"/>
        </w:rPr>
        <w:t>ation, regional value chains, and local content development are creating opportunities for investors interested in module assembly, battery systems, mounting structures, inverters, and related clean-energy technologies.</w:t>
      </w:r>
    </w:p>
    <w:p w:rsidR="3D07ECFC" w:rsidP="0BEBE53A" w:rsidRDefault="3D07ECFC" w14:paraId="77618FCE" w14:textId="5ECE896E">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6EA5FB97" w14:textId="2DB94ABC">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Geographic Hotspots</w:t>
      </w:r>
    </w:p>
    <w:p w:rsidR="3D07ECFC" w:rsidP="0BEBE53A" w:rsidRDefault="3D07ECFC" w14:paraId="5C02638C" w14:textId="6D9BB8EE">
      <w:pPr>
        <w:widowControl w:val="0"/>
        <w:spacing w:line="240" w:lineRule="auto"/>
        <w:ind w:left="360"/>
        <w:jc w:val="both"/>
      </w:pPr>
      <w:r w:rsidRPr="0BEBE53A">
        <w:rPr>
          <w:rFonts w:ascii="Times New Roman" w:hAnsi="Times New Roman" w:eastAsia="Times New Roman" w:cs="Times New Roman"/>
        </w:rPr>
        <w:t xml:space="preserve"> </w:t>
      </w:r>
    </w:p>
    <w:p w:rsidR="3D07ECFC" w:rsidP="0BEBE53A" w:rsidRDefault="3D07ECFC" w14:paraId="784383A7" w14:textId="424F3D47">
      <w:pPr>
        <w:widowControl w:val="0"/>
        <w:spacing w:line="240" w:lineRule="auto"/>
        <w:ind w:left="360"/>
        <w:jc w:val="both"/>
      </w:pPr>
      <w:r w:rsidRPr="0BEBE53A">
        <w:rPr>
          <w:rFonts w:ascii="Times New Roman" w:hAnsi="Times New Roman" w:eastAsia="Times New Roman" w:cs="Times New Roman"/>
          <w:lang w:val="en-US"/>
        </w:rPr>
        <w:t xml:space="preserve">High-opportunity markets continue to emerge across Lagos, Abuja, Kano, Kaduna, and key agricultural corridors in North-Central Nigeria, where strong electricity demand, productive-use activities, and electrification </w:t>
      </w:r>
      <w:r w:rsidRPr="0BEBE53A" w:rsidR="25A8942E">
        <w:rPr>
          <w:rFonts w:ascii="Times New Roman" w:hAnsi="Times New Roman" w:eastAsia="Times New Roman" w:cs="Times New Roman"/>
          <w:lang w:val="en-US"/>
        </w:rPr>
        <w:t>need</w:t>
      </w:r>
      <w:r w:rsidRPr="0BEBE53A">
        <w:rPr>
          <w:rFonts w:ascii="Times New Roman" w:hAnsi="Times New Roman" w:eastAsia="Times New Roman" w:cs="Times New Roman"/>
          <w:lang w:val="en-US"/>
        </w:rPr>
        <w:t xml:space="preserve"> support project viability.</w:t>
      </w:r>
    </w:p>
    <w:p w:rsidR="0BEBE53A" w:rsidP="0BEBE53A" w:rsidRDefault="0BEBE53A" w14:paraId="69087F46" w14:textId="0A7AB3D4">
      <w:pPr>
        <w:widowControl w:val="0"/>
        <w:spacing w:line="240" w:lineRule="auto"/>
        <w:ind w:left="360"/>
        <w:jc w:val="both"/>
        <w:rPr>
          <w:rFonts w:ascii="Times New Roman" w:hAnsi="Times New Roman" w:eastAsia="Times New Roman" w:cs="Times New Roman"/>
          <w:i/>
          <w:iCs/>
        </w:rPr>
      </w:pPr>
    </w:p>
    <w:p w:rsidR="0569E69D" w:rsidP="0BEBE53A" w:rsidRDefault="0569E69D" w14:paraId="745DF286" w14:textId="02839AAB">
      <w:pPr>
        <w:widowControl w:val="0"/>
        <w:spacing w:line="240" w:lineRule="auto"/>
        <w:ind w:left="360"/>
        <w:jc w:val="both"/>
      </w:pPr>
      <w:r w:rsidRPr="0BEBE53A">
        <w:rPr>
          <w:rFonts w:ascii="Times New Roman" w:hAnsi="Times New Roman" w:eastAsia="Times New Roman" w:cs="Times New Roman"/>
          <w:i/>
          <w:iCs/>
        </w:rPr>
        <w:t>PS: Photos will apply where necessary</w:t>
      </w:r>
    </w:p>
    <w:p w:rsidR="0BEBE53A" w:rsidP="0BEBE53A" w:rsidRDefault="0BEBE53A" w14:paraId="3EA4C06E" w14:textId="2CF06CF8">
      <w:pPr>
        <w:widowControl w:val="0"/>
        <w:spacing w:line="240" w:lineRule="auto"/>
        <w:ind w:left="360"/>
        <w:jc w:val="both"/>
        <w:rPr>
          <w:rFonts w:ascii="Times New Roman" w:hAnsi="Times New Roman" w:eastAsia="Times New Roman" w:cs="Times New Roman"/>
          <w:i/>
          <w:iCs/>
        </w:rPr>
      </w:pPr>
    </w:p>
    <w:p w:rsidR="0BEBE53A" w:rsidP="0BEBE53A" w:rsidRDefault="0BEBE53A" w14:paraId="5EB20255" w14:textId="6ADF0439">
      <w:pPr>
        <w:widowControl w:val="0"/>
        <w:spacing w:line="240" w:lineRule="auto"/>
        <w:ind w:left="360"/>
        <w:jc w:val="both"/>
        <w:rPr>
          <w:rFonts w:ascii="Times New Roman" w:hAnsi="Times New Roman" w:eastAsia="Times New Roman" w:cs="Times New Roman"/>
          <w:i/>
          <w:iCs/>
        </w:rPr>
      </w:pPr>
    </w:p>
    <w:p w:rsidR="0BEBE53A" w:rsidP="0BEBE53A" w:rsidRDefault="0BEBE53A" w14:paraId="6E4C17F6" w14:textId="37F0A163">
      <w:pPr>
        <w:widowControl w:val="0"/>
        <w:spacing w:line="240" w:lineRule="auto"/>
        <w:ind w:left="360"/>
        <w:jc w:val="both"/>
        <w:rPr>
          <w:rFonts w:ascii="Times New Roman" w:hAnsi="Times New Roman" w:eastAsia="Times New Roman" w:cs="Times New Roman"/>
          <w:i/>
          <w:iCs/>
        </w:rPr>
      </w:pPr>
    </w:p>
    <w:p w:rsidRPr="00E05899" w:rsidR="00E05899" w:rsidP="0BEBE53A" w:rsidRDefault="0569E69D" w14:paraId="0F2A923D" w14:textId="6BB0FC07">
      <w:pPr>
        <w:pStyle w:val="Heading1"/>
      </w:pPr>
      <w:bookmarkStart w:name="_Toc766527551" w:id="37"/>
      <w:r>
        <w:t>Wind (Page Title)</w:t>
      </w:r>
      <w:bookmarkEnd w:id="37"/>
    </w:p>
    <w:p w:rsidR="0BEBE53A" w:rsidP="0BEBE53A" w:rsidRDefault="0BEBE53A" w14:paraId="2360DF87" w14:textId="337141CA">
      <w:pPr>
        <w:jc w:val="both"/>
      </w:pPr>
    </w:p>
    <w:p w:rsidRPr="00CF1C9B" w:rsidR="00E05899" w:rsidP="0BEBE53A" w:rsidRDefault="0569E69D" w14:paraId="6F38EF45" w14:textId="1099E41E">
      <w:pPr>
        <w:pStyle w:val="Heading2"/>
      </w:pPr>
      <w:bookmarkStart w:name="_Toc1416082294" w:id="38"/>
      <w:r>
        <w:t>Description (Hero Section) - Text</w:t>
      </w:r>
      <w:bookmarkEnd w:id="38"/>
      <w:r>
        <w:t xml:space="preserve"> </w:t>
      </w:r>
    </w:p>
    <w:p w:rsidR="00E05899" w:rsidP="0BEBE53A" w:rsidRDefault="695B1CB2" w14:paraId="15BF54F5" w14:textId="67FD9A5D">
      <w:pPr>
        <w:widowControl w:val="0"/>
        <w:spacing w:before="240" w:after="240" w:line="240" w:lineRule="auto"/>
        <w:ind w:left="360"/>
        <w:jc w:val="both"/>
        <w:rPr>
          <w:rFonts w:ascii="Times New Roman" w:hAnsi="Times New Roman" w:eastAsia="Times New Roman" w:cs="Times New Roman"/>
          <w:lang w:val="en-US"/>
        </w:rPr>
      </w:pPr>
      <w:commentRangeStart w:id="39"/>
      <w:commentRangeStart w:id="40"/>
      <w:r w:rsidRPr="0BEBE53A">
        <w:rPr>
          <w:rFonts w:ascii="Times New Roman" w:hAnsi="Times New Roman" w:eastAsia="Times New Roman" w:cs="Times New Roman"/>
          <w:lang w:val="en-US"/>
        </w:rPr>
        <w:t xml:space="preserve">Nigeria's wind energy market is </w:t>
      </w:r>
      <w:r w:rsidRPr="0BEBE53A" w:rsidR="070397B6">
        <w:rPr>
          <w:rFonts w:ascii="Times New Roman" w:hAnsi="Times New Roman" w:eastAsia="Times New Roman" w:cs="Times New Roman"/>
          <w:lang w:val="en-US"/>
        </w:rPr>
        <w:t>early stage</w:t>
      </w:r>
      <w:r w:rsidRPr="0BEBE53A">
        <w:rPr>
          <w:rFonts w:ascii="Times New Roman" w:hAnsi="Times New Roman" w:eastAsia="Times New Roman" w:cs="Times New Roman"/>
          <w:lang w:val="en-US"/>
        </w:rPr>
        <w:t xml:space="preserve"> but gaining policy momentum, with megawatts of untapped potential concentrated in the northern states. </w:t>
      </w:r>
      <w:commentRangeEnd w:id="39"/>
      <w:r w:rsidR="00E05899">
        <w:rPr>
          <w:rStyle w:val="CommentReference"/>
          <w:rFonts w:ascii="Times New Roman" w:hAnsi="Times New Roman" w:eastAsia="Times New Roman" w:cs="Times New Roman"/>
          <w:sz w:val="22"/>
          <w:szCs w:val="22"/>
          <w:lang w:val="en-US"/>
        </w:rPr>
        <w:commentReference w:id="39"/>
      </w:r>
      <w:commentRangeEnd w:id="40"/>
      <w:r>
        <w:rPr>
          <w:rStyle w:val="CommentReference"/>
        </w:rPr>
        <w:commentReference w:id="40"/>
      </w:r>
    </w:p>
    <w:p w:rsidR="00E05899" w:rsidP="0BEBE53A" w:rsidRDefault="0569E69D" w14:paraId="682B00C3" w14:textId="77777777">
      <w:pPr>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lastRenderedPageBreak/>
        <w:t>Below are clickable tabs to take the user directly to the selected session</w:t>
      </w:r>
    </w:p>
    <w:p w:rsidR="00E05899" w:rsidP="0BEBE53A" w:rsidRDefault="00E05899" w14:paraId="54C916CD" w14:textId="77777777">
      <w:pPr>
        <w:ind w:left="360"/>
        <w:jc w:val="both"/>
        <w:rPr>
          <w:rFonts w:ascii="Times New Roman" w:hAnsi="Times New Roman" w:eastAsia="Times New Roman" w:cs="Times New Roman"/>
          <w:i/>
          <w:iCs/>
        </w:rPr>
      </w:pP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1577219029"/>
          <w:lock w:val="contentLocked"/>
        </w:sdtPr>
        <w:sdtContent>
          <w:tr w:rsidR="00E05899" w:rsidTr="00CF1C9B" w14:paraId="207E83BC"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tcPr>
              <w:p w:rsidR="00E05899" w:rsidRDefault="00E05899" w14:paraId="417C87C5"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tcPr>
              <w:p w:rsidR="00E05899" w:rsidRDefault="00E05899" w14:paraId="61716D7A"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tcPr>
              <w:p w:rsidR="00E05899" w:rsidRDefault="00E05899" w14:paraId="5781C426"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tcPr>
              <w:p w:rsidR="00E05899" w:rsidRDefault="00E05899" w14:paraId="284ED60D"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tcPr>
              <w:p w:rsidR="00E05899" w:rsidRDefault="00E05899" w14:paraId="737667F1" w14:textId="77777777">
                <w:pPr>
                  <w:widowControl w:val="0"/>
                  <w:pBdr>
                    <w:top w:val="nil"/>
                    <w:left w:val="nil"/>
                    <w:bottom w:val="nil"/>
                    <w:right w:val="nil"/>
                    <w:between w:val="nil"/>
                  </w:pBd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Opportunities</w:t>
                </w:r>
              </w:p>
            </w:tc>
          </w:tr>
        </w:sdtContent>
      </w:sdt>
    </w:tbl>
    <w:p w:rsidR="00E05899" w:rsidP="0BEBE53A" w:rsidRDefault="00E05899" w14:paraId="30908E74" w14:textId="77777777">
      <w:pPr>
        <w:widowControl w:val="0"/>
        <w:spacing w:line="240" w:lineRule="auto"/>
        <w:jc w:val="both"/>
        <w:rPr>
          <w:rFonts w:ascii="Times New Roman" w:hAnsi="Times New Roman" w:eastAsia="Times New Roman" w:cs="Times New Roman"/>
          <w:b/>
          <w:bCs/>
          <w:sz w:val="24"/>
          <w:szCs w:val="24"/>
        </w:rPr>
      </w:pPr>
    </w:p>
    <w:p w:rsidRPr="00CF1C9B" w:rsidR="00E05899" w:rsidP="0BEBE53A" w:rsidRDefault="0569E69D" w14:paraId="34B5B2BC" w14:textId="7C4FC69A">
      <w:pPr>
        <w:pStyle w:val="Heading2"/>
      </w:pPr>
      <w:bookmarkStart w:name="_Toc647680539" w:id="41"/>
      <w:commentRangeStart w:id="42"/>
      <w:r>
        <w:t>Overview - Text</w:t>
      </w:r>
      <w:bookmarkEnd w:id="41"/>
      <w:commentRangeEnd w:id="42"/>
      <w:r w:rsidRPr="00CF1C9B" w:rsidR="00E05899">
        <w:rPr>
          <w:rStyle w:val="CommentReference"/>
          <w:sz w:val="24"/>
          <w:szCs w:val="24"/>
        </w:rPr>
        <w:commentReference w:id="42"/>
      </w:r>
    </w:p>
    <w:p w:rsidR="2D4D0C5F" w:rsidP="0BEBE53A" w:rsidRDefault="2D4D0C5F" w14:paraId="03CCEFE8" w14:textId="727D66B8">
      <w:pPr>
        <w:widowControl w:val="0"/>
        <w:spacing w:before="240" w:after="240" w:line="240" w:lineRule="auto"/>
        <w:ind w:left="360"/>
        <w:jc w:val="both"/>
      </w:pPr>
      <w:r w:rsidRPr="0BEBE53A">
        <w:rPr>
          <w:rFonts w:ascii="Times New Roman" w:hAnsi="Times New Roman" w:eastAsia="Times New Roman" w:cs="Times New Roman"/>
          <w:lang w:val="en-US"/>
        </w:rPr>
        <w:t xml:space="preserve">Nigeria sits on thousands of megawatts of wind energy it has barely touched. </w:t>
      </w:r>
      <w:r w:rsidRPr="0BEBE53A" w:rsidR="380B3989">
        <w:rPr>
          <w:rFonts w:ascii="Times New Roman" w:hAnsi="Times New Roman" w:eastAsia="Times New Roman" w:cs="Times New Roman"/>
          <w:lang w:val="en-US"/>
        </w:rPr>
        <w:t>Nigeria's wind speeds range from 2.1 m/s to 8 m/s nationally (</w:t>
      </w:r>
      <w:r w:rsidRPr="0BEBE53A" w:rsidR="380B3989">
        <w:rPr>
          <w:rFonts w:ascii="Times New Roman" w:hAnsi="Times New Roman" w:eastAsia="Times New Roman" w:cs="Times New Roman"/>
          <w:i/>
          <w:iCs/>
          <w:lang w:val="en-US"/>
        </w:rPr>
        <w:t>IRENA</w:t>
      </w:r>
      <w:r w:rsidRPr="0BEBE53A" w:rsidR="380B3989">
        <w:rPr>
          <w:rFonts w:ascii="Times New Roman" w:hAnsi="Times New Roman" w:eastAsia="Times New Roman" w:cs="Times New Roman"/>
          <w:lang w:val="en-US"/>
        </w:rPr>
        <w:t>), with a current mean of 6.82 m/s at 100 meters hub height and a mean power density of 272 W/m² (</w:t>
      </w:r>
      <w:r w:rsidRPr="0BEBE53A" w:rsidR="380B3989">
        <w:rPr>
          <w:rFonts w:ascii="Times New Roman" w:hAnsi="Times New Roman" w:eastAsia="Times New Roman" w:cs="Times New Roman"/>
          <w:i/>
          <w:iCs/>
          <w:lang w:val="en-US"/>
        </w:rPr>
        <w:t>Global Wind Atlas, Danmarks Tekniske Universitet</w:t>
      </w:r>
      <w:r w:rsidRPr="0BEBE53A" w:rsidR="7C2616CE">
        <w:rPr>
          <w:rFonts w:ascii="Times New Roman" w:hAnsi="Times New Roman" w:eastAsia="Times New Roman" w:cs="Times New Roman"/>
          <w:i/>
          <w:iCs/>
          <w:lang w:val="en-US"/>
        </w:rPr>
        <w:t>,</w:t>
      </w:r>
      <w:ins w:author="Okonkwo, Omono" w:date="2026-06-18T11:29:00Z" w16du:dateUtc="2026-06-18T11:29:27Z" w:id="43">
        <w:r w:rsidRPr="0BEBE53A" w:rsidR="7C2616CE">
          <w:rPr>
            <w:rFonts w:ascii="Times New Roman" w:hAnsi="Times New Roman" w:eastAsia="Times New Roman" w:cs="Times New Roman"/>
            <w:i/>
            <w:iCs/>
            <w:lang w:val="en-US"/>
          </w:rPr>
          <w:t xml:space="preserve"> </w:t>
        </w:r>
      </w:ins>
      <w:r w:rsidRPr="0BEBE53A" w:rsidR="380B3989">
        <w:rPr>
          <w:rFonts w:ascii="Times New Roman" w:hAnsi="Times New Roman" w:eastAsia="Times New Roman" w:cs="Times New Roman"/>
          <w:i/>
          <w:iCs/>
          <w:lang w:val="en-US"/>
        </w:rPr>
        <w:t>DTU, 2026</w:t>
      </w:r>
      <w:r w:rsidRPr="0BEBE53A" w:rsidR="380B3989">
        <w:rPr>
          <w:rFonts w:ascii="Times New Roman" w:hAnsi="Times New Roman" w:eastAsia="Times New Roman" w:cs="Times New Roman"/>
          <w:lang w:val="en-US"/>
        </w:rPr>
        <w:t>), and an estimated total wind energy potential of approximately 3,200 MW.</w:t>
      </w:r>
    </w:p>
    <w:p w:rsidR="769DD0C3" w:rsidP="0BEBE53A" w:rsidRDefault="769DD0C3" w14:paraId="0A7A1191" w14:textId="16C731A5">
      <w:pPr>
        <w:widowControl w:val="0"/>
        <w:spacing w:before="240" w:after="240" w:line="240" w:lineRule="auto"/>
        <w:ind w:left="360"/>
        <w:jc w:val="both"/>
      </w:pPr>
      <w:commentRangeStart w:id="44"/>
      <w:r w:rsidRPr="0BEBE53A">
        <w:rPr>
          <w:rFonts w:ascii="Times New Roman" w:hAnsi="Times New Roman" w:eastAsia="Times New Roman" w:cs="Times New Roman"/>
          <w:lang w:val="en-US"/>
        </w:rPr>
        <w:t>Y</w:t>
      </w:r>
      <w:r w:rsidRPr="0BEBE53A" w:rsidR="2D4D0C5F">
        <w:rPr>
          <w:rFonts w:ascii="Times New Roman" w:hAnsi="Times New Roman" w:eastAsia="Times New Roman" w:cs="Times New Roman"/>
          <w:lang w:val="en-US"/>
        </w:rPr>
        <w:t xml:space="preserve">et no utility-scale wind farms are operating at any meaningful </w:t>
      </w:r>
      <w:r w:rsidRPr="0BEBE53A" w:rsidR="70B6FED3">
        <w:rPr>
          <w:rFonts w:ascii="Times New Roman" w:hAnsi="Times New Roman" w:eastAsia="Times New Roman" w:cs="Times New Roman"/>
          <w:lang w:val="en-US"/>
        </w:rPr>
        <w:t xml:space="preserve">capacity; </w:t>
      </w:r>
      <w:r w:rsidRPr="0BEBE53A" w:rsidR="2D4D0C5F">
        <w:rPr>
          <w:rFonts w:ascii="Times New Roman" w:hAnsi="Times New Roman" w:eastAsia="Times New Roman" w:cs="Times New Roman"/>
          <w:lang w:val="en-US"/>
        </w:rPr>
        <w:t xml:space="preserve">That gap is </w:t>
      </w:r>
      <w:r w:rsidRPr="0BEBE53A" w:rsidR="3CFDBF90">
        <w:rPr>
          <w:rFonts w:ascii="Times New Roman" w:hAnsi="Times New Roman" w:eastAsia="Times New Roman" w:cs="Times New Roman"/>
          <w:lang w:val="en-US"/>
        </w:rPr>
        <w:t>an</w:t>
      </w:r>
      <w:r w:rsidRPr="0BEBE53A" w:rsidR="2D4D0C5F">
        <w:rPr>
          <w:rFonts w:ascii="Times New Roman" w:hAnsi="Times New Roman" w:eastAsia="Times New Roman" w:cs="Times New Roman"/>
          <w:lang w:val="en-US"/>
        </w:rPr>
        <w:t xml:space="preserve"> opportunity.</w:t>
      </w:r>
      <w:commentRangeEnd w:id="44"/>
      <w:r w:rsidR="00063F29">
        <w:rPr>
          <w:rStyle w:val="CommentReference"/>
          <w:sz w:val="22"/>
          <w:szCs w:val="22"/>
        </w:rPr>
        <w:commentReference w:id="44"/>
      </w:r>
    </w:p>
    <w:p w:rsidR="570F71FF" w:rsidP="0BEBE53A" w:rsidRDefault="570F71FF" w14:paraId="53CBA02B" w14:textId="74B3DB9F">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Nigeria’s </w:t>
      </w:r>
      <w:r w:rsidRPr="0BEBE53A" w:rsidR="0569E69D">
        <w:rPr>
          <w:rFonts w:ascii="Times New Roman" w:hAnsi="Times New Roman" w:eastAsia="Times New Roman" w:cs="Times New Roman"/>
          <w:lang w:val="en-US"/>
        </w:rPr>
        <w:t xml:space="preserve">Energy Transition Plan names wind as a core part of Nigeria's long-term energy mix. These are early but meaningful steps; the regulatory groundwork is being laid, and investors who engage now will be ahead of the curve. </w:t>
      </w:r>
    </w:p>
    <w:p w:rsidR="0569E69D" w:rsidP="0BEBE53A" w:rsidRDefault="0569E69D" w14:paraId="00952967" w14:textId="7EC67FA4">
      <w:pPr>
        <w:widowControl w:val="0"/>
        <w:spacing w:before="240" w:after="240" w:line="240" w:lineRule="auto"/>
        <w:ind w:left="360"/>
        <w:jc w:val="both"/>
      </w:pPr>
      <w:r w:rsidRPr="0BEBE53A">
        <w:rPr>
          <w:rFonts w:ascii="Times New Roman" w:hAnsi="Times New Roman" w:eastAsia="Times New Roman" w:cs="Times New Roman"/>
          <w:lang w:val="en-US"/>
        </w:rPr>
        <w:t>In the near term, the most practical opportunities are in hybrid systems that combine wind and solar, serving rural agricultural, telecom, and community loads in the north. Utility-scale grid-connected projects in the 10–50 MW range are the longer-term opportunity.</w:t>
      </w:r>
    </w:p>
    <w:p w:rsidR="00E05899" w:rsidP="0BEBE53A" w:rsidRDefault="00E05899" w14:paraId="6058C8F2" w14:textId="77777777">
      <w:pPr>
        <w:widowControl w:val="0"/>
        <w:spacing w:line="240" w:lineRule="auto"/>
        <w:jc w:val="both"/>
        <w:rPr>
          <w:rFonts w:ascii="Times New Roman" w:hAnsi="Times New Roman" w:eastAsia="Times New Roman" w:cs="Times New Roman"/>
          <w:sz w:val="24"/>
          <w:szCs w:val="24"/>
        </w:rPr>
      </w:pPr>
    </w:p>
    <w:p w:rsidRPr="00CF1C9B" w:rsidR="00E05899" w:rsidP="0BEBE53A" w:rsidRDefault="60701D4D" w14:paraId="4921E8BF" w14:textId="7B34AAAC">
      <w:pPr>
        <w:pStyle w:val="Heading2"/>
      </w:pPr>
      <w:r>
        <w:t xml:space="preserve"> </w:t>
      </w:r>
      <w:bookmarkStart w:name="_Toc881693837" w:id="45"/>
      <w:commentRangeStart w:id="46"/>
      <w:commentRangeStart w:id="47"/>
      <w:r w:rsidR="0569E69D">
        <w:t xml:space="preserve">Key Facts </w:t>
      </w:r>
      <w:commentRangeEnd w:id="46"/>
      <w:r w:rsidR="00520F77">
        <w:rPr>
          <w:rStyle w:val="CommentReference"/>
          <w:sz w:val="24"/>
          <w:szCs w:val="24"/>
        </w:rPr>
        <w:commentReference w:id="46"/>
      </w:r>
      <w:commentRangeEnd w:id="47"/>
      <w:r>
        <w:rPr>
          <w:rStyle w:val="CommentReference"/>
        </w:rPr>
        <w:commentReference w:id="47"/>
      </w:r>
      <w:r w:rsidR="0569E69D">
        <w:t>- Infographics | Factsheets</w:t>
      </w:r>
      <w:bookmarkEnd w:id="45"/>
    </w:p>
    <w:p w:rsidR="00E05899" w:rsidP="0BEBE53A" w:rsidRDefault="00E05899" w14:paraId="7CD46853" w14:textId="3CEC97CD">
      <w:pPr>
        <w:widowControl w:val="0"/>
        <w:spacing w:line="240" w:lineRule="auto"/>
        <w:ind w:left="720"/>
        <w:jc w:val="both"/>
        <w:rPr>
          <w:rFonts w:ascii="Times New Roman" w:hAnsi="Times New Roman" w:eastAsia="Times New Roman" w:cs="Times New Roman"/>
        </w:rPr>
      </w:pPr>
    </w:p>
    <w:p w:rsidR="6413110C" w:rsidRDefault="6413110C" w14:paraId="25611100" w14:textId="4523F07A">
      <w:pPr>
        <w:pStyle w:val="ListParagraph"/>
        <w:numPr>
          <w:ilvl w:val="0"/>
          <w:numId w:val="69"/>
        </w:numPr>
        <w:jc w:val="both"/>
        <w:rPr>
          <w:rFonts w:ascii="Times New Roman" w:hAnsi="Times New Roman" w:eastAsia="Times New Roman" w:cs="Times New Roman"/>
        </w:rPr>
      </w:pPr>
      <w:r w:rsidRPr="0BEBE53A">
        <w:rPr>
          <w:rFonts w:ascii="Times New Roman" w:hAnsi="Times New Roman" w:eastAsia="Times New Roman" w:cs="Times New Roman"/>
        </w:rPr>
        <w:t>3,200–4,000 MW – Estimated national wind energy potential.</w:t>
      </w:r>
    </w:p>
    <w:p w:rsidR="344B4128" w:rsidP="0BEBE53A" w:rsidRDefault="344B4128" w14:paraId="736DD5ED" w14:textId="42C81EAF">
      <w:pPr>
        <w:jc w:val="both"/>
      </w:pPr>
      <w:r w:rsidRPr="0BEBE53A">
        <w:t xml:space="preserve">                 </w:t>
      </w:r>
      <w:r w:rsidRPr="0BEBE53A">
        <w:rPr>
          <w:rFonts w:ascii="Times New Roman" w:hAnsi="Times New Roman" w:eastAsia="Times New Roman" w:cs="Times New Roman"/>
          <w:i/>
          <w:iCs/>
        </w:rPr>
        <w:t xml:space="preserve">Source: </w:t>
      </w:r>
      <w:r w:rsidRPr="0BEBE53A" w:rsidR="69AC33DE">
        <w:rPr>
          <w:rFonts w:ascii="Times New Roman" w:hAnsi="Times New Roman" w:eastAsia="Times New Roman" w:cs="Times New Roman"/>
          <w:i/>
          <w:iCs/>
        </w:rPr>
        <w:t xml:space="preserve">International Renewable Energy Agency (IRENA), Renewable Energy Roadmap: Nigeria, developed in collaboration with the Energy Commission of Nigeria, January 2023. Available at: </w:t>
      </w:r>
      <w:hyperlink r:id="rId22">
        <w:r w:rsidRPr="0BEBE53A" w:rsidR="43AE573F">
          <w:rPr>
            <w:rStyle w:val="Hyperlink"/>
            <w:i/>
            <w:iCs/>
          </w:rPr>
          <w:t>www.</w:t>
        </w:r>
        <w:r w:rsidRPr="0BEBE53A" w:rsidR="69AC33DE">
          <w:rPr>
            <w:rStyle w:val="Hyperlink"/>
            <w:i/>
            <w:iCs/>
          </w:rPr>
          <w:t>irena.org/Publications/2023/Jan/Renewable-Energy-Roadmap-Nigeria</w:t>
        </w:r>
      </w:hyperlink>
      <w:r w:rsidRPr="0BEBE53A" w:rsidR="25940A7E">
        <w:rPr>
          <w:rFonts w:ascii="Times New Roman" w:hAnsi="Times New Roman" w:eastAsia="Times New Roman" w:cs="Times New Roman"/>
          <w:i/>
          <w:iCs/>
        </w:rPr>
        <w:t xml:space="preserve"> </w:t>
      </w:r>
      <w:r w:rsidRPr="0BEBE53A" w:rsidR="20DD4C1A">
        <w:rPr>
          <w:rFonts w:ascii="Times New Roman" w:hAnsi="Times New Roman" w:eastAsia="Times New Roman" w:cs="Times New Roman"/>
          <w:i/>
          <w:iCs/>
        </w:rPr>
        <w:t xml:space="preserve"> </w:t>
      </w:r>
    </w:p>
    <w:p w:rsidR="6C8A54B5" w:rsidP="0BEBE53A" w:rsidRDefault="6C8A54B5" w14:paraId="69356C95" w14:textId="25AED582">
      <w:pPr>
        <w:jc w:val="both"/>
      </w:pPr>
      <w:r w:rsidRPr="0BEBE53A">
        <w:rPr>
          <w:rFonts w:ascii="Times New Roman" w:hAnsi="Times New Roman" w:eastAsia="Times New Roman" w:cs="Times New Roman"/>
          <w:i/>
          <w:iCs/>
        </w:rPr>
        <w:t xml:space="preserve">                  Design: Map of Nigeria with northern wind corridor (Plateau, Taraba, Katsina) shaded. Capacity figure as bold overlay.</w:t>
      </w:r>
    </w:p>
    <w:p w:rsidR="0BEBE53A" w:rsidP="0BEBE53A" w:rsidRDefault="0BEBE53A" w14:paraId="4B942309" w14:textId="29B1A8BE">
      <w:pPr>
        <w:pStyle w:val="ListParagraph"/>
        <w:ind w:left="1080"/>
        <w:jc w:val="both"/>
        <w:rPr>
          <w:rFonts w:ascii="Times New Roman" w:hAnsi="Times New Roman" w:eastAsia="Times New Roman" w:cs="Times New Roman"/>
        </w:rPr>
      </w:pPr>
    </w:p>
    <w:p w:rsidR="6413110C" w:rsidRDefault="6413110C" w14:paraId="35B5A305" w14:textId="5DB60768">
      <w:pPr>
        <w:pStyle w:val="ListParagraph"/>
        <w:numPr>
          <w:ilvl w:val="0"/>
          <w:numId w:val="69"/>
        </w:numPr>
        <w:jc w:val="both"/>
        <w:rPr>
          <w:rFonts w:ascii="Times New Roman" w:hAnsi="Times New Roman" w:eastAsia="Times New Roman" w:cs="Times New Roman"/>
        </w:rPr>
      </w:pPr>
      <w:r w:rsidRPr="0BEBE53A">
        <w:rPr>
          <w:rFonts w:ascii="Times New Roman" w:hAnsi="Times New Roman" w:eastAsia="Times New Roman" w:cs="Times New Roman"/>
        </w:rPr>
        <w:t>2.1–8 m/s – Near-surface wind speeds (10m), with top resource states at the upper end.</w:t>
      </w:r>
    </w:p>
    <w:p w:rsidR="15CE7FB1" w:rsidP="0BEBE53A" w:rsidRDefault="15CE7FB1" w14:paraId="7FC4F030" w14:textId="10944732">
      <w:pPr>
        <w:pStyle w:val="ListParagraph"/>
        <w:ind w:left="1080"/>
        <w:jc w:val="both"/>
        <w:rPr>
          <w:rFonts w:ascii="Times New Roman" w:hAnsi="Times New Roman" w:eastAsia="Times New Roman" w:cs="Times New Roman"/>
          <w:i/>
          <w:iCs/>
        </w:rPr>
      </w:pPr>
      <w:r w:rsidRPr="0BEBE53A">
        <w:rPr>
          <w:rFonts w:ascii="Times New Roman" w:hAnsi="Times New Roman" w:eastAsia="Times New Roman" w:cs="Times New Roman"/>
          <w:i/>
          <w:iCs/>
        </w:rPr>
        <w:t xml:space="preserve">Source: </w:t>
      </w:r>
      <w:r w:rsidRPr="0BEBE53A" w:rsidR="026A6C18">
        <w:rPr>
          <w:rFonts w:ascii="Times New Roman" w:hAnsi="Times New Roman" w:eastAsia="Times New Roman" w:cs="Times New Roman"/>
          <w:i/>
          <w:iCs/>
        </w:rPr>
        <w:t>Abdulkarim, A., Abdelkader, S.M., Morrow, D.J., et al., "Statistical analysis of wind speed for electrical power generation in some selected sites in northern Nigeria," Nigerian Journal of Technology, 36(4), 2018, p. 1249.</w:t>
      </w:r>
    </w:p>
    <w:p w:rsidR="42F10A06" w:rsidP="0BEBE53A" w:rsidRDefault="42F10A06" w14:paraId="12D69C2E" w14:textId="3FF33DAD">
      <w:pPr>
        <w:pStyle w:val="ListParagraph"/>
        <w:ind w:left="1080"/>
        <w:jc w:val="both"/>
        <w:rPr>
          <w:rFonts w:ascii="Times New Roman" w:hAnsi="Times New Roman" w:eastAsia="Times New Roman" w:cs="Times New Roman"/>
          <w:i/>
          <w:iCs/>
        </w:rPr>
      </w:pPr>
      <w:r w:rsidRPr="0BEBE53A">
        <w:rPr>
          <w:rFonts w:ascii="Times New Roman" w:hAnsi="Times New Roman" w:eastAsia="Times New Roman" w:cs="Times New Roman"/>
          <w:i/>
          <w:iCs/>
        </w:rPr>
        <w:t>Design: Horizontal gradient bar, low to high. Upper end labelled with top resource states. Footnote: "Measured at 10m</w:t>
      </w:r>
    </w:p>
    <w:p w:rsidR="0BEBE53A" w:rsidP="0BEBE53A" w:rsidRDefault="0BEBE53A" w14:paraId="774C14D8" w14:textId="1E671363">
      <w:pPr>
        <w:pStyle w:val="ListParagraph"/>
        <w:ind w:left="1080"/>
        <w:jc w:val="both"/>
        <w:rPr>
          <w:rFonts w:ascii="Times New Roman" w:hAnsi="Times New Roman" w:eastAsia="Times New Roman" w:cs="Times New Roman"/>
          <w:i/>
          <w:iCs/>
        </w:rPr>
      </w:pPr>
    </w:p>
    <w:p w:rsidR="6413110C" w:rsidRDefault="6413110C" w14:paraId="2E8121CC" w14:textId="14477680">
      <w:pPr>
        <w:pStyle w:val="ListParagraph"/>
        <w:numPr>
          <w:ilvl w:val="0"/>
          <w:numId w:val="69"/>
        </w:numPr>
        <w:jc w:val="both"/>
        <w:rPr>
          <w:rFonts w:ascii="Times New Roman" w:hAnsi="Times New Roman" w:eastAsia="Times New Roman" w:cs="Times New Roman"/>
        </w:rPr>
      </w:pPr>
      <w:r w:rsidRPr="0BEBE53A">
        <w:rPr>
          <w:rFonts w:ascii="Times New Roman" w:hAnsi="Times New Roman" w:eastAsia="Times New Roman" w:cs="Times New Roman"/>
        </w:rPr>
        <w:t>6.82 m/s – Mean wind speed at 100m hub height, the relevant height for utility-scale turbines.</w:t>
      </w:r>
    </w:p>
    <w:p w:rsidR="2ECBD9DF" w:rsidP="0BEBE53A" w:rsidRDefault="2ECBD9DF" w14:paraId="79390924" w14:textId="72CE9CA0">
      <w:pPr>
        <w:pStyle w:val="ListParagraph"/>
        <w:ind w:left="1080"/>
        <w:jc w:val="both"/>
        <w:rPr>
          <w:rFonts w:ascii="Times New Roman" w:hAnsi="Times New Roman" w:eastAsia="Times New Roman" w:cs="Times New Roman"/>
          <w:i/>
          <w:iCs/>
        </w:rPr>
      </w:pPr>
      <w:r w:rsidRPr="0BEBE53A">
        <w:rPr>
          <w:rFonts w:ascii="Times New Roman" w:hAnsi="Times New Roman" w:eastAsia="Times New Roman" w:cs="Times New Roman"/>
          <w:i/>
          <w:iCs/>
        </w:rPr>
        <w:t xml:space="preserve">Source: </w:t>
      </w:r>
      <w:r w:rsidRPr="0BEBE53A" w:rsidR="101C81D3">
        <w:rPr>
          <w:rFonts w:ascii="Times New Roman" w:hAnsi="Times New Roman" w:eastAsia="Times New Roman" w:cs="Times New Roman"/>
          <w:i/>
          <w:iCs/>
        </w:rPr>
        <w:t xml:space="preserve">Global Wind Atlas 4.0, Technical University of Denmark (DTU) and the World Bank Group, © 2026 DTU. Available at: </w:t>
      </w:r>
      <w:hyperlink r:id="rId23">
        <w:r w:rsidRPr="0BEBE53A" w:rsidR="101C81D3">
          <w:rPr>
            <w:rStyle w:val="Hyperlink"/>
            <w:rFonts w:ascii="Times New Roman" w:hAnsi="Times New Roman" w:eastAsia="Times New Roman" w:cs="Times New Roman"/>
            <w:i/>
            <w:iCs/>
          </w:rPr>
          <w:t>www.globalwindatlas.info/area/Nigeria</w:t>
        </w:r>
      </w:hyperlink>
      <w:r w:rsidRPr="0BEBE53A" w:rsidR="101C81D3">
        <w:rPr>
          <w:rFonts w:ascii="Times New Roman" w:hAnsi="Times New Roman" w:eastAsia="Times New Roman" w:cs="Times New Roman"/>
          <w:i/>
          <w:iCs/>
        </w:rPr>
        <w:t xml:space="preserve"> </w:t>
      </w:r>
    </w:p>
    <w:p w:rsidR="101C81D3" w:rsidP="0BEBE53A" w:rsidRDefault="101C81D3" w14:paraId="2B2A88F1" w14:textId="37442608">
      <w:pPr>
        <w:pStyle w:val="ListParagraph"/>
        <w:ind w:left="1080"/>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 xml:space="preserve">Supporting reference: Davis, N.N. et al., "The Global Wind Atlas: A High-Resolution Dataset of Climatologies and Associated Web-Based Application," Bulletin of the American Meteorological Society, Vol. 104, Issue 8, 2023. Available at: </w:t>
      </w:r>
      <w:hyperlink r:id="rId24">
        <w:r w:rsidRPr="0BEBE53A">
          <w:rPr>
            <w:rStyle w:val="Hyperlink"/>
            <w:rFonts w:ascii="Times New Roman" w:hAnsi="Times New Roman" w:eastAsia="Times New Roman" w:cs="Times New Roman"/>
            <w:i/>
            <w:iCs/>
            <w:lang w:val="en-US"/>
          </w:rPr>
          <w:t>www.journals.ametsoc.org/view/journals/bams/104/8/BAMS-D-21-0075.1.xml</w:t>
        </w:r>
      </w:hyperlink>
      <w:r w:rsidRPr="0BEBE53A" w:rsidR="01DE4F47">
        <w:rPr>
          <w:rFonts w:ascii="Times New Roman" w:hAnsi="Times New Roman" w:eastAsia="Times New Roman" w:cs="Times New Roman"/>
          <w:i/>
          <w:iCs/>
          <w:lang w:val="en-US"/>
        </w:rPr>
        <w:t xml:space="preserve"> </w:t>
      </w:r>
    </w:p>
    <w:p w:rsidR="4AD1C73E" w:rsidP="0BEBE53A" w:rsidRDefault="4AD1C73E" w14:paraId="2C989A79" w14:textId="22CA6C20">
      <w:pPr>
        <w:pStyle w:val="ListParagraph"/>
        <w:ind w:left="1080"/>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lastRenderedPageBreak/>
        <w:t>Design: Vertical cross-section showing 10m and 100m measurement points. Turbine silhouette at 100m line. Label: "The height that matters for utility-scale turbines</w:t>
      </w:r>
    </w:p>
    <w:p w:rsidR="0BEBE53A" w:rsidP="0BEBE53A" w:rsidRDefault="0BEBE53A" w14:paraId="2645DFDF" w14:textId="4C887CE2">
      <w:pPr>
        <w:pStyle w:val="ListParagraph"/>
        <w:ind w:left="1080"/>
        <w:jc w:val="both"/>
        <w:rPr>
          <w:rFonts w:ascii="Times New Roman" w:hAnsi="Times New Roman" w:eastAsia="Times New Roman" w:cs="Times New Roman"/>
        </w:rPr>
      </w:pPr>
    </w:p>
    <w:p w:rsidR="6413110C" w:rsidRDefault="6413110C" w14:paraId="2DF6B25E" w14:textId="282A42D4">
      <w:pPr>
        <w:pStyle w:val="ListParagraph"/>
        <w:numPr>
          <w:ilvl w:val="0"/>
          <w:numId w:val="69"/>
        </w:numPr>
        <w:jc w:val="both"/>
        <w:rPr>
          <w:rFonts w:ascii="Times New Roman" w:hAnsi="Times New Roman" w:eastAsia="Times New Roman" w:cs="Times New Roman"/>
          <w:lang w:val="en-US"/>
        </w:rPr>
      </w:pPr>
      <w:commentRangeStart w:id="48"/>
      <w:r w:rsidRPr="0BEBE53A">
        <w:rPr>
          <w:rFonts w:ascii="Times New Roman" w:hAnsi="Times New Roman" w:eastAsia="Times New Roman" w:cs="Times New Roman"/>
          <w:lang w:val="en-US"/>
        </w:rPr>
        <w:t>10–50 MW – Utility-scale project size range, reflected in Nigeria's existing pipeline (the operational Katsina Wind Farm and the Gurara II Wind Farm under development).</w:t>
      </w:r>
      <w:commentRangeEnd w:id="48"/>
      <w:r w:rsidR="007A76DE">
        <w:rPr>
          <w:rStyle w:val="CommentReference"/>
          <w:rFonts w:ascii="Times New Roman" w:hAnsi="Times New Roman" w:eastAsia="Times New Roman" w:cs="Times New Roman"/>
          <w:sz w:val="22"/>
          <w:szCs w:val="22"/>
          <w:lang w:val="en-US"/>
        </w:rPr>
        <w:commentReference w:id="48"/>
      </w:r>
    </w:p>
    <w:p w:rsidR="2AF71A6F" w:rsidP="0BEBE53A" w:rsidRDefault="2AF71A6F" w14:paraId="4ECC7F69" w14:textId="05B7B8D5">
      <w:pPr>
        <w:pStyle w:val="ListParagraph"/>
        <w:ind w:left="1080"/>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Source: Ugbeshe, P. et al., ScienceDirect / Energy Strategy Reviews, 2025</w:t>
      </w:r>
      <w:r w:rsidRPr="0BEBE53A" w:rsidR="5CDB6ADF">
        <w:rPr>
          <w:rFonts w:ascii="Times New Roman" w:hAnsi="Times New Roman" w:eastAsia="Times New Roman" w:cs="Times New Roman"/>
          <w:i/>
          <w:iCs/>
          <w:lang w:val="en-US"/>
        </w:rPr>
        <w:t>.</w:t>
      </w:r>
    </w:p>
    <w:p w:rsidR="5CDB6ADF" w:rsidP="0BEBE53A" w:rsidRDefault="5CDB6ADF" w14:paraId="790AAD20" w14:textId="2C6A5EA9">
      <w:pPr>
        <w:pStyle w:val="ListParagraph"/>
        <w:ind w:left="1080"/>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Design: Two project cards side by side. Card 1: Katsina Wind Farm - Operational. Card 2: Gurara II Wind Farm - Under Development. Size range as shared header above both.</w:t>
      </w:r>
    </w:p>
    <w:p w:rsidR="0BEBE53A" w:rsidP="0BEBE53A" w:rsidRDefault="0BEBE53A" w14:paraId="5D0D3672" w14:textId="3E5380AC">
      <w:pPr>
        <w:pStyle w:val="ListParagraph"/>
        <w:ind w:left="1080"/>
        <w:jc w:val="both"/>
        <w:rPr>
          <w:rFonts w:ascii="Times New Roman" w:hAnsi="Times New Roman" w:eastAsia="Times New Roman" w:cs="Times New Roman"/>
          <w:i/>
          <w:iCs/>
          <w:lang w:val="en-US"/>
        </w:rPr>
      </w:pPr>
    </w:p>
    <w:p w:rsidR="0BEBE53A" w:rsidP="0BEBE53A" w:rsidRDefault="0BEBE53A" w14:paraId="742948D7" w14:textId="652CA07E">
      <w:pPr>
        <w:pStyle w:val="ListParagraph"/>
        <w:ind w:left="1080"/>
        <w:jc w:val="both"/>
        <w:rPr>
          <w:rFonts w:ascii="Times New Roman" w:hAnsi="Times New Roman" w:eastAsia="Times New Roman" w:cs="Times New Roman"/>
          <w:i/>
          <w:iCs/>
          <w:lang w:val="en-US"/>
        </w:rPr>
      </w:pPr>
    </w:p>
    <w:p w:rsidR="73478349" w:rsidP="0BEBE53A" w:rsidRDefault="5695BDC5" w14:paraId="4D34B585" w14:textId="7F5B2A4A">
      <w:pPr>
        <w:pStyle w:val="ListParagraph"/>
        <w:ind w:left="1080"/>
        <w:jc w:val="both"/>
        <w:rPr>
          <w:rFonts w:ascii="Times New Roman" w:hAnsi="Times New Roman" w:eastAsia="Times New Roman" w:cs="Times New Roman"/>
          <w:b/>
          <w:bCs/>
          <w:lang w:val="en-US"/>
        </w:rPr>
      </w:pPr>
      <w:r w:rsidRPr="70118F5B">
        <w:rPr>
          <w:rFonts w:ascii="Times New Roman" w:hAnsi="Times New Roman" w:eastAsia="Times New Roman" w:cs="Times New Roman"/>
          <w:b/>
          <w:bCs/>
          <w:lang w:val="en-US"/>
        </w:rPr>
        <w:t>Ease of Doing Business</w:t>
      </w:r>
      <w:r w:rsidRPr="70118F5B" w:rsidR="38D903A6">
        <w:rPr>
          <w:rFonts w:ascii="Times New Roman" w:hAnsi="Times New Roman" w:eastAsia="Times New Roman" w:cs="Times New Roman"/>
          <w:b/>
          <w:bCs/>
          <w:lang w:val="en-US"/>
        </w:rPr>
        <w:t xml:space="preserve"> (Business Process</w:t>
      </w:r>
      <w:r w:rsidRPr="70118F5B" w:rsidR="54A72E92">
        <w:rPr>
          <w:rFonts w:ascii="Times New Roman" w:hAnsi="Times New Roman" w:eastAsia="Times New Roman" w:cs="Times New Roman"/>
          <w:b/>
          <w:bCs/>
          <w:lang w:val="en-US"/>
        </w:rPr>
        <w:t xml:space="preserve"> &amp; Incentives</w:t>
      </w:r>
      <w:r w:rsidRPr="70118F5B" w:rsidR="38D903A6">
        <w:rPr>
          <w:rFonts w:ascii="Times New Roman" w:hAnsi="Times New Roman" w:eastAsia="Times New Roman" w:cs="Times New Roman"/>
          <w:b/>
          <w:bCs/>
          <w:lang w:val="en-US"/>
        </w:rPr>
        <w:t>)</w:t>
      </w:r>
      <w:r w:rsidRPr="70118F5B" w:rsidR="3AA7281D">
        <w:rPr>
          <w:rFonts w:ascii="Times New Roman" w:hAnsi="Times New Roman" w:eastAsia="Times New Roman" w:cs="Times New Roman"/>
          <w:b/>
          <w:bCs/>
          <w:lang w:val="en-US"/>
        </w:rPr>
        <w:t xml:space="preserve"> – </w:t>
      </w:r>
      <w:r w:rsidRPr="70118F5B">
        <w:rPr>
          <w:rFonts w:ascii="Times New Roman" w:hAnsi="Times New Roman" w:eastAsia="Times New Roman" w:cs="Times New Roman"/>
          <w:b/>
          <w:bCs/>
          <w:lang w:val="en-US"/>
        </w:rPr>
        <w:t>Text</w:t>
      </w:r>
    </w:p>
    <w:p w:rsidR="0BEBE53A" w:rsidP="0BEBE53A" w:rsidRDefault="0BEBE53A" w14:paraId="3DB98F46" w14:textId="129E1732">
      <w:pPr>
        <w:pStyle w:val="ListParagraph"/>
        <w:ind w:left="1080"/>
        <w:jc w:val="both"/>
        <w:rPr>
          <w:rFonts w:ascii="Times New Roman" w:hAnsi="Times New Roman" w:eastAsia="Times New Roman" w:cs="Times New Roman"/>
          <w:b/>
          <w:bCs/>
          <w:lang w:val="en-US"/>
        </w:rPr>
      </w:pPr>
    </w:p>
    <w:p w:rsidR="46900FBB" w:rsidP="0BEBE53A" w:rsidRDefault="46900FBB" w14:paraId="0FAAE332" w14:textId="77203911">
      <w:pPr>
        <w:pStyle w:val="ListParagraph"/>
        <w:ind w:left="108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Wind energy investors will find Nigeria's business entry framework consistent and straightforward at the registration and compliance level. CAC registration is completed online in one to seven days under CAMA 2020, with no minimum share capital and full foreign ownership permitted. Tax obligations mirror the broader RE sector: 30% CIT, 7.5% VAT, mandatory TCC, and withholding tax on payments. Pioneer Status is available via NIPC, offering a three-to-five-year extendable CIT holiday for qualifying projects, with EDTI accessible where development impact can be demonstrated. </w:t>
      </w:r>
    </w:p>
    <w:p w:rsidR="0BEBE53A" w:rsidP="0BEBE53A" w:rsidRDefault="0BEBE53A" w14:paraId="519126A4" w14:textId="369FE52C">
      <w:pPr>
        <w:pStyle w:val="ListParagraph"/>
        <w:ind w:left="1080"/>
        <w:jc w:val="both"/>
        <w:rPr>
          <w:rFonts w:ascii="Times New Roman" w:hAnsi="Times New Roman" w:eastAsia="Times New Roman" w:cs="Times New Roman"/>
          <w:lang w:val="en-US"/>
        </w:rPr>
      </w:pPr>
    </w:p>
    <w:p w:rsidR="46900FBB" w:rsidP="0BEBE53A" w:rsidRDefault="46900FBB" w14:paraId="2B909B87" w14:textId="05166728">
      <w:pPr>
        <w:pStyle w:val="ListParagraph"/>
        <w:ind w:left="108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Turbines, generators, and associated RE equipment attract 0% import duty and VAT exemption under ECOWAS CET and 2026 NTA exemptions - a relevant consideration given the capital cost of wind infrastructure. All imported equipment must meet NIS/IEC standards, with NEMSA certification required for electrical safety compliance. Expatriate quota approvals run through NIPC's one-stop centre, with RE sector fast-tracking available. </w:t>
      </w:r>
    </w:p>
    <w:p w:rsidR="0BEBE53A" w:rsidP="0BEBE53A" w:rsidRDefault="0BEBE53A" w14:paraId="4F41D70E" w14:textId="44D1E68F">
      <w:pPr>
        <w:pStyle w:val="ListParagraph"/>
        <w:ind w:left="1080"/>
        <w:jc w:val="both"/>
        <w:rPr>
          <w:rFonts w:ascii="Times New Roman" w:hAnsi="Times New Roman" w:eastAsia="Times New Roman" w:cs="Times New Roman"/>
          <w:lang w:val="en-US"/>
        </w:rPr>
      </w:pPr>
    </w:p>
    <w:p w:rsidR="46900FBB" w:rsidP="0BEBE53A" w:rsidRDefault="46900FBB" w14:paraId="75A959E6" w14:textId="750A5974">
      <w:pPr>
        <w:pStyle w:val="ListParagraph"/>
        <w:ind w:left="108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The ease-of-entry picture for wind is clean and comparable to other RE technologies. The more substantive challenges sit at the project development level - feed-in tariff uncertainty, offtake risk tied to DisCo creditworthiness, and the absence of operating utility-scale wind reference projects in Nigeria - rather than in the business registration or compliance process.</w:t>
      </w:r>
    </w:p>
    <w:p w:rsidR="0BEBE53A" w:rsidP="0BEBE53A" w:rsidRDefault="0BEBE53A" w14:paraId="30CF2B41" w14:textId="13C4DF24">
      <w:pPr>
        <w:ind w:left="1080"/>
        <w:jc w:val="both"/>
        <w:rPr>
          <w:rFonts w:ascii="Times New Roman" w:hAnsi="Times New Roman" w:eastAsia="Times New Roman" w:cs="Times New Roman"/>
          <w:i/>
          <w:iCs/>
          <w:lang w:val="en-US"/>
        </w:rPr>
      </w:pPr>
    </w:p>
    <w:p w:rsidR="0BEBE53A" w:rsidP="70118F5B" w:rsidRDefault="0BEBE53A" w14:paraId="28D9492B" w14:textId="3F2323FF">
      <w:pPr>
        <w:ind w:left="1080"/>
        <w:jc w:val="both"/>
        <w:rPr>
          <w:rFonts w:ascii="Times New Roman" w:hAnsi="Times New Roman" w:eastAsia="Times New Roman" w:cs="Times New Roman"/>
          <w:i/>
          <w:iCs/>
          <w:lang w:val="en-US"/>
        </w:rPr>
      </w:pPr>
    </w:p>
    <w:p w:rsidR="70118F5B" w:rsidP="70118F5B" w:rsidRDefault="70118F5B" w14:paraId="16EB8918" w14:textId="18CAA0E7">
      <w:pPr>
        <w:ind w:left="1080"/>
        <w:jc w:val="both"/>
        <w:rPr>
          <w:rFonts w:ascii="Times New Roman" w:hAnsi="Times New Roman" w:eastAsia="Times New Roman" w:cs="Times New Roman"/>
          <w:i/>
          <w:iCs/>
          <w:lang w:val="en-US"/>
        </w:rPr>
      </w:pPr>
    </w:p>
    <w:p w:rsidR="70118F5B" w:rsidP="70118F5B" w:rsidRDefault="70118F5B" w14:paraId="3728B8B1" w14:textId="22BF03F8">
      <w:pPr>
        <w:ind w:left="1080"/>
        <w:jc w:val="both"/>
        <w:rPr>
          <w:rFonts w:ascii="Times New Roman" w:hAnsi="Times New Roman" w:eastAsia="Times New Roman" w:cs="Times New Roman"/>
          <w:i/>
          <w:iCs/>
          <w:lang w:val="en-US"/>
        </w:rPr>
      </w:pPr>
    </w:p>
    <w:p w:rsidR="70118F5B" w:rsidP="70118F5B" w:rsidRDefault="70118F5B" w14:paraId="2FC95296" w14:textId="06ADA856">
      <w:pPr>
        <w:ind w:left="1080"/>
        <w:jc w:val="both"/>
        <w:rPr>
          <w:rFonts w:ascii="Times New Roman" w:hAnsi="Times New Roman" w:eastAsia="Times New Roman" w:cs="Times New Roman"/>
          <w:i/>
          <w:iCs/>
          <w:lang w:val="en-US"/>
        </w:rPr>
      </w:pPr>
    </w:p>
    <w:p w:rsidRPr="00CF1C9B" w:rsidR="00E05899" w:rsidP="0BEBE53A" w:rsidRDefault="576D0373" w14:paraId="7BB32E63" w14:textId="042B8E71">
      <w:pPr>
        <w:pStyle w:val="Heading2"/>
        <w:rPr>
          <w:lang w:val="en-US"/>
        </w:rPr>
      </w:pPr>
      <w:commentRangeStart w:id="49"/>
      <w:r w:rsidRPr="0BEBE53A">
        <w:rPr>
          <w:lang w:val="en-US"/>
        </w:rPr>
        <w:t xml:space="preserve"> </w:t>
      </w:r>
      <w:bookmarkStart w:name="_Toc1723353955" w:id="50"/>
      <w:r w:rsidRPr="0BEBE53A">
        <w:rPr>
          <w:lang w:val="en-US"/>
        </w:rPr>
        <w:t>Regulations - Text</w:t>
      </w:r>
      <w:bookmarkEnd w:id="50"/>
      <w:r w:rsidRPr="0BEBE53A">
        <w:rPr>
          <w:lang w:val="en-US"/>
        </w:rPr>
        <w:t xml:space="preserve"> </w:t>
      </w:r>
      <w:commentRangeEnd w:id="49"/>
      <w:r w:rsidRPr="00CF1C9B" w:rsidR="00E05899">
        <w:rPr>
          <w:rStyle w:val="CommentReference"/>
          <w:sz w:val="24"/>
          <w:szCs w:val="24"/>
          <w:lang w:val="en-US"/>
        </w:rPr>
        <w:commentReference w:id="49"/>
      </w:r>
    </w:p>
    <w:p w:rsidR="00E05899" w:rsidP="0BEBE53A" w:rsidRDefault="00E05899" w14:paraId="0F89BAD3" w14:textId="1A55E96F">
      <w:pPr>
        <w:jc w:val="both"/>
      </w:pPr>
    </w:p>
    <w:p w:rsidR="00E05899" w:rsidP="0BEBE53A" w:rsidRDefault="4181570A" w14:paraId="5133186C" w14:textId="6D8FE2CD">
      <w:pPr>
        <w:jc w:val="both"/>
        <w:rPr>
          <w:rFonts w:ascii="Times New Roman" w:hAnsi="Times New Roman" w:eastAsia="Times New Roman" w:cs="Times New Roman"/>
          <w:b/>
          <w:bCs/>
          <w:lang w:val="en-US"/>
        </w:rPr>
      </w:pPr>
      <w:r w:rsidRPr="0BEBE53A">
        <w:rPr>
          <w:lang w:val="en-US"/>
        </w:rPr>
        <w:t xml:space="preserve">      </w:t>
      </w:r>
      <w:r w:rsidRPr="0BEBE53A" w:rsidR="7CE202D6">
        <w:rPr>
          <w:rFonts w:ascii="Times New Roman" w:hAnsi="Times New Roman" w:eastAsia="Times New Roman" w:cs="Times New Roman"/>
          <w:b/>
          <w:bCs/>
          <w:u w:val="single"/>
          <w:lang w:val="en-US"/>
        </w:rPr>
        <w:t>Policies/Laws</w:t>
      </w:r>
    </w:p>
    <w:p w:rsidR="00E05899" w:rsidP="0BEBE53A" w:rsidRDefault="00E05899" w14:paraId="5AE97D32" w14:textId="1BC1EF60">
      <w:pPr>
        <w:jc w:val="both"/>
        <w:rPr>
          <w:rFonts w:ascii="Times New Roman" w:hAnsi="Times New Roman" w:eastAsia="Times New Roman" w:cs="Times New Roman"/>
          <w:lang w:val="en-US"/>
        </w:rPr>
      </w:pPr>
    </w:p>
    <w:p w:rsidR="00E05899" w:rsidP="0BEBE53A" w:rsidRDefault="4181570A" w14:paraId="4AF2DC4D" w14:textId="6EA005FC">
      <w:pPr>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The Electricity Act 2023 (as amended 2024) is the overarching law governing Nigeria's power sector, including wind and renewable generation. It establishes the legal basis for federal and state electricity regulation, licensing thresholds, and the transition of regulatory authority to State Electricity Regulatory Commissions (SERCs) under the amended Constitution.</w:t>
      </w:r>
    </w:p>
    <w:p w:rsidR="00E05899" w:rsidP="0BEBE53A" w:rsidRDefault="00E05899" w14:paraId="3476560E" w14:textId="4FE60C41">
      <w:pPr>
        <w:widowControl w:val="0"/>
        <w:spacing w:line="240" w:lineRule="auto"/>
        <w:jc w:val="both"/>
        <w:rPr>
          <w:rFonts w:ascii="Times New Roman" w:hAnsi="Times New Roman" w:eastAsia="Times New Roman" w:cs="Times New Roman"/>
        </w:rPr>
      </w:pPr>
    </w:p>
    <w:p w:rsidR="00E05899" w:rsidP="0BEBE53A" w:rsidRDefault="4181570A" w14:paraId="1C3B8A4E" w14:textId="4992BF17">
      <w:pPr>
        <w:widowControl w:val="0"/>
        <w:spacing w:line="240" w:lineRule="auto"/>
        <w:jc w:val="both"/>
      </w:pPr>
      <w:r w:rsidRPr="0BEBE53A">
        <w:rPr>
          <w:rFonts w:ascii="Times New Roman" w:hAnsi="Times New Roman" w:eastAsia="Times New Roman" w:cs="Times New Roman"/>
        </w:rPr>
        <w:lastRenderedPageBreak/>
        <w:t>Beneath the Electricity Act, four policies shape sector direction without carrying the same binding force: the National Integrated Electricity Policy (2025), the Renewable Energy Master Plan, the National Renewable Energy and Energy Efficiency Policy (NREEEP) 2015, and the Energy Transition Plan 2022, which sets Nigeria's 2060 net-zero target and names wind as a core resource in the long-term mix.</w:t>
      </w:r>
    </w:p>
    <w:p w:rsidR="00E05899" w:rsidP="0BEBE53A" w:rsidRDefault="00E05899" w14:paraId="5092294F" w14:textId="06902967">
      <w:pPr>
        <w:jc w:val="both"/>
      </w:pPr>
    </w:p>
    <w:p w:rsidR="00E05899" w:rsidP="0BEBE53A" w:rsidRDefault="514371BB" w14:paraId="7DCCCA8A" w14:textId="2B010977">
      <w:pPr>
        <w:jc w:val="both"/>
      </w:pPr>
      <w:r w:rsidRPr="0BEBE53A">
        <w:rPr>
          <w:lang w:val="en-US"/>
        </w:rPr>
        <w:t xml:space="preserve">     </w:t>
      </w:r>
      <w:r w:rsidRPr="0BEBE53A">
        <w:rPr>
          <w:rFonts w:ascii="Times New Roman" w:hAnsi="Times New Roman" w:eastAsia="Times New Roman" w:cs="Times New Roman"/>
          <w:b/>
          <w:bCs/>
          <w:u w:val="single"/>
          <w:lang w:val="en-US"/>
        </w:rPr>
        <w:t>Different Frameworks</w:t>
      </w:r>
    </w:p>
    <w:p w:rsidR="00E05899" w:rsidP="0BEBE53A" w:rsidRDefault="2F0525DD" w14:paraId="6F41435C" w14:textId="3291EDCE">
      <w:pPr>
        <w:jc w:val="both"/>
      </w:pPr>
      <w:r>
        <w:t xml:space="preserve">      </w:t>
      </w:r>
    </w:p>
    <w:p w:rsidR="00E05899" w:rsidP="0BEBE53A" w:rsidRDefault="10E82B45" w14:paraId="5CBA2BE1" w14:textId="7E20371D">
      <w:pPr>
        <w:jc w:val="both"/>
      </w:pPr>
      <w:r w:rsidRPr="0BEBE53A">
        <w:rPr>
          <w:lang w:val="en-US"/>
        </w:rPr>
        <w:t xml:space="preserve">      </w:t>
      </w:r>
      <w:r w:rsidRPr="0BEBE53A">
        <w:rPr>
          <w:rFonts w:ascii="Times New Roman" w:hAnsi="Times New Roman" w:eastAsia="Times New Roman" w:cs="Times New Roman"/>
          <w:lang w:val="en-US"/>
        </w:rPr>
        <w:t xml:space="preserve">Regulatory treatment in Nigeria's </w:t>
      </w:r>
      <w:r w:rsidRPr="0BEBE53A" w:rsidR="786709AA">
        <w:rPr>
          <w:rFonts w:ascii="Times New Roman" w:hAnsi="Times New Roman" w:eastAsia="Times New Roman" w:cs="Times New Roman"/>
          <w:lang w:val="en-US"/>
        </w:rPr>
        <w:t>renewable energy</w:t>
      </w:r>
      <w:r w:rsidRPr="0BEBE53A">
        <w:rPr>
          <w:rFonts w:ascii="Times New Roman" w:hAnsi="Times New Roman" w:eastAsia="Times New Roman" w:cs="Times New Roman"/>
          <w:lang w:val="en-US"/>
        </w:rPr>
        <w:t xml:space="preserve"> sector is determined primarily by project capacity, not technology. Three tiers apply across wind, solar, and other renewables alike:</w:t>
      </w:r>
    </w:p>
    <w:p w:rsidR="00E05899" w:rsidP="0BEBE53A" w:rsidRDefault="00E05899" w14:paraId="022C3B47" w14:textId="57BECEB2">
      <w:pPr>
        <w:jc w:val="both"/>
        <w:rPr>
          <w:rFonts w:ascii="Times New Roman" w:hAnsi="Times New Roman" w:eastAsia="Times New Roman" w:cs="Times New Roman"/>
          <w:lang w:val="en-US"/>
        </w:rPr>
      </w:pPr>
    </w:p>
    <w:p w:rsidR="00E05899" w:rsidRDefault="10E82B45" w14:paraId="76DB71F9" w14:textId="1BBE01AD">
      <w:pPr>
        <w:pStyle w:val="ListParagraph"/>
        <w:widowControl w:val="0"/>
        <w:numPr>
          <w:ilvl w:val="0"/>
          <w:numId w:val="74"/>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Under 100 kW (isolated/</w:t>
      </w:r>
      <w:r w:rsidRPr="0BEBE53A" w:rsidR="4AC000AC">
        <w:rPr>
          <w:rFonts w:ascii="Times New Roman" w:hAnsi="Times New Roman" w:eastAsia="Times New Roman" w:cs="Times New Roman"/>
          <w:b/>
          <w:bCs/>
          <w:lang w:val="en-US"/>
        </w:rPr>
        <w:t>off grid</w:t>
      </w:r>
      <w:r w:rsidRPr="0BEBE53A">
        <w:rPr>
          <w:rFonts w:ascii="Times New Roman" w:hAnsi="Times New Roman" w:eastAsia="Times New Roman" w:cs="Times New Roman"/>
          <w:b/>
          <w:bCs/>
          <w:lang w:val="en-US"/>
        </w:rPr>
        <w:t>):</w:t>
      </w:r>
      <w:r w:rsidRPr="0BEBE53A">
        <w:rPr>
          <w:rFonts w:ascii="Times New Roman" w:hAnsi="Times New Roman" w:eastAsia="Times New Roman" w:cs="Times New Roman"/>
          <w:lang w:val="en-US"/>
        </w:rPr>
        <w:t xml:space="preserve"> a simple NERC Registration applies. This is the lightest-touch tier, designed for community and isolated-system deployment.</w:t>
      </w:r>
    </w:p>
    <w:p w:rsidR="00E05899" w:rsidP="0BEBE53A" w:rsidRDefault="00E05899" w14:paraId="0D53B048" w14:textId="7F5BA282">
      <w:pPr>
        <w:pStyle w:val="ListParagraph"/>
        <w:widowControl w:val="0"/>
        <w:spacing w:line="240" w:lineRule="auto"/>
        <w:jc w:val="both"/>
        <w:rPr>
          <w:rFonts w:ascii="Times New Roman" w:hAnsi="Times New Roman" w:eastAsia="Times New Roman" w:cs="Times New Roman"/>
          <w:lang w:val="en-US"/>
        </w:rPr>
      </w:pPr>
    </w:p>
    <w:p w:rsidR="00E05899" w:rsidRDefault="10E82B45" w14:paraId="1AC8D90D" w14:textId="0815CF2C">
      <w:pPr>
        <w:pStyle w:val="ListParagraph"/>
        <w:widowControl w:val="0"/>
        <w:numPr>
          <w:ilvl w:val="0"/>
          <w:numId w:val="74"/>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100 kW – 1 MW (mini-grid):</w:t>
      </w:r>
      <w:r w:rsidRPr="0BEBE53A">
        <w:rPr>
          <w:rFonts w:ascii="Times New Roman" w:hAnsi="Times New Roman" w:eastAsia="Times New Roman" w:cs="Times New Roman"/>
          <w:lang w:val="en-US"/>
        </w:rPr>
        <w:t xml:space="preserve"> a NERC Mini-Grid Permit is required. Qualifying small mini-grid approvals can be completed in approximately 30 days. Off-grid and mini-grid wind projects fall under the NERC Mini-Grid Regulations 2023 and the Eligible Customer Regulations 2024.</w:t>
      </w:r>
    </w:p>
    <w:p w:rsidR="00E05899" w:rsidP="0BEBE53A" w:rsidRDefault="00E05899" w14:paraId="27322246" w14:textId="731E2482">
      <w:pPr>
        <w:pStyle w:val="ListParagraph"/>
        <w:widowControl w:val="0"/>
        <w:spacing w:line="240" w:lineRule="auto"/>
        <w:jc w:val="both"/>
        <w:rPr>
          <w:rFonts w:ascii="Times New Roman" w:hAnsi="Times New Roman" w:eastAsia="Times New Roman" w:cs="Times New Roman"/>
          <w:lang w:val="en-US"/>
        </w:rPr>
      </w:pPr>
    </w:p>
    <w:p w:rsidR="00E05899" w:rsidRDefault="10E82B45" w14:paraId="613A8B1A" w14:textId="0B66D32E">
      <w:pPr>
        <w:pStyle w:val="ListParagraph"/>
        <w:widowControl w:val="0"/>
        <w:numPr>
          <w:ilvl w:val="0"/>
          <w:numId w:val="74"/>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Above 1 MW (grid-connected, large scale):</w:t>
      </w:r>
      <w:r w:rsidRPr="0BEBE53A">
        <w:rPr>
          <w:rFonts w:ascii="Times New Roman" w:hAnsi="Times New Roman" w:eastAsia="Times New Roman" w:cs="Times New Roman"/>
          <w:lang w:val="en-US"/>
        </w:rPr>
        <w:t xml:space="preserve"> a full NERC Generation </w:t>
      </w:r>
      <w:r w:rsidRPr="0BEBE53A" w:rsidR="48589476">
        <w:rPr>
          <w:rFonts w:ascii="Times New Roman" w:hAnsi="Times New Roman" w:eastAsia="Times New Roman" w:cs="Times New Roman"/>
          <w:lang w:val="en-US"/>
        </w:rPr>
        <w:t>License</w:t>
      </w:r>
      <w:r w:rsidRPr="0BEBE53A">
        <w:rPr>
          <w:rFonts w:ascii="Times New Roman" w:hAnsi="Times New Roman" w:eastAsia="Times New Roman" w:cs="Times New Roman"/>
          <w:lang w:val="en-US"/>
        </w:rPr>
        <w:t xml:space="preserve"> is required. These projects must also comply with the NERC Grid Code and execute a TCN Grid Connection Agreement. Utility-scale wind projects in Nigeria typically fall in the 10–50 MW range.</w:t>
      </w:r>
    </w:p>
    <w:p w:rsidR="00E05899" w:rsidP="0BEBE53A" w:rsidRDefault="00E05899" w14:paraId="64F39A98" w14:textId="23DC25D8">
      <w:pPr>
        <w:widowControl w:val="0"/>
        <w:spacing w:line="240" w:lineRule="auto"/>
        <w:jc w:val="both"/>
        <w:rPr>
          <w:rFonts w:ascii="Times New Roman" w:hAnsi="Times New Roman" w:eastAsia="Times New Roman" w:cs="Times New Roman"/>
        </w:rPr>
      </w:pPr>
    </w:p>
    <w:p w:rsidR="00E05899" w:rsidP="0BEBE53A" w:rsidRDefault="10E82B45" w14:paraId="0132E817" w14:textId="7E6D0728">
      <w:pPr>
        <w:widowControl w:val="0"/>
        <w:spacing w:line="240" w:lineRule="auto"/>
        <w:ind w:firstLine="720"/>
        <w:jc w:val="both"/>
        <w:rPr>
          <w:rFonts w:ascii="Times New Roman" w:hAnsi="Times New Roman" w:eastAsia="Times New Roman" w:cs="Times New Roman"/>
        </w:rPr>
      </w:pPr>
      <w:commentRangeStart w:id="51"/>
      <w:r w:rsidRPr="0BEBE53A">
        <w:rPr>
          <w:rFonts w:ascii="Times New Roman" w:hAnsi="Times New Roman" w:eastAsia="Times New Roman" w:cs="Times New Roman"/>
        </w:rPr>
        <w:t xml:space="preserve">Net billing for excess generation across all on-grid tiers is available under Section 80 of the </w:t>
      </w:r>
      <w:r w:rsidRPr="0BEBE53A" w:rsidR="0F9E3D14">
        <w:rPr>
          <w:rFonts w:ascii="Times New Roman" w:hAnsi="Times New Roman" w:eastAsia="Times New Roman" w:cs="Times New Roman"/>
        </w:rPr>
        <w:t xml:space="preserve">    </w:t>
      </w:r>
      <w:r w:rsidR="00E05899">
        <w:tab/>
      </w:r>
      <w:r w:rsidRPr="0BEBE53A">
        <w:rPr>
          <w:rFonts w:ascii="Times New Roman" w:hAnsi="Times New Roman" w:eastAsia="Times New Roman" w:cs="Times New Roman"/>
        </w:rPr>
        <w:t>Electricity Act 2023.</w:t>
      </w:r>
      <w:commentRangeEnd w:id="51"/>
      <w:r w:rsidR="006D4538">
        <w:rPr>
          <w:rStyle w:val="CommentReference"/>
          <w:rFonts w:ascii="Times New Roman" w:hAnsi="Times New Roman" w:eastAsia="Times New Roman" w:cs="Times New Roman"/>
          <w:sz w:val="22"/>
          <w:szCs w:val="22"/>
        </w:rPr>
        <w:commentReference w:id="51"/>
      </w:r>
    </w:p>
    <w:p w:rsidR="00E05899" w:rsidP="0BEBE53A" w:rsidRDefault="00E05899" w14:paraId="2158DF98" w14:textId="616A17EF">
      <w:pPr>
        <w:widowControl w:val="0"/>
        <w:spacing w:line="240" w:lineRule="auto"/>
        <w:jc w:val="both"/>
        <w:rPr>
          <w:rFonts w:ascii="Times New Roman" w:hAnsi="Times New Roman" w:eastAsia="Times New Roman" w:cs="Times New Roman"/>
        </w:rPr>
      </w:pPr>
    </w:p>
    <w:p w:rsidR="00E05899" w:rsidP="0BEBE53A" w:rsidRDefault="00649626" w14:paraId="19B06B9E" w14:textId="43E6E726">
      <w:pPr>
        <w:widowControl w:val="0"/>
        <w:spacing w:line="240" w:lineRule="auto"/>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lang w:val="en-US"/>
        </w:rPr>
        <w:t xml:space="preserve">        </w:t>
      </w:r>
      <w:r w:rsidRPr="0BEBE53A" w:rsidR="6367F052">
        <w:rPr>
          <w:rFonts w:ascii="Times New Roman" w:hAnsi="Times New Roman" w:eastAsia="Times New Roman" w:cs="Times New Roman"/>
          <w:b/>
          <w:bCs/>
          <w:u w:val="single"/>
          <w:lang w:val="en-US"/>
        </w:rPr>
        <w:t>Regulat</w:t>
      </w:r>
      <w:r w:rsidRPr="0BEBE53A" w:rsidR="66B62008">
        <w:rPr>
          <w:rFonts w:ascii="Times New Roman" w:hAnsi="Times New Roman" w:eastAsia="Times New Roman" w:cs="Times New Roman"/>
          <w:b/>
          <w:bCs/>
          <w:u w:val="single"/>
          <w:lang w:val="en-US"/>
        </w:rPr>
        <w:t>ory Requirements</w:t>
      </w:r>
    </w:p>
    <w:p w:rsidR="00E05899" w:rsidP="0BEBE53A" w:rsidRDefault="00E05899" w14:paraId="3008AC94" w14:textId="646B36A2">
      <w:pPr>
        <w:widowControl w:val="0"/>
        <w:spacing w:line="240" w:lineRule="auto"/>
        <w:jc w:val="both"/>
        <w:rPr>
          <w:rFonts w:ascii="Times New Roman" w:hAnsi="Times New Roman" w:eastAsia="Times New Roman" w:cs="Times New Roman"/>
          <w:lang w:val="en-US"/>
        </w:rPr>
      </w:pPr>
    </w:p>
    <w:p w:rsidR="00E05899" w:rsidP="0BEBE53A" w:rsidRDefault="6367F052" w14:paraId="2DEBE22F" w14:textId="6883313E">
      <w:pPr>
        <w:widowControl w:val="0"/>
        <w:spacing w:line="240" w:lineRule="auto"/>
        <w:jc w:val="both"/>
      </w:pPr>
      <w:r w:rsidRPr="0BEBE53A">
        <w:rPr>
          <w:rFonts w:ascii="Times New Roman" w:hAnsi="Times New Roman" w:eastAsia="Times New Roman" w:cs="Times New Roman"/>
          <w:lang w:val="en-US"/>
        </w:rPr>
        <w:t xml:space="preserve">       </w:t>
      </w:r>
      <w:r w:rsidRPr="0BEBE53A" w:rsidR="75B0C6B3">
        <w:rPr>
          <w:rFonts w:ascii="Times New Roman" w:hAnsi="Times New Roman" w:eastAsia="Times New Roman" w:cs="Times New Roman"/>
          <w:lang w:val="en-US"/>
        </w:rPr>
        <w:t xml:space="preserve"> </w:t>
      </w:r>
      <w:r w:rsidRPr="0BEBE53A">
        <w:rPr>
          <w:rFonts w:ascii="Times New Roman" w:hAnsi="Times New Roman" w:eastAsia="Times New Roman" w:cs="Times New Roman"/>
          <w:lang w:val="en-US"/>
        </w:rPr>
        <w:t xml:space="preserve">Each framework tier is governed by a specific regulator. </w:t>
      </w:r>
    </w:p>
    <w:p w:rsidR="00E05899" w:rsidP="0BEBE53A" w:rsidRDefault="00E05899" w14:paraId="368025FF" w14:textId="12CB3EDE">
      <w:pPr>
        <w:widowControl w:val="0"/>
        <w:spacing w:line="240" w:lineRule="auto"/>
        <w:jc w:val="both"/>
        <w:rPr>
          <w:rFonts w:ascii="Times New Roman" w:hAnsi="Times New Roman" w:eastAsia="Times New Roman" w:cs="Times New Roman"/>
          <w:lang w:val="en-US"/>
        </w:rPr>
      </w:pPr>
    </w:p>
    <w:p w:rsidR="00E05899" w:rsidRDefault="6367F052" w14:paraId="2254C6B2" w14:textId="1C5DBF79">
      <w:pPr>
        <w:pStyle w:val="ListParagraph"/>
        <w:widowControl w:val="0"/>
        <w:numPr>
          <w:ilvl w:val="0"/>
          <w:numId w:val="73"/>
        </w:numPr>
        <w:spacing w:line="240" w:lineRule="auto"/>
        <w:jc w:val="both"/>
        <w:rPr>
          <w:lang w:val="en-US"/>
        </w:rPr>
      </w:pPr>
      <w:r w:rsidRPr="0BEBE53A">
        <w:rPr>
          <w:rFonts w:ascii="Times New Roman" w:hAnsi="Times New Roman" w:eastAsia="Times New Roman" w:cs="Times New Roman"/>
          <w:lang w:val="en-US"/>
        </w:rPr>
        <w:t>Licensing falls under the Electricity Act 2023, as amended, regulated by NERC</w:t>
      </w:r>
      <w:r w:rsidRPr="0BEBE53A" w:rsidR="0D6C3918">
        <w:rPr>
          <w:rFonts w:ascii="Times New Roman" w:hAnsi="Times New Roman" w:eastAsia="Times New Roman" w:cs="Times New Roman"/>
          <w:lang w:val="en-US"/>
        </w:rPr>
        <w:t>.</w:t>
      </w:r>
    </w:p>
    <w:p w:rsidR="00E05899" w:rsidP="0BEBE53A" w:rsidRDefault="00E05899" w14:paraId="700580C5" w14:textId="15DB2991">
      <w:pPr>
        <w:widowControl w:val="0"/>
        <w:spacing w:line="240" w:lineRule="auto"/>
        <w:jc w:val="both"/>
        <w:rPr>
          <w:rFonts w:ascii="Times New Roman" w:hAnsi="Times New Roman" w:eastAsia="Times New Roman" w:cs="Times New Roman"/>
          <w:lang w:val="en-US"/>
        </w:rPr>
      </w:pPr>
    </w:p>
    <w:p w:rsidR="00E05899" w:rsidRDefault="6367F052" w14:paraId="52064BAA" w14:textId="6B0D4562">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Off-grid and mini-grid projects are governed by the Mini-Grid Regulations 2023, also under NERC</w:t>
      </w:r>
      <w:r w:rsidRPr="0BEBE53A" w:rsidR="0A7E8D46">
        <w:rPr>
          <w:rFonts w:ascii="Times New Roman" w:hAnsi="Times New Roman" w:eastAsia="Times New Roman" w:cs="Times New Roman"/>
          <w:lang w:val="en-US"/>
        </w:rPr>
        <w:t>.</w:t>
      </w:r>
    </w:p>
    <w:p w:rsidR="00E05899" w:rsidP="0BEBE53A" w:rsidRDefault="00E05899" w14:paraId="42095D80" w14:textId="16D65EAF">
      <w:pPr>
        <w:widowControl w:val="0"/>
        <w:spacing w:line="240" w:lineRule="auto"/>
        <w:jc w:val="both"/>
        <w:rPr>
          <w:rFonts w:ascii="Times New Roman" w:hAnsi="Times New Roman" w:eastAsia="Times New Roman" w:cs="Times New Roman"/>
          <w:lang w:val="en-US"/>
        </w:rPr>
      </w:pPr>
    </w:p>
    <w:p w:rsidR="00E05899" w:rsidRDefault="6367F052" w14:paraId="503DFEAF" w14:textId="07D5EE6A">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On-grid eligibility is governed by the Eligible Customer Regulations 2024, also under NERC. </w:t>
      </w:r>
    </w:p>
    <w:p w:rsidR="00E05899" w:rsidP="0BEBE53A" w:rsidRDefault="00E05899" w14:paraId="5D0A1C8A" w14:textId="4B8244C4">
      <w:pPr>
        <w:widowControl w:val="0"/>
        <w:spacing w:line="240" w:lineRule="auto"/>
        <w:jc w:val="both"/>
        <w:rPr>
          <w:rFonts w:ascii="Times New Roman" w:hAnsi="Times New Roman" w:eastAsia="Times New Roman" w:cs="Times New Roman"/>
          <w:lang w:val="en-US"/>
        </w:rPr>
      </w:pPr>
    </w:p>
    <w:p w:rsidR="00E05899" w:rsidRDefault="6367F052" w14:paraId="345E3A58" w14:textId="50072447">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Grid interconnection is governed by the NERC Grid Code and the TCN Connection Agreement, regulated by TCN</w:t>
      </w:r>
      <w:r w:rsidRPr="0BEBE53A" w:rsidR="4FA5D74A">
        <w:rPr>
          <w:rFonts w:ascii="Times New Roman" w:hAnsi="Times New Roman" w:eastAsia="Times New Roman" w:cs="Times New Roman"/>
          <w:lang w:val="en-US"/>
        </w:rPr>
        <w:t>.</w:t>
      </w:r>
    </w:p>
    <w:p w:rsidR="00E05899" w:rsidP="0BEBE53A" w:rsidRDefault="00E05899" w14:paraId="4B6DC138" w14:textId="7F27C966">
      <w:pPr>
        <w:widowControl w:val="0"/>
        <w:spacing w:line="240" w:lineRule="auto"/>
        <w:jc w:val="both"/>
        <w:rPr>
          <w:rFonts w:ascii="Times New Roman" w:hAnsi="Times New Roman" w:eastAsia="Times New Roman" w:cs="Times New Roman"/>
          <w:lang w:val="en-US"/>
        </w:rPr>
      </w:pPr>
    </w:p>
    <w:p w:rsidR="00E05899" w:rsidRDefault="6367F052" w14:paraId="039B7D4C" w14:textId="2B6574DC">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Environmental compliance falls under the EIA Act and the NESREA establishing Act, regulated by NESREA and F</w:t>
      </w:r>
      <w:r w:rsidRPr="0BEBE53A" w:rsidR="058C4408">
        <w:rPr>
          <w:rFonts w:ascii="Times New Roman" w:hAnsi="Times New Roman" w:eastAsia="Times New Roman" w:cs="Times New Roman"/>
          <w:lang w:val="en-US"/>
        </w:rPr>
        <w:t xml:space="preserve">ederal </w:t>
      </w:r>
      <w:r w:rsidRPr="0BEBE53A">
        <w:rPr>
          <w:rFonts w:ascii="Times New Roman" w:hAnsi="Times New Roman" w:eastAsia="Times New Roman" w:cs="Times New Roman"/>
          <w:lang w:val="en-US"/>
        </w:rPr>
        <w:t>M</w:t>
      </w:r>
      <w:r w:rsidRPr="0BEBE53A" w:rsidR="136DD7A5">
        <w:rPr>
          <w:rFonts w:ascii="Times New Roman" w:hAnsi="Times New Roman" w:eastAsia="Times New Roman" w:cs="Times New Roman"/>
          <w:lang w:val="en-US"/>
        </w:rPr>
        <w:t xml:space="preserve">inistry of </w:t>
      </w:r>
      <w:r w:rsidRPr="0BEBE53A">
        <w:rPr>
          <w:rFonts w:ascii="Times New Roman" w:hAnsi="Times New Roman" w:eastAsia="Times New Roman" w:cs="Times New Roman"/>
          <w:lang w:val="en-US"/>
        </w:rPr>
        <w:t>Env</w:t>
      </w:r>
      <w:r w:rsidRPr="0BEBE53A" w:rsidR="4F2487B4">
        <w:rPr>
          <w:rFonts w:ascii="Times New Roman" w:hAnsi="Times New Roman" w:eastAsia="Times New Roman" w:cs="Times New Roman"/>
          <w:lang w:val="en-US"/>
        </w:rPr>
        <w:t>ironment</w:t>
      </w:r>
      <w:r w:rsidRPr="0BEBE53A" w:rsidR="48CE1121">
        <w:rPr>
          <w:rFonts w:ascii="Times New Roman" w:hAnsi="Times New Roman" w:eastAsia="Times New Roman" w:cs="Times New Roman"/>
          <w:lang w:val="en-US"/>
        </w:rPr>
        <w:t>.</w:t>
      </w:r>
    </w:p>
    <w:p w:rsidR="00E05899" w:rsidP="0BEBE53A" w:rsidRDefault="00E05899" w14:paraId="19CC6128" w14:textId="3B6E04F2">
      <w:pPr>
        <w:widowControl w:val="0"/>
        <w:spacing w:line="240" w:lineRule="auto"/>
        <w:jc w:val="both"/>
        <w:rPr>
          <w:rFonts w:ascii="Times New Roman" w:hAnsi="Times New Roman" w:eastAsia="Times New Roman" w:cs="Times New Roman"/>
          <w:lang w:val="en-US"/>
        </w:rPr>
      </w:pPr>
    </w:p>
    <w:p w:rsidR="00E05899" w:rsidRDefault="6367F052" w14:paraId="01CF10A6" w14:textId="40BFDA2E">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Investment incentives, including Pioneer Status and OSIC registration, are administered by NIPC</w:t>
      </w:r>
      <w:r w:rsidRPr="0BEBE53A" w:rsidR="41CAA519">
        <w:rPr>
          <w:rFonts w:ascii="Times New Roman" w:hAnsi="Times New Roman" w:eastAsia="Times New Roman" w:cs="Times New Roman"/>
          <w:lang w:val="en-US"/>
        </w:rPr>
        <w:t>.</w:t>
      </w:r>
    </w:p>
    <w:p w:rsidR="00E05899" w:rsidP="0BEBE53A" w:rsidRDefault="00E05899" w14:paraId="0FA652BB" w14:textId="143FB565">
      <w:pPr>
        <w:widowControl w:val="0"/>
        <w:spacing w:line="240" w:lineRule="auto"/>
        <w:jc w:val="both"/>
        <w:rPr>
          <w:rFonts w:ascii="Times New Roman" w:hAnsi="Times New Roman" w:eastAsia="Times New Roman" w:cs="Times New Roman"/>
          <w:lang w:val="en-US"/>
        </w:rPr>
      </w:pPr>
    </w:p>
    <w:p w:rsidR="00E05899" w:rsidRDefault="6367F052" w14:paraId="428CFA27" w14:textId="0D9A24BC">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Technical and safety standards, covering NIS/IEC standards, SONCAP, and MANCAP, are administered by SON</w:t>
      </w:r>
      <w:r w:rsidRPr="0BEBE53A" w:rsidR="3EF78DAC">
        <w:rPr>
          <w:rFonts w:ascii="Times New Roman" w:hAnsi="Times New Roman" w:eastAsia="Times New Roman" w:cs="Times New Roman"/>
          <w:lang w:val="en-US"/>
        </w:rPr>
        <w:t>.</w:t>
      </w:r>
    </w:p>
    <w:p w:rsidR="00E05899" w:rsidP="0BEBE53A" w:rsidRDefault="00E05899" w14:paraId="6BD24368" w14:textId="6A5A9007">
      <w:pPr>
        <w:widowControl w:val="0"/>
        <w:spacing w:line="240" w:lineRule="auto"/>
        <w:jc w:val="both"/>
        <w:rPr>
          <w:rFonts w:ascii="Times New Roman" w:hAnsi="Times New Roman" w:eastAsia="Times New Roman" w:cs="Times New Roman"/>
          <w:lang w:val="en-US"/>
        </w:rPr>
      </w:pPr>
    </w:p>
    <w:p w:rsidR="00E05899" w:rsidRDefault="6367F052" w14:paraId="5A019FF1" w14:textId="34D2CB38">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Electrical safety certification, through ITISEMS, is administered by NEMSA</w:t>
      </w:r>
      <w:r w:rsidRPr="0BEBE53A" w:rsidR="7F202102">
        <w:rPr>
          <w:rFonts w:ascii="Times New Roman" w:hAnsi="Times New Roman" w:eastAsia="Times New Roman" w:cs="Times New Roman"/>
          <w:lang w:val="en-US"/>
        </w:rPr>
        <w:t>.</w:t>
      </w:r>
    </w:p>
    <w:p w:rsidR="00E05899" w:rsidP="0BEBE53A" w:rsidRDefault="00E05899" w14:paraId="5E0352FC" w14:textId="6FE366E3">
      <w:pPr>
        <w:widowControl w:val="0"/>
        <w:spacing w:line="240" w:lineRule="auto"/>
        <w:jc w:val="both"/>
        <w:rPr>
          <w:rFonts w:ascii="Times New Roman" w:hAnsi="Times New Roman" w:eastAsia="Times New Roman" w:cs="Times New Roman"/>
          <w:lang w:val="en-US"/>
        </w:rPr>
      </w:pPr>
    </w:p>
    <w:p w:rsidR="00E05899" w:rsidRDefault="6367F052" w14:paraId="03B1CB60" w14:textId="1B2B2453">
      <w:pPr>
        <w:pStyle w:val="ListParagraph"/>
        <w:widowControl w:val="0"/>
        <w:numPr>
          <w:ilvl w:val="0"/>
          <w:numId w:val="7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Rural and off-grid funding, through the Rural Electrification Fund, is administered by REA</w:t>
      </w:r>
      <w:r w:rsidRPr="0BEBE53A" w:rsidR="08501EB0">
        <w:rPr>
          <w:rFonts w:ascii="Times New Roman" w:hAnsi="Times New Roman" w:eastAsia="Times New Roman" w:cs="Times New Roman"/>
          <w:lang w:val="en-US"/>
        </w:rPr>
        <w:t>.</w:t>
      </w:r>
    </w:p>
    <w:p w:rsidR="00E05899" w:rsidP="0BEBE53A" w:rsidRDefault="00E05899" w14:paraId="3B88EDBB" w14:textId="04539185">
      <w:pPr>
        <w:widowControl w:val="0"/>
        <w:spacing w:line="240" w:lineRule="auto"/>
        <w:jc w:val="both"/>
        <w:rPr>
          <w:rFonts w:ascii="Times New Roman" w:hAnsi="Times New Roman" w:eastAsia="Times New Roman" w:cs="Times New Roman"/>
          <w:lang w:val="en-US"/>
        </w:rPr>
      </w:pPr>
    </w:p>
    <w:p w:rsidR="00E05899" w:rsidP="70118F5B" w:rsidRDefault="00E05899" w14:paraId="42896E29" w14:textId="1C06D332">
      <w:pPr>
        <w:widowControl w:val="0"/>
        <w:spacing w:line="240" w:lineRule="auto"/>
        <w:jc w:val="both"/>
        <w:rPr>
          <w:rFonts w:ascii="Times New Roman" w:hAnsi="Times New Roman" w:eastAsia="Times New Roman" w:cs="Times New Roman"/>
          <w:lang w:val="en-US"/>
        </w:rPr>
      </w:pPr>
    </w:p>
    <w:p w:rsidR="00E05899" w:rsidP="0BEBE53A" w:rsidRDefault="00E05899" w14:paraId="3A1BEA8C" w14:textId="1E0F1BCB">
      <w:pPr>
        <w:widowControl w:val="0"/>
        <w:spacing w:line="240" w:lineRule="auto"/>
        <w:jc w:val="both"/>
        <w:rPr>
          <w:rFonts w:ascii="Times New Roman" w:hAnsi="Times New Roman" w:eastAsia="Times New Roman" w:cs="Times New Roman"/>
          <w:lang w:val="en-US"/>
        </w:rPr>
      </w:pPr>
    </w:p>
    <w:p w:rsidR="00E05899" w:rsidP="0BEBE53A" w:rsidRDefault="5F00A829" w14:paraId="5020D561" w14:textId="61E0E218">
      <w:pPr>
        <w:widowControl w:val="0"/>
        <w:spacing w:line="240" w:lineRule="auto"/>
        <w:jc w:val="both"/>
      </w:pPr>
      <w:r w:rsidRPr="0BEBE53A">
        <w:rPr>
          <w:rFonts w:ascii="Times New Roman" w:hAnsi="Times New Roman" w:eastAsia="Times New Roman" w:cs="Times New Roman"/>
          <w:lang w:val="en-US"/>
        </w:rPr>
        <w:t xml:space="preserve">        </w:t>
      </w:r>
      <w:r w:rsidRPr="0BEBE53A">
        <w:rPr>
          <w:rFonts w:ascii="Times New Roman" w:hAnsi="Times New Roman" w:eastAsia="Times New Roman" w:cs="Times New Roman"/>
          <w:b/>
          <w:bCs/>
          <w:u w:val="single"/>
          <w:lang w:val="en-US"/>
        </w:rPr>
        <w:t>W</w:t>
      </w:r>
      <w:r w:rsidRPr="0BEBE53A" w:rsidR="340FE27B">
        <w:rPr>
          <w:rFonts w:ascii="Times New Roman" w:hAnsi="Times New Roman" w:eastAsia="Times New Roman" w:cs="Times New Roman"/>
          <w:b/>
          <w:bCs/>
          <w:u w:val="single"/>
          <w:lang w:val="en-US"/>
        </w:rPr>
        <w:t>orkflow Process</w:t>
      </w:r>
    </w:p>
    <w:p w:rsidR="00E05899" w:rsidP="0BEBE53A" w:rsidRDefault="00E05899" w14:paraId="443A38A0" w14:textId="0F9A842B">
      <w:pPr>
        <w:widowControl w:val="0"/>
        <w:spacing w:line="240" w:lineRule="auto"/>
        <w:jc w:val="both"/>
        <w:rPr>
          <w:rFonts w:ascii="Times New Roman" w:hAnsi="Times New Roman" w:eastAsia="Times New Roman" w:cs="Times New Roman"/>
          <w:lang w:val="en-US"/>
        </w:rPr>
      </w:pPr>
    </w:p>
    <w:p w:rsidR="00E05899" w:rsidP="0BEBE53A" w:rsidRDefault="340FE27B" w14:paraId="4D27962E" w14:textId="61241038">
      <w:pPr>
        <w:widowControl w:val="0"/>
        <w:spacing w:line="240" w:lineRule="auto"/>
        <w:jc w:val="both"/>
      </w:pPr>
      <w:r w:rsidRPr="0BEBE53A">
        <w:rPr>
          <w:rFonts w:ascii="Times New Roman" w:hAnsi="Times New Roman" w:eastAsia="Times New Roman" w:cs="Times New Roman"/>
          <w:lang w:val="en-US"/>
        </w:rPr>
        <w:t xml:space="preserve">     </w:t>
      </w:r>
      <w:r w:rsidRPr="0BEBE53A">
        <w:rPr>
          <w:rFonts w:ascii="Times New Roman" w:hAnsi="Times New Roman" w:eastAsia="Times New Roman" w:cs="Times New Roman"/>
          <w:b/>
          <w:bCs/>
          <w:lang w:val="en-US"/>
        </w:rPr>
        <w:t>Mini-grid permit pathway (100 kW – 1 MW)</w:t>
      </w:r>
    </w:p>
    <w:p w:rsidR="00E05899" w:rsidP="0BEBE53A" w:rsidRDefault="00E05899" w14:paraId="66CBADE6" w14:textId="692F6630">
      <w:pPr>
        <w:widowControl w:val="0"/>
        <w:spacing w:line="240" w:lineRule="auto"/>
        <w:jc w:val="both"/>
        <w:rPr>
          <w:rFonts w:ascii="Times New Roman" w:hAnsi="Times New Roman" w:eastAsia="Times New Roman" w:cs="Times New Roman"/>
          <w:b/>
          <w:bCs/>
          <w:lang w:val="en-US"/>
        </w:rPr>
      </w:pPr>
    </w:p>
    <w:p w:rsidR="00E05899" w:rsidRDefault="340FE27B" w14:paraId="30567AFE" w14:textId="3725C524">
      <w:pPr>
        <w:pStyle w:val="ListParagraph"/>
        <w:widowControl w:val="0"/>
        <w:numPr>
          <w:ilvl w:val="0"/>
          <w:numId w:val="7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w:t>
      </w:r>
      <w:r w:rsidRPr="0BEBE53A" w:rsidR="154E150B">
        <w:rPr>
          <w:rFonts w:ascii="Times New Roman" w:hAnsi="Times New Roman" w:eastAsia="Times New Roman" w:cs="Times New Roman"/>
          <w:lang w:val="en-US"/>
        </w:rPr>
        <w:t xml:space="preserve">orporate </w:t>
      </w:r>
      <w:r w:rsidRPr="0BEBE53A">
        <w:rPr>
          <w:rFonts w:ascii="Times New Roman" w:hAnsi="Times New Roman" w:eastAsia="Times New Roman" w:cs="Times New Roman"/>
          <w:lang w:val="en-US"/>
        </w:rPr>
        <w:t>A</w:t>
      </w:r>
      <w:r w:rsidRPr="0BEBE53A" w:rsidR="08259360">
        <w:rPr>
          <w:rFonts w:ascii="Times New Roman" w:hAnsi="Times New Roman" w:eastAsia="Times New Roman" w:cs="Times New Roman"/>
          <w:lang w:val="en-US"/>
        </w:rPr>
        <w:t xml:space="preserve">ffairs </w:t>
      </w:r>
      <w:r w:rsidRPr="0BEBE53A">
        <w:rPr>
          <w:rFonts w:ascii="Times New Roman" w:hAnsi="Times New Roman" w:eastAsia="Times New Roman" w:cs="Times New Roman"/>
          <w:lang w:val="en-US"/>
        </w:rPr>
        <w:t>C</w:t>
      </w:r>
      <w:r w:rsidRPr="0BEBE53A" w:rsidR="5D7DAC7A">
        <w:rPr>
          <w:rFonts w:ascii="Times New Roman" w:hAnsi="Times New Roman" w:eastAsia="Times New Roman" w:cs="Times New Roman"/>
          <w:lang w:val="en-US"/>
        </w:rPr>
        <w:t>ommission</w:t>
      </w:r>
      <w:r w:rsidRPr="0BEBE53A">
        <w:rPr>
          <w:rFonts w:ascii="Times New Roman" w:hAnsi="Times New Roman" w:eastAsia="Times New Roman" w:cs="Times New Roman"/>
          <w:lang w:val="en-US"/>
        </w:rPr>
        <w:t xml:space="preserve"> incorporation (typically 1–7 days)</w:t>
      </w:r>
    </w:p>
    <w:p w:rsidR="00E05899" w:rsidRDefault="340FE27B" w14:paraId="287D4A34" w14:textId="1DFEE28E">
      <w:pPr>
        <w:pStyle w:val="ListParagraph"/>
        <w:widowControl w:val="0"/>
        <w:numPr>
          <w:ilvl w:val="0"/>
          <w:numId w:val="7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w:t>
      </w:r>
      <w:r w:rsidRPr="0BEBE53A" w:rsidR="161E9232">
        <w:rPr>
          <w:rFonts w:ascii="Times New Roman" w:hAnsi="Times New Roman" w:eastAsia="Times New Roman" w:cs="Times New Roman"/>
          <w:lang w:val="en-US"/>
        </w:rPr>
        <w:t>igerian Investment Promotion Council</w:t>
      </w:r>
      <w:r w:rsidRPr="0BEBE53A">
        <w:rPr>
          <w:rFonts w:ascii="Times New Roman" w:hAnsi="Times New Roman" w:eastAsia="Times New Roman" w:cs="Times New Roman"/>
          <w:lang w:val="en-US"/>
        </w:rPr>
        <w:t xml:space="preserve"> registration via the One-Stop Investment Centre (OSIC), for fiscal incentive access</w:t>
      </w:r>
    </w:p>
    <w:p w:rsidR="00E05899" w:rsidRDefault="340FE27B" w14:paraId="0A78023F" w14:textId="359602BA">
      <w:pPr>
        <w:pStyle w:val="ListParagraph"/>
        <w:widowControl w:val="0"/>
        <w:numPr>
          <w:ilvl w:val="0"/>
          <w:numId w:val="7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Site identification and land access agreement at state/community level</w:t>
      </w:r>
    </w:p>
    <w:p w:rsidR="00E05899" w:rsidRDefault="340FE27B" w14:paraId="1A737D20" w14:textId="6F7A21FA">
      <w:pPr>
        <w:pStyle w:val="ListParagraph"/>
        <w:widowControl w:val="0"/>
        <w:numPr>
          <w:ilvl w:val="0"/>
          <w:numId w:val="7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w:t>
      </w:r>
      <w:r w:rsidRPr="0BEBE53A" w:rsidR="14B88AD7">
        <w:rPr>
          <w:rFonts w:ascii="Times New Roman" w:hAnsi="Times New Roman" w:eastAsia="Times New Roman" w:cs="Times New Roman"/>
          <w:lang w:val="en-US"/>
        </w:rPr>
        <w:t xml:space="preserve">igeria </w:t>
      </w:r>
      <w:r w:rsidRPr="0BEBE53A">
        <w:rPr>
          <w:rFonts w:ascii="Times New Roman" w:hAnsi="Times New Roman" w:eastAsia="Times New Roman" w:cs="Times New Roman"/>
          <w:lang w:val="en-US"/>
        </w:rPr>
        <w:t>E</w:t>
      </w:r>
      <w:r w:rsidRPr="0BEBE53A" w:rsidR="66F387AD">
        <w:rPr>
          <w:rFonts w:ascii="Times New Roman" w:hAnsi="Times New Roman" w:eastAsia="Times New Roman" w:cs="Times New Roman"/>
          <w:lang w:val="en-US"/>
        </w:rPr>
        <w:t xml:space="preserve">lectricity </w:t>
      </w:r>
      <w:r w:rsidRPr="0BEBE53A">
        <w:rPr>
          <w:rFonts w:ascii="Times New Roman" w:hAnsi="Times New Roman" w:eastAsia="Times New Roman" w:cs="Times New Roman"/>
          <w:lang w:val="en-US"/>
        </w:rPr>
        <w:t>R</w:t>
      </w:r>
      <w:r w:rsidRPr="0BEBE53A" w:rsidR="33C7905C">
        <w:rPr>
          <w:rFonts w:ascii="Times New Roman" w:hAnsi="Times New Roman" w:eastAsia="Times New Roman" w:cs="Times New Roman"/>
          <w:lang w:val="en-US"/>
        </w:rPr>
        <w:t xml:space="preserve">egulatory </w:t>
      </w:r>
      <w:r w:rsidRPr="0BEBE53A">
        <w:rPr>
          <w:rFonts w:ascii="Times New Roman" w:hAnsi="Times New Roman" w:eastAsia="Times New Roman" w:cs="Times New Roman"/>
          <w:lang w:val="en-US"/>
        </w:rPr>
        <w:t>C</w:t>
      </w:r>
      <w:r w:rsidRPr="0BEBE53A" w:rsidR="643192E1">
        <w:rPr>
          <w:rFonts w:ascii="Times New Roman" w:hAnsi="Times New Roman" w:eastAsia="Times New Roman" w:cs="Times New Roman"/>
          <w:lang w:val="en-US"/>
        </w:rPr>
        <w:t>ommission</w:t>
      </w:r>
      <w:r w:rsidRPr="0BEBE53A">
        <w:rPr>
          <w:rFonts w:ascii="Times New Roman" w:hAnsi="Times New Roman" w:eastAsia="Times New Roman" w:cs="Times New Roman"/>
          <w:lang w:val="en-US"/>
        </w:rPr>
        <w:t xml:space="preserve"> Mini-Grid Permit application (qualifying systems: approximately 30 days)</w:t>
      </w:r>
    </w:p>
    <w:p w:rsidR="00E05899" w:rsidRDefault="340FE27B" w14:paraId="33ED0DB5" w14:textId="0C64010C">
      <w:pPr>
        <w:pStyle w:val="ListParagraph"/>
        <w:widowControl w:val="0"/>
        <w:numPr>
          <w:ilvl w:val="0"/>
          <w:numId w:val="7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w:t>
      </w:r>
      <w:r w:rsidRPr="0BEBE53A" w:rsidR="7F80BF74">
        <w:rPr>
          <w:rFonts w:ascii="Times New Roman" w:hAnsi="Times New Roman" w:eastAsia="Times New Roman" w:cs="Times New Roman"/>
          <w:lang w:val="en-US"/>
        </w:rPr>
        <w:t xml:space="preserve">igerian </w:t>
      </w:r>
      <w:r w:rsidRPr="0BEBE53A">
        <w:rPr>
          <w:rFonts w:ascii="Times New Roman" w:hAnsi="Times New Roman" w:eastAsia="Times New Roman" w:cs="Times New Roman"/>
          <w:lang w:val="en-US"/>
        </w:rPr>
        <w:t>E</w:t>
      </w:r>
      <w:r w:rsidRPr="0BEBE53A" w:rsidR="2ED2998F">
        <w:rPr>
          <w:rFonts w:ascii="Times New Roman" w:hAnsi="Times New Roman" w:eastAsia="Times New Roman" w:cs="Times New Roman"/>
          <w:lang w:val="en-US"/>
        </w:rPr>
        <w:t xml:space="preserve">lectricity </w:t>
      </w:r>
      <w:r w:rsidRPr="0BEBE53A">
        <w:rPr>
          <w:rFonts w:ascii="Times New Roman" w:hAnsi="Times New Roman" w:eastAsia="Times New Roman" w:cs="Times New Roman"/>
          <w:lang w:val="en-US"/>
        </w:rPr>
        <w:t>M</w:t>
      </w:r>
      <w:r w:rsidRPr="0BEBE53A" w:rsidR="211FFBD3">
        <w:rPr>
          <w:rFonts w:ascii="Times New Roman" w:hAnsi="Times New Roman" w:eastAsia="Times New Roman" w:cs="Times New Roman"/>
          <w:lang w:val="en-US"/>
        </w:rPr>
        <w:t xml:space="preserve">anagement </w:t>
      </w:r>
      <w:r w:rsidRPr="0BEBE53A">
        <w:rPr>
          <w:rFonts w:ascii="Times New Roman" w:hAnsi="Times New Roman" w:eastAsia="Times New Roman" w:cs="Times New Roman"/>
          <w:lang w:val="en-US"/>
        </w:rPr>
        <w:t>S</w:t>
      </w:r>
      <w:r w:rsidRPr="0BEBE53A" w:rsidR="6AB1F33D">
        <w:rPr>
          <w:rFonts w:ascii="Times New Roman" w:hAnsi="Times New Roman" w:eastAsia="Times New Roman" w:cs="Times New Roman"/>
          <w:lang w:val="en-US"/>
        </w:rPr>
        <w:t xml:space="preserve">ervices </w:t>
      </w:r>
      <w:r w:rsidRPr="0BEBE53A">
        <w:rPr>
          <w:rFonts w:ascii="Times New Roman" w:hAnsi="Times New Roman" w:eastAsia="Times New Roman" w:cs="Times New Roman"/>
          <w:lang w:val="en-US"/>
        </w:rPr>
        <w:t>A</w:t>
      </w:r>
      <w:r w:rsidRPr="0BEBE53A" w:rsidR="2E15A5C6">
        <w:rPr>
          <w:rFonts w:ascii="Times New Roman" w:hAnsi="Times New Roman" w:eastAsia="Times New Roman" w:cs="Times New Roman"/>
          <w:lang w:val="en-US"/>
        </w:rPr>
        <w:t>gency</w:t>
      </w:r>
      <w:r w:rsidRPr="0BEBE53A">
        <w:rPr>
          <w:rFonts w:ascii="Times New Roman" w:hAnsi="Times New Roman" w:eastAsia="Times New Roman" w:cs="Times New Roman"/>
          <w:lang w:val="en-US"/>
        </w:rPr>
        <w:t xml:space="preserve"> electrical safety certification</w:t>
      </w:r>
    </w:p>
    <w:p w:rsidR="00E05899" w:rsidRDefault="340FE27B" w14:paraId="2DA0425C" w14:textId="5528EF7A">
      <w:pPr>
        <w:pStyle w:val="ListParagraph"/>
        <w:widowControl w:val="0"/>
        <w:numPr>
          <w:ilvl w:val="0"/>
          <w:numId w:val="7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Connection under Mini-Grid Regulations 2023 / Eligible Customer Regulations 2024</w:t>
      </w:r>
    </w:p>
    <w:p w:rsidR="00E05899" w:rsidP="0BEBE53A" w:rsidRDefault="1F03A490" w14:paraId="6A4BB27F" w14:textId="226DA583">
      <w:pPr>
        <w:widowControl w:val="0"/>
        <w:spacing w:line="240" w:lineRule="auto"/>
        <w:jc w:val="both"/>
      </w:pPr>
      <w:r w:rsidRPr="0BEBE53A">
        <w:rPr>
          <w:rFonts w:ascii="Times New Roman" w:hAnsi="Times New Roman" w:eastAsia="Times New Roman" w:cs="Times New Roman"/>
          <w:b/>
          <w:bCs/>
          <w:lang w:val="en-US"/>
        </w:rPr>
        <w:t xml:space="preserve">   </w:t>
      </w:r>
    </w:p>
    <w:p w:rsidR="00E05899" w:rsidP="0BEBE53A" w:rsidRDefault="340FE27B" w14:paraId="0B02E746" w14:textId="0B186A66">
      <w:pPr>
        <w:widowControl w:val="0"/>
        <w:spacing w:line="240" w:lineRule="auto"/>
        <w:jc w:val="both"/>
      </w:pPr>
      <w:r w:rsidRPr="0BEBE53A">
        <w:rPr>
          <w:rFonts w:ascii="Times New Roman" w:hAnsi="Times New Roman" w:eastAsia="Times New Roman" w:cs="Times New Roman"/>
          <w:b/>
          <w:bCs/>
          <w:lang w:val="en-US"/>
        </w:rPr>
        <w:t>Grid-connected generation pathway (above 1 MW)</w:t>
      </w:r>
    </w:p>
    <w:p w:rsidR="00E05899" w:rsidP="0BEBE53A" w:rsidRDefault="00E05899" w14:paraId="3CFB0063" w14:textId="727C73EF">
      <w:pPr>
        <w:widowControl w:val="0"/>
        <w:spacing w:line="240" w:lineRule="auto"/>
        <w:jc w:val="both"/>
        <w:rPr>
          <w:rFonts w:ascii="Times New Roman" w:hAnsi="Times New Roman" w:eastAsia="Times New Roman" w:cs="Times New Roman"/>
          <w:b/>
          <w:bCs/>
          <w:lang w:val="en-US"/>
        </w:rPr>
      </w:pPr>
    </w:p>
    <w:p w:rsidR="00E05899" w:rsidRDefault="340FE27B" w14:paraId="404CD18D" w14:textId="7DEE6213">
      <w:pPr>
        <w:pStyle w:val="ListParagraph"/>
        <w:widowControl w:val="0"/>
        <w:numPr>
          <w:ilvl w:val="0"/>
          <w:numId w:val="7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CAC incorporation and NIPC/OSIC registration</w:t>
      </w:r>
    </w:p>
    <w:p w:rsidR="00E05899" w:rsidRDefault="340FE27B" w14:paraId="0EA4AA56" w14:textId="50DA189D">
      <w:pPr>
        <w:pStyle w:val="ListParagraph"/>
        <w:widowControl w:val="0"/>
        <w:numPr>
          <w:ilvl w:val="0"/>
          <w:numId w:val="7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State Governor's Consent for land under the Land Use Act 1978</w:t>
      </w:r>
    </w:p>
    <w:p w:rsidR="00E05899" w:rsidRDefault="340FE27B" w14:paraId="671DB942" w14:textId="30C3A49E">
      <w:pPr>
        <w:pStyle w:val="ListParagraph"/>
        <w:widowControl w:val="0"/>
        <w:numPr>
          <w:ilvl w:val="0"/>
          <w:numId w:val="7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w:t>
      </w:r>
      <w:r w:rsidRPr="0BEBE53A" w:rsidR="68ED0283">
        <w:rPr>
          <w:rFonts w:ascii="Times New Roman" w:hAnsi="Times New Roman" w:eastAsia="Times New Roman" w:cs="Times New Roman"/>
          <w:lang w:val="en-US"/>
        </w:rPr>
        <w:t>ederal Ministry of Environment</w:t>
      </w:r>
      <w:r w:rsidRPr="0BEBE53A">
        <w:rPr>
          <w:rFonts w:ascii="Times New Roman" w:hAnsi="Times New Roman" w:eastAsia="Times New Roman" w:cs="Times New Roman"/>
          <w:lang w:val="en-US"/>
        </w:rPr>
        <w:t xml:space="preserve"> EIA process where mandatory (above 10 MW or significant environmental impact); </w:t>
      </w:r>
      <w:r w:rsidRPr="0BEBE53A" w:rsidR="1A79B599">
        <w:rPr>
          <w:rFonts w:ascii="Times New Roman" w:hAnsi="Times New Roman" w:eastAsia="Times New Roman" w:cs="Times New Roman"/>
          <w:lang w:val="en-US"/>
        </w:rPr>
        <w:t>typically,</w:t>
      </w:r>
      <w:r w:rsidRPr="0BEBE53A">
        <w:rPr>
          <w:rFonts w:ascii="Times New Roman" w:hAnsi="Times New Roman" w:eastAsia="Times New Roman" w:cs="Times New Roman"/>
          <w:lang w:val="en-US"/>
        </w:rPr>
        <w:t xml:space="preserve"> 6–18 months</w:t>
      </w:r>
    </w:p>
    <w:p w:rsidR="00E05899" w:rsidRDefault="340FE27B" w14:paraId="3E9C52B8" w14:textId="25BCF39B">
      <w:pPr>
        <w:pStyle w:val="ListParagraph"/>
        <w:widowControl w:val="0"/>
        <w:numPr>
          <w:ilvl w:val="0"/>
          <w:numId w:val="7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NERC Generation </w:t>
      </w:r>
      <w:r w:rsidRPr="0BEBE53A" w:rsidR="48E82C82">
        <w:rPr>
          <w:rFonts w:ascii="Times New Roman" w:hAnsi="Times New Roman" w:eastAsia="Times New Roman" w:cs="Times New Roman"/>
          <w:lang w:val="en-US"/>
        </w:rPr>
        <w:t>License</w:t>
      </w:r>
      <w:r w:rsidRPr="0BEBE53A">
        <w:rPr>
          <w:rFonts w:ascii="Times New Roman" w:hAnsi="Times New Roman" w:eastAsia="Times New Roman" w:cs="Times New Roman"/>
          <w:lang w:val="en-US"/>
        </w:rPr>
        <w:t xml:space="preserve"> application</w:t>
      </w:r>
    </w:p>
    <w:p w:rsidR="00E05899" w:rsidRDefault="340FE27B" w14:paraId="5BE9BDAF" w14:textId="49A0F7B9">
      <w:pPr>
        <w:pStyle w:val="ListParagraph"/>
        <w:widowControl w:val="0"/>
        <w:numPr>
          <w:ilvl w:val="0"/>
          <w:numId w:val="7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w:t>
      </w:r>
      <w:r w:rsidRPr="0BEBE53A" w:rsidR="68EA51C9">
        <w:rPr>
          <w:rFonts w:ascii="Times New Roman" w:hAnsi="Times New Roman" w:eastAsia="Times New Roman" w:cs="Times New Roman"/>
          <w:lang w:val="en-US"/>
        </w:rPr>
        <w:t xml:space="preserve">ransmission </w:t>
      </w:r>
      <w:r w:rsidRPr="0BEBE53A">
        <w:rPr>
          <w:rFonts w:ascii="Times New Roman" w:hAnsi="Times New Roman" w:eastAsia="Times New Roman" w:cs="Times New Roman"/>
          <w:lang w:val="en-US"/>
        </w:rPr>
        <w:t>C</w:t>
      </w:r>
      <w:r w:rsidRPr="0BEBE53A" w:rsidR="025EE7C9">
        <w:rPr>
          <w:rFonts w:ascii="Times New Roman" w:hAnsi="Times New Roman" w:eastAsia="Times New Roman" w:cs="Times New Roman"/>
          <w:lang w:val="en-US"/>
        </w:rPr>
        <w:t xml:space="preserve">ompany of </w:t>
      </w:r>
      <w:r w:rsidRPr="0BEBE53A">
        <w:rPr>
          <w:rFonts w:ascii="Times New Roman" w:hAnsi="Times New Roman" w:eastAsia="Times New Roman" w:cs="Times New Roman"/>
          <w:lang w:val="en-US"/>
        </w:rPr>
        <w:t>N</w:t>
      </w:r>
      <w:r w:rsidRPr="0BEBE53A" w:rsidR="121B75EA">
        <w:rPr>
          <w:rFonts w:ascii="Times New Roman" w:hAnsi="Times New Roman" w:eastAsia="Times New Roman" w:cs="Times New Roman"/>
          <w:lang w:val="en-US"/>
        </w:rPr>
        <w:t>igeria</w:t>
      </w:r>
      <w:r w:rsidRPr="0BEBE53A">
        <w:rPr>
          <w:rFonts w:ascii="Times New Roman" w:hAnsi="Times New Roman" w:eastAsia="Times New Roman" w:cs="Times New Roman"/>
          <w:lang w:val="en-US"/>
        </w:rPr>
        <w:t xml:space="preserve"> Grid Connection Agreement and compliance with the NERC Grid Code</w:t>
      </w:r>
    </w:p>
    <w:p w:rsidR="00E05899" w:rsidRDefault="340FE27B" w14:paraId="35B45C79" w14:textId="2D5BC8E6">
      <w:pPr>
        <w:pStyle w:val="ListParagraph"/>
        <w:widowControl w:val="0"/>
        <w:numPr>
          <w:ilvl w:val="0"/>
          <w:numId w:val="7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NEMSA certification and S</w:t>
      </w:r>
      <w:r w:rsidRPr="0BEBE53A" w:rsidR="38759C53">
        <w:rPr>
          <w:rFonts w:ascii="Times New Roman" w:hAnsi="Times New Roman" w:eastAsia="Times New Roman" w:cs="Times New Roman"/>
          <w:lang w:val="en-US"/>
        </w:rPr>
        <w:t xml:space="preserve">tandards </w:t>
      </w:r>
      <w:r w:rsidRPr="0BEBE53A">
        <w:rPr>
          <w:rFonts w:ascii="Times New Roman" w:hAnsi="Times New Roman" w:eastAsia="Times New Roman" w:cs="Times New Roman"/>
          <w:lang w:val="en-US"/>
        </w:rPr>
        <w:t>O</w:t>
      </w:r>
      <w:r w:rsidRPr="0BEBE53A" w:rsidR="4784CE19">
        <w:rPr>
          <w:rFonts w:ascii="Times New Roman" w:hAnsi="Times New Roman" w:eastAsia="Times New Roman" w:cs="Times New Roman"/>
          <w:lang w:val="en-US"/>
        </w:rPr>
        <w:t>rgani</w:t>
      </w:r>
      <w:r w:rsidRPr="0BEBE53A" w:rsidR="58C104D6">
        <w:rPr>
          <w:rFonts w:ascii="Times New Roman" w:hAnsi="Times New Roman" w:eastAsia="Times New Roman" w:cs="Times New Roman"/>
          <w:lang w:val="en-US"/>
        </w:rPr>
        <w:t>z</w:t>
      </w:r>
      <w:r w:rsidRPr="0BEBE53A" w:rsidR="4784CE19">
        <w:rPr>
          <w:rFonts w:ascii="Times New Roman" w:hAnsi="Times New Roman" w:eastAsia="Times New Roman" w:cs="Times New Roman"/>
          <w:lang w:val="en-US"/>
        </w:rPr>
        <w:t xml:space="preserve">ation of </w:t>
      </w:r>
      <w:r w:rsidRPr="0BEBE53A">
        <w:rPr>
          <w:rFonts w:ascii="Times New Roman" w:hAnsi="Times New Roman" w:eastAsia="Times New Roman" w:cs="Times New Roman"/>
          <w:lang w:val="en-US"/>
        </w:rPr>
        <w:t>N</w:t>
      </w:r>
      <w:r w:rsidRPr="0BEBE53A" w:rsidR="6D075669">
        <w:rPr>
          <w:rFonts w:ascii="Times New Roman" w:hAnsi="Times New Roman" w:eastAsia="Times New Roman" w:cs="Times New Roman"/>
          <w:lang w:val="en-US"/>
        </w:rPr>
        <w:t>igeria</w:t>
      </w:r>
      <w:r w:rsidRPr="0BEBE53A">
        <w:rPr>
          <w:rFonts w:ascii="Times New Roman" w:hAnsi="Times New Roman" w:eastAsia="Times New Roman" w:cs="Times New Roman"/>
          <w:lang w:val="en-US"/>
        </w:rPr>
        <w:t>/S</w:t>
      </w:r>
      <w:r w:rsidRPr="0BEBE53A" w:rsidR="3099CB3C">
        <w:rPr>
          <w:rFonts w:ascii="Times New Roman" w:hAnsi="Times New Roman" w:eastAsia="Times New Roman" w:cs="Times New Roman"/>
          <w:lang w:val="en-US"/>
        </w:rPr>
        <w:t xml:space="preserve">tandards </w:t>
      </w:r>
      <w:r w:rsidRPr="0BEBE53A">
        <w:rPr>
          <w:rFonts w:ascii="Times New Roman" w:hAnsi="Times New Roman" w:eastAsia="Times New Roman" w:cs="Times New Roman"/>
          <w:lang w:val="en-US"/>
        </w:rPr>
        <w:t>O</w:t>
      </w:r>
      <w:r w:rsidRPr="0BEBE53A" w:rsidR="3D6F7B7A">
        <w:rPr>
          <w:rFonts w:ascii="Times New Roman" w:hAnsi="Times New Roman" w:eastAsia="Times New Roman" w:cs="Times New Roman"/>
          <w:lang w:val="en-US"/>
        </w:rPr>
        <w:t xml:space="preserve">rganization of </w:t>
      </w:r>
      <w:r w:rsidRPr="0BEBE53A">
        <w:rPr>
          <w:rFonts w:ascii="Times New Roman" w:hAnsi="Times New Roman" w:eastAsia="Times New Roman" w:cs="Times New Roman"/>
          <w:lang w:val="en-US"/>
        </w:rPr>
        <w:t>N</w:t>
      </w:r>
      <w:r w:rsidRPr="0BEBE53A" w:rsidR="353EDC3A">
        <w:rPr>
          <w:rFonts w:ascii="Times New Roman" w:hAnsi="Times New Roman" w:eastAsia="Times New Roman" w:cs="Times New Roman"/>
          <w:lang w:val="en-US"/>
        </w:rPr>
        <w:t xml:space="preserve">igeria </w:t>
      </w:r>
      <w:r w:rsidRPr="0BEBE53A">
        <w:rPr>
          <w:rFonts w:ascii="Times New Roman" w:hAnsi="Times New Roman" w:eastAsia="Times New Roman" w:cs="Times New Roman"/>
          <w:lang w:val="en-US"/>
        </w:rPr>
        <w:t>C</w:t>
      </w:r>
      <w:r w:rsidRPr="0BEBE53A" w:rsidR="0D96BC78">
        <w:rPr>
          <w:rFonts w:ascii="Times New Roman" w:hAnsi="Times New Roman" w:eastAsia="Times New Roman" w:cs="Times New Roman"/>
          <w:lang w:val="en-US"/>
        </w:rPr>
        <w:t xml:space="preserve">onformity </w:t>
      </w:r>
      <w:r w:rsidRPr="0BEBE53A">
        <w:rPr>
          <w:rFonts w:ascii="Times New Roman" w:hAnsi="Times New Roman" w:eastAsia="Times New Roman" w:cs="Times New Roman"/>
          <w:lang w:val="en-US"/>
        </w:rPr>
        <w:t>A</w:t>
      </w:r>
      <w:r w:rsidRPr="0BEBE53A" w:rsidR="7DBB0F5E">
        <w:rPr>
          <w:rFonts w:ascii="Times New Roman" w:hAnsi="Times New Roman" w:eastAsia="Times New Roman" w:cs="Times New Roman"/>
          <w:lang w:val="en-US"/>
        </w:rPr>
        <w:t xml:space="preserve">ssessment </w:t>
      </w:r>
      <w:r w:rsidRPr="0BEBE53A">
        <w:rPr>
          <w:rFonts w:ascii="Times New Roman" w:hAnsi="Times New Roman" w:eastAsia="Times New Roman" w:cs="Times New Roman"/>
          <w:lang w:val="en-US"/>
        </w:rPr>
        <w:t>P</w:t>
      </w:r>
      <w:r w:rsidRPr="0BEBE53A" w:rsidR="1A4BC74C">
        <w:rPr>
          <w:rFonts w:ascii="Times New Roman" w:hAnsi="Times New Roman" w:eastAsia="Times New Roman" w:cs="Times New Roman"/>
          <w:lang w:val="en-US"/>
        </w:rPr>
        <w:t>rogramme</w:t>
      </w:r>
      <w:r w:rsidRPr="0BEBE53A">
        <w:rPr>
          <w:rFonts w:ascii="Times New Roman" w:hAnsi="Times New Roman" w:eastAsia="Times New Roman" w:cs="Times New Roman"/>
          <w:lang w:val="en-US"/>
        </w:rPr>
        <w:t xml:space="preserve"> equipment compliance</w:t>
      </w:r>
    </w:p>
    <w:p w:rsidR="00E05899" w:rsidRDefault="340FE27B" w14:paraId="54DFA89D" w14:textId="02FB63A3">
      <w:pPr>
        <w:pStyle w:val="ListParagraph"/>
        <w:widowControl w:val="0"/>
        <w:numPr>
          <w:ilvl w:val="0"/>
          <w:numId w:val="7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Commercial operation and net billing registration under Section 80 of the Electricity Act 2023</w:t>
      </w:r>
      <w:r w:rsidRPr="0BEBE53A" w:rsidR="21C1183E">
        <w:rPr>
          <w:rFonts w:ascii="Times New Roman" w:hAnsi="Times New Roman" w:eastAsia="Times New Roman" w:cs="Times New Roman"/>
          <w:lang w:val="en-US"/>
        </w:rPr>
        <w:t>.</w:t>
      </w:r>
    </w:p>
    <w:p w:rsidR="00E05899" w:rsidP="0BEBE53A" w:rsidRDefault="00E05899" w14:paraId="4D3239DC" w14:textId="04250F37">
      <w:pPr>
        <w:widowControl w:val="0"/>
        <w:spacing w:line="240" w:lineRule="auto"/>
        <w:jc w:val="both"/>
        <w:rPr>
          <w:rFonts w:ascii="Times New Roman" w:hAnsi="Times New Roman" w:eastAsia="Times New Roman" w:cs="Times New Roman"/>
          <w:lang w:val="en-US"/>
        </w:rPr>
      </w:pPr>
    </w:p>
    <w:p w:rsidR="00E05899" w:rsidP="0BEBE53A" w:rsidRDefault="581FFC52" w14:paraId="5FA8574C" w14:textId="383DF1F6">
      <w:pPr>
        <w:widowControl w:val="0"/>
        <w:spacing w:line="240" w:lineRule="auto"/>
        <w:jc w:val="both"/>
      </w:pPr>
      <w:r w:rsidRPr="0BEBE53A">
        <w:rPr>
          <w:rFonts w:ascii="Times New Roman" w:hAnsi="Times New Roman" w:eastAsia="Times New Roman" w:cs="Times New Roman"/>
          <w:b/>
          <w:bCs/>
          <w:lang w:val="en-US"/>
        </w:rPr>
        <w:t>Useful Resources/Links</w:t>
      </w:r>
    </w:p>
    <w:p w:rsidR="00E05899" w:rsidP="0BEBE53A" w:rsidRDefault="00E05899" w14:paraId="7EF7DE67" w14:textId="0BB38DAB">
      <w:pPr>
        <w:widowControl w:val="0"/>
        <w:spacing w:line="240" w:lineRule="auto"/>
        <w:jc w:val="both"/>
        <w:rPr>
          <w:rFonts w:ascii="Times New Roman" w:hAnsi="Times New Roman" w:eastAsia="Times New Roman" w:cs="Times New Roman"/>
          <w:b/>
          <w:bCs/>
          <w:lang w:val="en-US"/>
        </w:rPr>
      </w:pPr>
    </w:p>
    <w:p w:rsidR="00E05899" w:rsidRDefault="1515B90B" w14:paraId="18D7C0BF" w14:textId="07B2AC79">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Wind Energy Council (NWEC): </w:t>
      </w:r>
      <w:hyperlink r:id="rId25">
        <w:r w:rsidRPr="0BEBE53A">
          <w:rPr>
            <w:rStyle w:val="Hyperlink"/>
            <w:lang w:val="en-US"/>
          </w:rPr>
          <w:t>www.n-wec.org</w:t>
        </w:r>
      </w:hyperlink>
      <w:r w:rsidRPr="0BEBE53A">
        <w:rPr>
          <w:rFonts w:ascii="Times New Roman" w:hAnsi="Times New Roman" w:eastAsia="Times New Roman" w:cs="Times New Roman"/>
          <w:lang w:val="en-US"/>
        </w:rPr>
        <w:t xml:space="preserve"> </w:t>
      </w:r>
    </w:p>
    <w:p w:rsidR="00E05899" w:rsidRDefault="1515B90B" w14:paraId="17CB99FE" w14:textId="0DF9D47F">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Global Wind Atlas - Nigeria: </w:t>
      </w:r>
      <w:hyperlink r:id="rId26">
        <w:r w:rsidRPr="0BEBE53A">
          <w:rPr>
            <w:rStyle w:val="Hyperlink"/>
            <w:lang w:val="en-US"/>
          </w:rPr>
          <w:t>www.globalwindatlas.info/area/Nigeria</w:t>
        </w:r>
      </w:hyperlink>
      <w:r w:rsidRPr="0BEBE53A">
        <w:rPr>
          <w:rFonts w:ascii="Times New Roman" w:hAnsi="Times New Roman" w:eastAsia="Times New Roman" w:cs="Times New Roman"/>
          <w:lang w:val="en-US"/>
        </w:rPr>
        <w:t xml:space="preserve"> </w:t>
      </w:r>
    </w:p>
    <w:p w:rsidR="00E05899" w:rsidRDefault="1515B90B" w14:paraId="454847DE" w14:textId="18FC01B6">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 Energy Transition Plan: </w:t>
      </w:r>
      <w:hyperlink r:id="rId27">
        <w:r w:rsidRPr="0BEBE53A">
          <w:rPr>
            <w:rStyle w:val="Hyperlink"/>
            <w:lang w:val="en-US"/>
          </w:rPr>
          <w:t>www.energytransition.gov.ng</w:t>
        </w:r>
      </w:hyperlink>
      <w:r w:rsidRPr="0BEBE53A">
        <w:rPr>
          <w:rFonts w:ascii="Times New Roman" w:hAnsi="Times New Roman" w:eastAsia="Times New Roman" w:cs="Times New Roman"/>
          <w:lang w:val="en-US"/>
        </w:rPr>
        <w:t xml:space="preserve"> </w:t>
      </w:r>
    </w:p>
    <w:p w:rsidR="00E05899" w:rsidRDefault="1515B90B" w14:paraId="42E906A6" w14:textId="4D131B1F">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IRENA Renewable Energy Roadmap Nigeria (2023): </w:t>
      </w:r>
      <w:hyperlink r:id="rId28">
        <w:r w:rsidRPr="0BEBE53A">
          <w:rPr>
            <w:rStyle w:val="Hyperlink"/>
            <w:lang w:val="en-US"/>
          </w:rPr>
          <w:t>www.irena.org/Publications/2023/Jan/Renewable-Energy-Roadmap-Nigeria</w:t>
        </w:r>
      </w:hyperlink>
      <w:r w:rsidRPr="0BEBE53A">
        <w:rPr>
          <w:rFonts w:ascii="Times New Roman" w:hAnsi="Times New Roman" w:eastAsia="Times New Roman" w:cs="Times New Roman"/>
          <w:lang w:val="en-US"/>
        </w:rPr>
        <w:t xml:space="preserve"> </w:t>
      </w:r>
    </w:p>
    <w:p w:rsidR="00E05899" w:rsidRDefault="1515B90B" w14:paraId="01AFA89E" w14:textId="209BF5DF">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Electricity Regulatory Commission: </w:t>
      </w:r>
      <w:hyperlink r:id="rId29">
        <w:r w:rsidRPr="0BEBE53A" w:rsidR="0F722239">
          <w:rPr>
            <w:rStyle w:val="Hyperlink"/>
            <w:lang w:val="en-US"/>
          </w:rPr>
          <w:t>www.</w:t>
        </w:r>
        <w:r w:rsidRPr="0BEBE53A">
          <w:rPr>
            <w:rStyle w:val="Hyperlink"/>
            <w:lang w:val="en-US"/>
          </w:rPr>
          <w:t>nerc.gov.ng</w:t>
        </w:r>
      </w:hyperlink>
      <w:r w:rsidRPr="0BEBE53A" w:rsidR="53279F12">
        <w:rPr>
          <w:rFonts w:ascii="Times New Roman" w:hAnsi="Times New Roman" w:eastAsia="Times New Roman" w:cs="Times New Roman"/>
          <w:lang w:val="en-US"/>
        </w:rPr>
        <w:t xml:space="preserve"> </w:t>
      </w:r>
    </w:p>
    <w:p w:rsidR="00E05899" w:rsidRDefault="1515B90B" w14:paraId="68ACE45C" w14:textId="0AE7B1B1">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Investment Promotion Commission: </w:t>
      </w:r>
      <w:hyperlink r:id="rId30">
        <w:r w:rsidRPr="0BEBE53A" w:rsidR="0C2C1973">
          <w:rPr>
            <w:rStyle w:val="Hyperlink"/>
            <w:lang w:val="en-US"/>
          </w:rPr>
          <w:t>www.</w:t>
        </w:r>
        <w:r w:rsidRPr="0BEBE53A">
          <w:rPr>
            <w:rStyle w:val="Hyperlink"/>
            <w:lang w:val="en-US"/>
          </w:rPr>
          <w:t>nipc.gov.ng</w:t>
        </w:r>
      </w:hyperlink>
      <w:r w:rsidRPr="0BEBE53A" w:rsidR="2E9E3963">
        <w:rPr>
          <w:rFonts w:ascii="Times New Roman" w:hAnsi="Times New Roman" w:eastAsia="Times New Roman" w:cs="Times New Roman"/>
          <w:lang w:val="en-US"/>
        </w:rPr>
        <w:t xml:space="preserve"> </w:t>
      </w:r>
    </w:p>
    <w:p w:rsidR="00E05899" w:rsidRDefault="1515B90B" w14:paraId="1A6F209F" w14:textId="2C16ED37">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Rural Electrification Agency: </w:t>
      </w:r>
      <w:hyperlink r:id="rId31">
        <w:r w:rsidRPr="0BEBE53A" w:rsidR="043A952A">
          <w:rPr>
            <w:rStyle w:val="Hyperlink"/>
            <w:lang w:val="en-US"/>
          </w:rPr>
          <w:t>www.</w:t>
        </w:r>
        <w:r w:rsidRPr="0BEBE53A">
          <w:rPr>
            <w:rStyle w:val="Hyperlink"/>
            <w:lang w:val="en-US"/>
          </w:rPr>
          <w:t>rea.gov.ng</w:t>
        </w:r>
      </w:hyperlink>
      <w:r w:rsidRPr="0BEBE53A" w:rsidR="7C2EBE64">
        <w:rPr>
          <w:rFonts w:ascii="Times New Roman" w:hAnsi="Times New Roman" w:eastAsia="Times New Roman" w:cs="Times New Roman"/>
          <w:lang w:val="en-US"/>
        </w:rPr>
        <w:t xml:space="preserve"> </w:t>
      </w:r>
    </w:p>
    <w:p w:rsidR="00E05899" w:rsidRDefault="1515B90B" w14:paraId="4138DCEA" w14:textId="0FB78F0D">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Standards </w:t>
      </w:r>
      <w:r w:rsidRPr="0BEBE53A" w:rsidR="70D9B305">
        <w:rPr>
          <w:rFonts w:ascii="Times New Roman" w:hAnsi="Times New Roman" w:eastAsia="Times New Roman" w:cs="Times New Roman"/>
          <w:lang w:val="en-US"/>
        </w:rPr>
        <w:t>Organization</w:t>
      </w:r>
      <w:r w:rsidRPr="0BEBE53A">
        <w:rPr>
          <w:rFonts w:ascii="Times New Roman" w:hAnsi="Times New Roman" w:eastAsia="Times New Roman" w:cs="Times New Roman"/>
          <w:lang w:val="en-US"/>
        </w:rPr>
        <w:t xml:space="preserve"> of Nigeria: </w:t>
      </w:r>
      <w:hyperlink r:id="rId32">
        <w:r w:rsidRPr="0BEBE53A" w:rsidR="3CD1C6DB">
          <w:rPr>
            <w:rStyle w:val="Hyperlink"/>
            <w:lang w:val="en-US"/>
          </w:rPr>
          <w:t>www.</w:t>
        </w:r>
        <w:r w:rsidRPr="0BEBE53A">
          <w:rPr>
            <w:rStyle w:val="Hyperlink"/>
            <w:lang w:val="en-US"/>
          </w:rPr>
          <w:t>son.gov.ng</w:t>
        </w:r>
      </w:hyperlink>
      <w:r w:rsidRPr="0BEBE53A" w:rsidR="5BC88417">
        <w:rPr>
          <w:rFonts w:ascii="Times New Roman" w:hAnsi="Times New Roman" w:eastAsia="Times New Roman" w:cs="Times New Roman"/>
          <w:lang w:val="en-US"/>
        </w:rPr>
        <w:t xml:space="preserve"> </w:t>
      </w:r>
    </w:p>
    <w:p w:rsidR="00E05899" w:rsidRDefault="1515B90B" w14:paraId="01970BEC" w14:textId="1C7743E7">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Environmental Standards and Regulations Enforcement Agency: </w:t>
      </w:r>
      <w:hyperlink r:id="rId33">
        <w:r w:rsidRPr="0BEBE53A" w:rsidR="174BD764">
          <w:rPr>
            <w:rStyle w:val="Hyperlink"/>
            <w:lang w:val="en-US"/>
          </w:rPr>
          <w:t>www.</w:t>
        </w:r>
        <w:r w:rsidRPr="0BEBE53A">
          <w:rPr>
            <w:rStyle w:val="Hyperlink"/>
            <w:lang w:val="en-US"/>
          </w:rPr>
          <w:t>nesrea.gov.ng</w:t>
        </w:r>
      </w:hyperlink>
      <w:r w:rsidRPr="0BEBE53A" w:rsidR="78F3F752">
        <w:rPr>
          <w:rFonts w:ascii="Times New Roman" w:hAnsi="Times New Roman" w:eastAsia="Times New Roman" w:cs="Times New Roman"/>
          <w:lang w:val="en-US"/>
        </w:rPr>
        <w:t xml:space="preserve"> </w:t>
      </w:r>
    </w:p>
    <w:p w:rsidR="00E05899" w:rsidRDefault="1515B90B" w14:paraId="258A1227" w14:textId="0E4D8249">
      <w:pPr>
        <w:pStyle w:val="ListParagraph"/>
        <w:widowControl w:val="0"/>
        <w:numPr>
          <w:ilvl w:val="0"/>
          <w:numId w:val="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Energy Commission of Nigeria: </w:t>
      </w:r>
      <w:hyperlink r:id="rId34">
        <w:r w:rsidRPr="0BEBE53A" w:rsidR="160F8444">
          <w:rPr>
            <w:rStyle w:val="Hyperlink"/>
            <w:lang w:val="en-US"/>
          </w:rPr>
          <w:t>www.</w:t>
        </w:r>
        <w:r w:rsidRPr="0BEBE53A">
          <w:rPr>
            <w:rStyle w:val="Hyperlink"/>
            <w:lang w:val="en-US"/>
          </w:rPr>
          <w:t>energy.gov.ng</w:t>
        </w:r>
      </w:hyperlink>
      <w:r w:rsidRPr="0BEBE53A" w:rsidR="248FF6DD">
        <w:rPr>
          <w:rFonts w:ascii="Times New Roman" w:hAnsi="Times New Roman" w:eastAsia="Times New Roman" w:cs="Times New Roman"/>
          <w:lang w:val="en-US"/>
        </w:rPr>
        <w:t xml:space="preserve"> </w:t>
      </w:r>
    </w:p>
    <w:p w:rsidR="0BEBE53A" w:rsidP="70118F5B" w:rsidRDefault="004E8D35" w14:paraId="5A0629BD" w14:textId="0095C9D2">
      <w:pPr>
        <w:widowControl w:val="0"/>
        <w:spacing w:line="240" w:lineRule="auto"/>
        <w:jc w:val="both"/>
      </w:pPr>
      <w:r w:rsidRPr="70118F5B">
        <w:rPr>
          <w:rFonts w:ascii="Times New Roman" w:hAnsi="Times New Roman" w:eastAsia="Times New Roman" w:cs="Times New Roman"/>
          <w:b/>
          <w:bCs/>
          <w:lang w:val="en-US"/>
        </w:rPr>
        <w:t xml:space="preserve"> </w:t>
      </w:r>
    </w:p>
    <w:p w:rsidR="0BEBE53A" w:rsidP="0BEBE53A" w:rsidRDefault="0BEBE53A" w14:paraId="04364089" w14:textId="2B4B82A5">
      <w:pPr>
        <w:widowControl w:val="0"/>
        <w:spacing w:line="240" w:lineRule="auto"/>
        <w:jc w:val="both"/>
        <w:rPr>
          <w:rFonts w:ascii="Times New Roman" w:hAnsi="Times New Roman" w:eastAsia="Times New Roman" w:cs="Times New Roman"/>
          <w:b/>
          <w:bCs/>
        </w:rPr>
      </w:pPr>
    </w:p>
    <w:p w:rsidRPr="00CF1C9B" w:rsidR="00E05899" w:rsidP="0BEBE53A" w:rsidRDefault="0569E69D" w14:paraId="293D816E" w14:textId="2D1B2E73">
      <w:pPr>
        <w:pStyle w:val="Heading2"/>
      </w:pPr>
      <w:bookmarkStart w:name="_Toc1705026222" w:id="52"/>
      <w:r>
        <w:t>Finance – Text</w:t>
      </w:r>
      <w:bookmarkEnd w:id="52"/>
    </w:p>
    <w:p w:rsidR="00E05899" w:rsidP="0BEBE53A" w:rsidRDefault="0569E69D" w14:paraId="379B2B9C"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Public Finance </w:t>
      </w:r>
    </w:p>
    <w:p w:rsidR="00E05899" w:rsidP="0BEBE53A" w:rsidRDefault="0569E69D" w14:paraId="56E4C08F" w14:textId="3A7505E1">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REA Rural Electrification Fund subsidies and grants are available for off-grid and mini-grid wind projects. BOI concessional loans are accessible for wind manufacturing and project development. The NSIA-backed Fund, developed with S</w:t>
      </w:r>
      <w:r w:rsidRPr="0BEBE53A" w:rsidR="6CAF4F72">
        <w:rPr>
          <w:rFonts w:ascii="Times New Roman" w:hAnsi="Times New Roman" w:eastAsia="Times New Roman" w:cs="Times New Roman"/>
          <w:lang w:val="en-US"/>
        </w:rPr>
        <w:t xml:space="preserve">ustainable </w:t>
      </w:r>
      <w:r w:rsidRPr="0BEBE53A">
        <w:rPr>
          <w:rFonts w:ascii="Times New Roman" w:hAnsi="Times New Roman" w:eastAsia="Times New Roman" w:cs="Times New Roman"/>
          <w:lang w:val="en-US"/>
        </w:rPr>
        <w:t>E</w:t>
      </w:r>
      <w:r w:rsidRPr="0BEBE53A" w:rsidR="1B8BD66E">
        <w:rPr>
          <w:rFonts w:ascii="Times New Roman" w:hAnsi="Times New Roman" w:eastAsia="Times New Roman" w:cs="Times New Roman"/>
          <w:lang w:val="en-US"/>
        </w:rPr>
        <w:t xml:space="preserve">nergy </w:t>
      </w:r>
      <w:r w:rsidRPr="0BEBE53A">
        <w:rPr>
          <w:rFonts w:ascii="Times New Roman" w:hAnsi="Times New Roman" w:eastAsia="Times New Roman" w:cs="Times New Roman"/>
          <w:lang w:val="en-US"/>
        </w:rPr>
        <w:t>for</w:t>
      </w:r>
      <w:r w:rsidRPr="0BEBE53A" w:rsidR="1C8F1FF4">
        <w:rPr>
          <w:rFonts w:ascii="Times New Roman" w:hAnsi="Times New Roman" w:eastAsia="Times New Roman" w:cs="Times New Roman"/>
          <w:lang w:val="en-US"/>
        </w:rPr>
        <w:t xml:space="preserve"> </w:t>
      </w:r>
      <w:r w:rsidRPr="0BEBE53A">
        <w:rPr>
          <w:rFonts w:ascii="Times New Roman" w:hAnsi="Times New Roman" w:eastAsia="Times New Roman" w:cs="Times New Roman"/>
          <w:lang w:val="en-US"/>
        </w:rPr>
        <w:t>A</w:t>
      </w:r>
      <w:r w:rsidRPr="0BEBE53A" w:rsidR="116A7D69">
        <w:rPr>
          <w:rFonts w:ascii="Times New Roman" w:hAnsi="Times New Roman" w:eastAsia="Times New Roman" w:cs="Times New Roman"/>
          <w:lang w:val="en-US"/>
        </w:rPr>
        <w:t>ll</w:t>
      </w:r>
      <w:commentRangeStart w:id="53"/>
      <w:r w:rsidRPr="0BEBE53A">
        <w:rPr>
          <w:rFonts w:ascii="Times New Roman" w:hAnsi="Times New Roman" w:eastAsia="Times New Roman" w:cs="Times New Roman"/>
          <w:lang w:val="en-US"/>
        </w:rPr>
        <w:t>, I</w:t>
      </w:r>
      <w:r w:rsidRPr="0BEBE53A" w:rsidR="2775CFE4">
        <w:rPr>
          <w:rFonts w:ascii="Times New Roman" w:hAnsi="Times New Roman" w:eastAsia="Times New Roman" w:cs="Times New Roman"/>
          <w:lang w:val="en-US"/>
        </w:rPr>
        <w:t>nternational Solar Alliance,</w:t>
      </w:r>
      <w:r w:rsidRPr="0BEBE53A">
        <w:rPr>
          <w:rFonts w:ascii="Times New Roman" w:hAnsi="Times New Roman" w:eastAsia="Times New Roman" w:cs="Times New Roman"/>
          <w:lang w:val="en-US"/>
        </w:rPr>
        <w:t xml:space="preserve"> </w:t>
      </w:r>
      <w:commentRangeEnd w:id="53"/>
      <w:r w:rsidRPr="0BEBE53A" w:rsidR="00E05899">
        <w:rPr>
          <w:rStyle w:val="CommentReference"/>
          <w:rFonts w:ascii="Times New Roman" w:hAnsi="Times New Roman" w:eastAsia="Times New Roman" w:cs="Times New Roman"/>
          <w:sz w:val="22"/>
          <w:szCs w:val="22"/>
          <w:lang w:val="en-US"/>
        </w:rPr>
        <w:commentReference w:id="53"/>
      </w:r>
      <w:r w:rsidRPr="0BEBE53A">
        <w:rPr>
          <w:rFonts w:ascii="Times New Roman" w:hAnsi="Times New Roman" w:eastAsia="Times New Roman" w:cs="Times New Roman"/>
          <w:lang w:val="en-US"/>
        </w:rPr>
        <w:t xml:space="preserve">and </w:t>
      </w:r>
      <w:r w:rsidRPr="0BEBE53A">
        <w:rPr>
          <w:rFonts w:ascii="Times New Roman" w:hAnsi="Times New Roman" w:eastAsia="Times New Roman" w:cs="Times New Roman"/>
          <w:lang w:val="en-US"/>
        </w:rPr>
        <w:lastRenderedPageBreak/>
        <w:t>Africa50, is available for wind-linked mini-grid projects.</w:t>
      </w:r>
    </w:p>
    <w:p w:rsidR="00E05899" w:rsidP="0BEBE53A" w:rsidRDefault="0569E69D" w14:paraId="20BC1354"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Commercial Finance </w:t>
      </w:r>
    </w:p>
    <w:p w:rsidR="00E05899" w:rsidP="0BEBE53A" w:rsidRDefault="0569E69D" w14:paraId="6A3E4E23" w14:textId="076A9553">
      <w:pPr>
        <w:widowControl w:val="0"/>
        <w:spacing w:before="240" w:after="240" w:line="240" w:lineRule="auto"/>
        <w:ind w:left="360"/>
        <w:jc w:val="both"/>
        <w:rPr>
          <w:rFonts w:ascii="Times New Roman" w:hAnsi="Times New Roman" w:eastAsia="Times New Roman" w:cs="Times New Roman"/>
          <w:lang w:val="en-US"/>
        </w:rPr>
      </w:pPr>
      <w:commentRangeStart w:id="54"/>
      <w:r w:rsidRPr="0BEBE53A">
        <w:rPr>
          <w:rFonts w:ascii="Times New Roman" w:hAnsi="Times New Roman" w:eastAsia="Times New Roman" w:cs="Times New Roman"/>
          <w:lang w:val="en-US"/>
        </w:rPr>
        <w:t xml:space="preserve">Local banks, including FCMB, Sterling, </w:t>
      </w:r>
      <w:r w:rsidRPr="0BEBE53A" w:rsidR="700C2224">
        <w:rPr>
          <w:rFonts w:ascii="Times New Roman" w:hAnsi="Times New Roman" w:eastAsia="Times New Roman" w:cs="Times New Roman"/>
          <w:lang w:val="en-US"/>
        </w:rPr>
        <w:t xml:space="preserve">the German Desk under </w:t>
      </w:r>
      <w:r w:rsidRPr="0BEBE53A">
        <w:rPr>
          <w:rFonts w:ascii="Times New Roman" w:hAnsi="Times New Roman" w:eastAsia="Times New Roman" w:cs="Times New Roman"/>
          <w:lang w:val="en-US"/>
        </w:rPr>
        <w:t>Access</w:t>
      </w:r>
      <w:r w:rsidRPr="0BEBE53A" w:rsidR="5096F9D4">
        <w:rPr>
          <w:rFonts w:ascii="Times New Roman" w:hAnsi="Times New Roman" w:eastAsia="Times New Roman" w:cs="Times New Roman"/>
          <w:lang w:val="en-US"/>
        </w:rPr>
        <w:t xml:space="preserve"> Bank</w:t>
      </w:r>
      <w:r w:rsidRPr="0BEBE53A">
        <w:rPr>
          <w:rFonts w:ascii="Times New Roman" w:hAnsi="Times New Roman" w:eastAsia="Times New Roman" w:cs="Times New Roman"/>
          <w:lang w:val="en-US"/>
        </w:rPr>
        <w:t>, and Lotus, provide RE lending. AfDB, IFC, and Africa Finance Corporation offer debt and equity. InfraCredit guarantees, green bonds, and hybrid capital instruments are available for well-structured transactions. Local pension and insurance capital is accessible via NSIA DRE Fund de-risking.</w:t>
      </w:r>
      <w:commentRangeEnd w:id="54"/>
      <w:r w:rsidR="00E05899">
        <w:rPr>
          <w:rStyle w:val="CommentReference"/>
          <w:rFonts w:ascii="Times New Roman" w:hAnsi="Times New Roman" w:eastAsia="Times New Roman" w:cs="Times New Roman"/>
          <w:sz w:val="22"/>
          <w:szCs w:val="22"/>
          <w:lang w:val="en-US"/>
        </w:rPr>
        <w:commentReference w:id="54"/>
      </w:r>
    </w:p>
    <w:p w:rsidR="00E05899" w:rsidP="0BEBE53A" w:rsidRDefault="0569E69D" w14:paraId="73487FA2"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Guarantees &amp; Risk Instruments </w:t>
      </w:r>
    </w:p>
    <w:p w:rsidR="00E05899" w:rsidP="0BEBE53A" w:rsidRDefault="0569E69D" w14:paraId="3F5571C6" w14:textId="3BA4CB09">
      <w:pPr>
        <w:widowControl w:val="0"/>
        <w:spacing w:before="240" w:after="240"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World Bank and AfDB Partial Risk Guarantees (PRGs), MIGA political risk insurance, N</w:t>
      </w:r>
      <w:r w:rsidRPr="0BEBE53A" w:rsidR="3FFE51BF">
        <w:rPr>
          <w:rFonts w:ascii="Times New Roman" w:hAnsi="Times New Roman" w:eastAsia="Times New Roman" w:cs="Times New Roman"/>
        </w:rPr>
        <w:t xml:space="preserve">igerian </w:t>
      </w:r>
      <w:r w:rsidRPr="0BEBE53A">
        <w:rPr>
          <w:rFonts w:ascii="Times New Roman" w:hAnsi="Times New Roman" w:eastAsia="Times New Roman" w:cs="Times New Roman"/>
        </w:rPr>
        <w:t>S</w:t>
      </w:r>
      <w:r w:rsidRPr="0BEBE53A" w:rsidR="10BC02BC">
        <w:rPr>
          <w:rFonts w:ascii="Times New Roman" w:hAnsi="Times New Roman" w:eastAsia="Times New Roman" w:cs="Times New Roman"/>
        </w:rPr>
        <w:t xml:space="preserve">overeign </w:t>
      </w:r>
      <w:r w:rsidRPr="0BEBE53A">
        <w:rPr>
          <w:rFonts w:ascii="Times New Roman" w:hAnsi="Times New Roman" w:eastAsia="Times New Roman" w:cs="Times New Roman"/>
        </w:rPr>
        <w:t>I</w:t>
      </w:r>
      <w:r w:rsidRPr="0BEBE53A" w:rsidR="6968F0CC">
        <w:rPr>
          <w:rFonts w:ascii="Times New Roman" w:hAnsi="Times New Roman" w:eastAsia="Times New Roman" w:cs="Times New Roman"/>
        </w:rPr>
        <w:t xml:space="preserve">nvestment </w:t>
      </w:r>
      <w:r w:rsidRPr="0BEBE53A">
        <w:rPr>
          <w:rFonts w:ascii="Times New Roman" w:hAnsi="Times New Roman" w:eastAsia="Times New Roman" w:cs="Times New Roman"/>
        </w:rPr>
        <w:t>A</w:t>
      </w:r>
      <w:r w:rsidRPr="0BEBE53A" w:rsidR="0DBEA578">
        <w:rPr>
          <w:rFonts w:ascii="Times New Roman" w:hAnsi="Times New Roman" w:eastAsia="Times New Roman" w:cs="Times New Roman"/>
        </w:rPr>
        <w:t>uthority</w:t>
      </w:r>
      <w:r w:rsidRPr="0BEBE53A">
        <w:rPr>
          <w:rFonts w:ascii="Times New Roman" w:hAnsi="Times New Roman" w:eastAsia="Times New Roman" w:cs="Times New Roman"/>
        </w:rPr>
        <w:t xml:space="preserve"> credit enhancements, and REA performance guarantees are available for mini-grid linked projects. Feed-in tariff uncertainty and inconsistent policy signals are the primary risk factors flagged by lenders; PRGs are the recommended instrument to address these.</w:t>
      </w:r>
    </w:p>
    <w:p w:rsidR="00E05899" w:rsidP="0BEBE53A" w:rsidRDefault="0569E69D" w14:paraId="4BFA7F96"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Blended Finance </w:t>
      </w:r>
    </w:p>
    <w:p w:rsidR="00E05899" w:rsidP="0BEBE53A" w:rsidRDefault="0569E69D" w14:paraId="63FD8258" w14:textId="1EC904C3">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DARES blended structures, combining World Bank grants, private debt, and donor co-funding, are the most active deal format. AfDB and </w:t>
      </w:r>
      <w:r w:rsidRPr="0BEBE53A" w:rsidR="2840D309">
        <w:rPr>
          <w:rFonts w:ascii="Times New Roman" w:hAnsi="Times New Roman" w:eastAsia="Times New Roman" w:cs="Times New Roman"/>
          <w:lang w:val="en-US"/>
        </w:rPr>
        <w:t>EU for</w:t>
      </w:r>
      <w:r w:rsidRPr="0BEBE53A">
        <w:rPr>
          <w:rFonts w:ascii="Times New Roman" w:hAnsi="Times New Roman" w:eastAsia="Times New Roman" w:cs="Times New Roman"/>
          <w:lang w:val="en-US"/>
        </w:rPr>
        <w:t xml:space="preserve"> concessional funding, alongside commercial capital, are also available. DFI anchor deals are increasingly necessary to crowd in private capital for grid-connected wind.</w:t>
      </w:r>
    </w:p>
    <w:p w:rsidR="00E05899" w:rsidP="0BEBE53A" w:rsidRDefault="0569E69D" w14:paraId="0F7E568B" w14:textId="1376057C">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Investor </w:t>
      </w:r>
      <w:r w:rsidRPr="0BEBE53A" w:rsidR="3D2604E6">
        <w:rPr>
          <w:rFonts w:ascii="Times New Roman" w:hAnsi="Times New Roman" w:eastAsia="Times New Roman" w:cs="Times New Roman"/>
          <w:b/>
          <w:bCs/>
          <w:u w:val="single"/>
        </w:rPr>
        <w:t>Outlook</w:t>
      </w:r>
    </w:p>
    <w:p w:rsidR="00E05899" w:rsidP="0BEBE53A" w:rsidRDefault="2FABF8ED" w14:paraId="2267A8A0" w14:textId="5B810C05">
      <w:pPr>
        <w:widowControl w:val="0"/>
        <w:spacing w:before="240" w:after="240" w:line="240" w:lineRule="auto"/>
        <w:ind w:left="360"/>
        <w:jc w:val="both"/>
      </w:pPr>
      <w:r w:rsidRPr="0BEBE53A">
        <w:rPr>
          <w:rFonts w:ascii="Times New Roman" w:hAnsi="Times New Roman" w:eastAsia="Times New Roman" w:cs="Times New Roman"/>
          <w:lang w:val="en-US"/>
        </w:rPr>
        <w:t>Wind's strongest near-term returns sit in the confirmed high-wind corridor of Plateau, Taraba, and Katsina, where speeds exceed 7 m/</w:t>
      </w:r>
      <w:r w:rsidRPr="0BEBE53A" w:rsidR="4F7F503B">
        <w:rPr>
          <w:rFonts w:ascii="Times New Roman" w:hAnsi="Times New Roman" w:eastAsia="Times New Roman" w:cs="Times New Roman"/>
          <w:lang w:val="en-US"/>
        </w:rPr>
        <w:t>s, and</w:t>
      </w:r>
      <w:r w:rsidRPr="0BEBE53A">
        <w:rPr>
          <w:rFonts w:ascii="Times New Roman" w:hAnsi="Times New Roman" w:eastAsia="Times New Roman" w:cs="Times New Roman"/>
          <w:lang w:val="en-US"/>
        </w:rPr>
        <w:t xml:space="preserve"> existing feasibility data cuts exploratory risk. The fastest path to cash flow is the 100 kW–1 MW mini-grid tier, with permitting at roughly 30 days and hybrid wind-solar systems serving rural and telecom loads earning well before larger projects clear EIA and grid connection.</w:t>
      </w:r>
    </w:p>
    <w:p w:rsidR="00E05899" w:rsidP="0BEBE53A" w:rsidRDefault="00E05899" w14:paraId="0F19A09B" w14:textId="59227331">
      <w:pPr>
        <w:widowControl w:val="0"/>
        <w:spacing w:before="240" w:after="240" w:line="240" w:lineRule="auto"/>
        <w:ind w:left="360"/>
        <w:jc w:val="both"/>
        <w:rPr>
          <w:rFonts w:ascii="Times New Roman" w:hAnsi="Times New Roman" w:eastAsia="Times New Roman" w:cs="Times New Roman"/>
          <w:lang w:val="en-US"/>
        </w:rPr>
      </w:pPr>
    </w:p>
    <w:p w:rsidR="0BEBE53A" w:rsidP="70118F5B" w:rsidRDefault="1991E44D" w14:paraId="6BE33E80" w14:textId="4B875840">
      <w:pPr>
        <w:widowControl w:val="0"/>
        <w:spacing w:before="240" w:after="240" w:line="240" w:lineRule="auto"/>
        <w:ind w:left="360"/>
        <w:jc w:val="both"/>
      </w:pPr>
      <w:r w:rsidRPr="70118F5B">
        <w:rPr>
          <w:rFonts w:ascii="Times New Roman" w:hAnsi="Times New Roman" w:eastAsia="Times New Roman" w:cs="Times New Roman"/>
          <w:lang w:val="en-US"/>
        </w:rPr>
        <w:t>The bigger prize is utility-scale wind in the 10–50 MW range, but it hinges on solving offtake creditworthiness. Investors who structure around DisCo payment risk using DFI guarantees and blended finance from DARES, AfDB, or EU windows are best placed to unlock Nigeria's 3,200–4,000 MW potential and set terms for the capital that follows.</w:t>
      </w:r>
    </w:p>
    <w:p w:rsidRPr="00CF1C9B" w:rsidR="00E05899" w:rsidP="0BEBE53A" w:rsidRDefault="0569E69D" w14:paraId="18C1996A" w14:textId="6D0BB9E3">
      <w:pPr>
        <w:pStyle w:val="Heading2"/>
      </w:pPr>
      <w:bookmarkStart w:name="_Toc1866956975" w:id="55"/>
      <w:commentRangeStart w:id="56"/>
      <w:r>
        <w:t>Opportunitie</w:t>
      </w:r>
      <w:commentRangeEnd w:id="56"/>
      <w:r w:rsidR="00E05899">
        <w:rPr>
          <w:rStyle w:val="CommentReference"/>
          <w:sz w:val="24"/>
          <w:szCs w:val="24"/>
        </w:rPr>
        <w:commentReference w:id="56"/>
      </w:r>
      <w:r>
        <w:t>s - Text | Photos | Videos</w:t>
      </w:r>
      <w:bookmarkEnd w:id="55"/>
    </w:p>
    <w:p w:rsidR="0BEBE53A" w:rsidP="0BEBE53A" w:rsidRDefault="0BEBE53A" w14:paraId="082FCCED" w14:textId="1FEE7D89">
      <w:pPr>
        <w:widowControl w:val="0"/>
        <w:spacing w:line="240" w:lineRule="auto"/>
        <w:ind w:left="360"/>
        <w:jc w:val="both"/>
        <w:rPr>
          <w:rFonts w:ascii="Times New Roman" w:hAnsi="Times New Roman" w:eastAsia="Times New Roman" w:cs="Times New Roman"/>
          <w:i/>
          <w:iCs/>
        </w:rPr>
      </w:pPr>
    </w:p>
    <w:p w:rsidR="0BEBE53A" w:rsidP="0BEBE53A" w:rsidRDefault="064334F7" w14:paraId="36D91A1C" w14:textId="4664FCC2">
      <w:pPr>
        <w:jc w:val="both"/>
      </w:pPr>
      <w:r w:rsidRPr="70118F5B">
        <w:rPr>
          <w:rFonts w:ascii="Times New Roman" w:hAnsi="Times New Roman" w:eastAsia="Times New Roman" w:cs="Times New Roman"/>
          <w:lang w:val="en-US"/>
        </w:rPr>
        <w:t>Nigeria's wind energy market remains largely untapped, with no utility-scale commercial wind farms currently in operation despite proven wind resources and an evolving policy landscape. This presents a rare first-mover opportunity for investors seeking long-term growth in an emerging market.</w:t>
      </w:r>
    </w:p>
    <w:p w:rsidR="0BEBE53A" w:rsidP="70118F5B" w:rsidRDefault="53070DE2" w14:paraId="04EF1EBF" w14:textId="4CC6317F">
      <w:pPr>
        <w:jc w:val="both"/>
      </w:pPr>
      <w:r w:rsidRPr="70118F5B">
        <w:rPr>
          <w:rFonts w:ascii="Times New Roman" w:hAnsi="Times New Roman" w:eastAsia="Times New Roman" w:cs="Times New Roman"/>
          <w:lang w:val="en-US"/>
        </w:rPr>
        <w:t xml:space="preserve"> </w:t>
      </w:r>
    </w:p>
    <w:p w:rsidR="0BEBE53A" w:rsidP="70118F5B" w:rsidRDefault="53070DE2" w14:paraId="07685D89" w14:textId="1E98B869">
      <w:pPr>
        <w:jc w:val="both"/>
      </w:pPr>
      <w:r w:rsidRPr="70118F5B">
        <w:rPr>
          <w:rFonts w:ascii="Times New Roman" w:hAnsi="Times New Roman" w:eastAsia="Times New Roman" w:cs="Times New Roman"/>
          <w:lang w:val="en-US"/>
        </w:rPr>
        <w:t>Momentum is building through REA-led procurement programmes, including 1,225 mini-grids targeted through competitive reverse auctions, where wind-hybrid configurations are eligible alongside solar. Multi-year studies have also identified Plateau, Taraba, and Katsina as Nigeria's strongest locations for utility-scale wind development.</w:t>
      </w:r>
    </w:p>
    <w:p w:rsidR="0BEBE53A" w:rsidP="0BEBE53A" w:rsidRDefault="0BEBE53A" w14:paraId="7406D74D" w14:textId="5E738670">
      <w:pPr>
        <w:jc w:val="both"/>
        <w:rPr>
          <w:rFonts w:ascii="Times New Roman" w:hAnsi="Times New Roman" w:eastAsia="Times New Roman" w:cs="Times New Roman"/>
          <w:lang w:val="en-US"/>
        </w:rPr>
      </w:pPr>
    </w:p>
    <w:p w:rsidR="66B3EDE4" w:rsidP="0BEBE53A" w:rsidRDefault="66B3EDE4" w14:paraId="029857D4" w14:textId="052EC512">
      <w:pPr>
        <w:jc w:val="both"/>
      </w:pPr>
      <w:r w:rsidRPr="0BEBE53A">
        <w:rPr>
          <w:rFonts w:ascii="Times New Roman" w:hAnsi="Times New Roman" w:eastAsia="Times New Roman" w:cs="Times New Roman"/>
          <w:lang w:val="en-US"/>
        </w:rPr>
        <w:lastRenderedPageBreak/>
        <w:t>For investors with patient capital, Nigeria offers a compelling opportunity to enter a market with strong resource fundamentals, increasing government support, and relatively limited competition.</w:t>
      </w:r>
    </w:p>
    <w:p w:rsidR="0BEBE53A" w:rsidP="0BEBE53A" w:rsidRDefault="0BEBE53A" w14:paraId="199F830F" w14:textId="18C68001">
      <w:pPr>
        <w:widowControl w:val="0"/>
        <w:spacing w:line="240" w:lineRule="auto"/>
        <w:ind w:left="360"/>
        <w:jc w:val="both"/>
        <w:rPr>
          <w:rFonts w:ascii="Times New Roman" w:hAnsi="Times New Roman" w:eastAsia="Times New Roman" w:cs="Times New Roman"/>
          <w:i/>
          <w:iCs/>
        </w:rPr>
      </w:pPr>
    </w:p>
    <w:p w:rsidR="00143F6F" w:rsidP="0BEBE53A" w:rsidRDefault="0569E69D" w14:paraId="1DAF0AB3" w14:textId="573EB6DE">
      <w:pPr>
        <w:widowControl w:val="0"/>
        <w:spacing w:line="240" w:lineRule="auto"/>
        <w:jc w:val="both"/>
        <w:rPr>
          <w:rFonts w:ascii="Times New Roman" w:hAnsi="Times New Roman" w:eastAsia="Times New Roman" w:cs="Times New Roman"/>
          <w:i/>
          <w:iCs/>
        </w:rPr>
      </w:pPr>
      <w:r w:rsidRPr="0BEBE53A">
        <w:rPr>
          <w:rFonts w:ascii="Times New Roman" w:hAnsi="Times New Roman" w:eastAsia="Times New Roman" w:cs="Times New Roman"/>
          <w:i/>
          <w:iCs/>
        </w:rPr>
        <w:t>PS: Photos will apply where necessary</w:t>
      </w:r>
    </w:p>
    <w:p w:rsidR="0BEBE53A" w:rsidP="0BEBE53A" w:rsidRDefault="0BEBE53A" w14:paraId="7D883F83" w14:textId="41CA0B23">
      <w:pPr>
        <w:widowControl w:val="0"/>
        <w:spacing w:line="240" w:lineRule="auto"/>
        <w:jc w:val="both"/>
        <w:rPr>
          <w:rFonts w:ascii="Times New Roman" w:hAnsi="Times New Roman" w:eastAsia="Times New Roman" w:cs="Times New Roman"/>
          <w:i/>
          <w:iCs/>
        </w:rPr>
      </w:pPr>
    </w:p>
    <w:p w:rsidR="0BEBE53A" w:rsidP="70118F5B" w:rsidRDefault="0BEBE53A" w14:paraId="508F6DC5" w14:textId="1FCF9F67">
      <w:pPr>
        <w:widowControl w:val="0"/>
        <w:spacing w:line="240" w:lineRule="auto"/>
        <w:jc w:val="both"/>
        <w:rPr>
          <w:rFonts w:ascii="Times New Roman" w:hAnsi="Times New Roman" w:eastAsia="Times New Roman" w:cs="Times New Roman"/>
          <w:i/>
          <w:iCs/>
        </w:rPr>
      </w:pPr>
    </w:p>
    <w:p w:rsidR="70118F5B" w:rsidP="70118F5B" w:rsidRDefault="70118F5B" w14:paraId="38C003A1" w14:textId="21F34CF5">
      <w:pPr>
        <w:widowControl w:val="0"/>
        <w:spacing w:line="240" w:lineRule="auto"/>
        <w:jc w:val="both"/>
        <w:rPr>
          <w:rFonts w:ascii="Times New Roman" w:hAnsi="Times New Roman" w:eastAsia="Times New Roman" w:cs="Times New Roman"/>
          <w:i/>
          <w:iCs/>
        </w:rPr>
      </w:pPr>
    </w:p>
    <w:p w:rsidRPr="00143F6F" w:rsidR="00143F6F" w:rsidP="0BEBE53A" w:rsidRDefault="2FFD2249" w14:paraId="32B95312" w14:textId="1BDAA440">
      <w:pPr>
        <w:pStyle w:val="Heading1"/>
      </w:pPr>
      <w:bookmarkStart w:name="_Toc2067321326" w:id="57"/>
      <w:r>
        <w:t>Storage (Page Title)</w:t>
      </w:r>
      <w:bookmarkEnd w:id="57"/>
    </w:p>
    <w:p w:rsidRPr="00CF1C9B" w:rsidR="00143F6F" w:rsidP="0BEBE53A" w:rsidRDefault="2FFD2249" w14:paraId="0AB4A7B1" w14:textId="2D9F4D2E">
      <w:pPr>
        <w:pStyle w:val="Heading2"/>
        <w:rPr>
          <w:sz w:val="22"/>
          <w:szCs w:val="22"/>
        </w:rPr>
      </w:pPr>
      <w:bookmarkStart w:name="_Toc1191316721" w:id="58"/>
      <w:r>
        <w:t>Description (Hero Section) - Text</w:t>
      </w:r>
      <w:bookmarkEnd w:id="58"/>
    </w:p>
    <w:p w:rsidR="00143F6F" w:rsidP="00CF1C9B" w:rsidRDefault="00143F6F" w14:paraId="4F91F616" w14:textId="77777777">
      <w:pPr>
        <w:ind w:left="360"/>
        <w:jc w:val="both"/>
        <w:rPr>
          <w:rFonts w:ascii="Times New Roman" w:hAnsi="Times New Roman" w:eastAsia="Times New Roman" w:cs="Times New Roman"/>
        </w:rPr>
      </w:pPr>
      <w:r>
        <w:rPr>
          <w:rFonts w:ascii="Times New Roman" w:hAnsi="Times New Roman" w:eastAsia="Times New Roman" w:cs="Times New Roman"/>
        </w:rPr>
        <w:t>Critical enabler for grid stability and renewable integration, unlocking reliable power supply through batteries and hybrid systems.</w:t>
      </w:r>
    </w:p>
    <w:p w:rsidR="00143F6F" w:rsidP="00CF1C9B" w:rsidRDefault="00143F6F" w14:paraId="2D9A7A18" w14:textId="77777777">
      <w:pPr>
        <w:ind w:left="360"/>
        <w:jc w:val="both"/>
        <w:rPr>
          <w:rFonts w:ascii="Times New Roman" w:hAnsi="Times New Roman" w:eastAsia="Times New Roman" w:cs="Times New Roman"/>
        </w:rPr>
      </w:pPr>
    </w:p>
    <w:p w:rsidR="00143F6F" w:rsidP="00CF1C9B" w:rsidRDefault="00143F6F" w14:paraId="1A4AA4DE" w14:textId="77777777">
      <w:pPr>
        <w:ind w:left="360"/>
        <w:jc w:val="both"/>
        <w:rPr>
          <w:rFonts w:ascii="Times New Roman" w:hAnsi="Times New Roman" w:eastAsia="Times New Roman" w:cs="Times New Roman"/>
          <w:i/>
          <w:iCs/>
        </w:rPr>
      </w:pPr>
      <w:r>
        <w:rPr>
          <w:rFonts w:ascii="Times New Roman" w:hAnsi="Times New Roman" w:eastAsia="Times New Roman" w:cs="Times New Roman"/>
          <w:i/>
          <w:iCs/>
        </w:rPr>
        <w:t>Below are clickable tabs to take the user directly to the selected session</w:t>
      </w:r>
    </w:p>
    <w:p w:rsidR="00143F6F" w:rsidP="0BEBE53A" w:rsidRDefault="00143F6F" w14:paraId="3CA38A54" w14:textId="236E17EB">
      <w:pPr>
        <w:ind w:left="360"/>
        <w:jc w:val="both"/>
        <w:rPr>
          <w:rFonts w:ascii="Times New Roman" w:hAnsi="Times New Roman" w:eastAsia="Times New Roman" w:cs="Times New Roman"/>
          <w:i/>
          <w:iCs/>
        </w:rPr>
      </w:pP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258491792"/>
          <w:lock w:val="contentLocked"/>
        </w:sdtPr>
        <w:sdtContent>
          <w:tr w:rsidR="00143F6F" w:rsidTr="00CF1C9B" w14:paraId="3C569389"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68FE7C66"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05F744A0"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A10735B"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642663F7"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2FD5E8F4" w14:textId="77777777">
                <w:pPr>
                  <w:widowControl w:val="0"/>
                  <w:spacing w:line="240" w:lineRule="auto"/>
                  <w:jc w:val="both"/>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0143F6F" w:rsidP="00143F6F" w:rsidRDefault="00143F6F" w14:paraId="6066BFC4" w14:textId="77777777">
      <w:pPr>
        <w:jc w:val="both"/>
        <w:rPr>
          <w:rFonts w:ascii="Times New Roman" w:hAnsi="Times New Roman" w:eastAsia="Times New Roman" w:cs="Times New Roman"/>
          <w:b/>
          <w:bCs/>
        </w:rPr>
      </w:pPr>
    </w:p>
    <w:p w:rsidRPr="00CF1C9B" w:rsidR="00143F6F" w:rsidP="0BEBE53A" w:rsidRDefault="2FFD2249" w14:paraId="60D7A99A" w14:textId="28C1C7A0">
      <w:pPr>
        <w:pStyle w:val="Heading2"/>
      </w:pPr>
      <w:bookmarkStart w:name="_Toc123895230" w:id="59"/>
      <w:r>
        <w:t>Overview - Text</w:t>
      </w:r>
      <w:bookmarkEnd w:id="59"/>
    </w:p>
    <w:p w:rsidR="00143F6F" w:rsidP="00143F6F" w:rsidRDefault="00143F6F" w14:paraId="4C926C42" w14:textId="77777777">
      <w:pPr>
        <w:widowControl w:val="0"/>
        <w:spacing w:line="240" w:lineRule="auto"/>
        <w:jc w:val="both"/>
        <w:rPr>
          <w:rFonts w:ascii="Times New Roman" w:hAnsi="Times New Roman" w:eastAsia="Times New Roman" w:cs="Times New Roman"/>
          <w:b/>
          <w:bCs/>
          <w:sz w:val="24"/>
          <w:szCs w:val="24"/>
        </w:rPr>
      </w:pPr>
    </w:p>
    <w:p w:rsidR="00143F6F" w:rsidP="00CF1C9B" w:rsidRDefault="00143F6F" w14:paraId="28500EB9"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Storage is becoming one of the most strategic segments in Nigeria’s energy transition because reliable electricity remains a major challenge across households, businesses, and industries. As solar deployment grows, battery systems are increasingly required to improve reliability, reduce diesel dependence, stabilise mini-grids, and support grid flexibility.</w:t>
      </w:r>
    </w:p>
    <w:p w:rsidR="00143F6F" w:rsidP="00CF1C9B" w:rsidRDefault="00143F6F" w14:paraId="22519485" w14:textId="77777777">
      <w:pPr>
        <w:widowControl w:val="0"/>
        <w:spacing w:line="240" w:lineRule="auto"/>
        <w:ind w:left="360"/>
        <w:jc w:val="both"/>
        <w:rPr>
          <w:rFonts w:ascii="Times New Roman" w:hAnsi="Times New Roman" w:eastAsia="Times New Roman" w:cs="Times New Roman"/>
        </w:rPr>
      </w:pPr>
    </w:p>
    <w:p w:rsidR="00143F6F" w:rsidP="00CF1C9B" w:rsidRDefault="2FFD2249" w14:paraId="2EBB6678" w14:textId="187C3E7E">
      <w:pPr>
        <w:widowControl w:val="0"/>
        <w:spacing w:line="240" w:lineRule="auto"/>
        <w:ind w:left="360"/>
        <w:jc w:val="both"/>
      </w:pPr>
      <w:r w:rsidRPr="0BEBE53A">
        <w:rPr>
          <w:rFonts w:ascii="Times New Roman" w:hAnsi="Times New Roman" w:eastAsia="Times New Roman" w:cs="Times New Roman"/>
        </w:rPr>
        <w:t xml:space="preserve">Battery prices have declined significantly globally over the last decade, improving project economics for Nigerian developers and energy users. </w:t>
      </w:r>
      <w:r w:rsidRPr="0BEBE53A" w:rsidR="50659743">
        <w:rPr>
          <w:rFonts w:ascii="Times New Roman" w:hAnsi="Times New Roman" w:eastAsia="Times New Roman" w:cs="Times New Roman"/>
        </w:rPr>
        <w:t>Storage demand in Nigeria is being driven by the need for reliable power, increasing renewable energy deployment, rising electricity costs, and efforts to reduce dependence on diesel generation. Key market segments include commercial and industrial facilities, telecommunications infrastructure, mini-grids, critical public services, and utility-scale renewable energy projects.</w:t>
      </w:r>
    </w:p>
    <w:p w:rsidR="00143F6F" w:rsidP="00CF1C9B" w:rsidRDefault="00143F6F" w14:paraId="6656CD41" w14:textId="77777777">
      <w:pPr>
        <w:widowControl w:val="0"/>
        <w:spacing w:line="240" w:lineRule="auto"/>
        <w:ind w:left="360"/>
        <w:jc w:val="both"/>
        <w:rPr>
          <w:rFonts w:ascii="Times New Roman" w:hAnsi="Times New Roman" w:eastAsia="Times New Roman" w:cs="Times New Roman"/>
        </w:rPr>
      </w:pPr>
    </w:p>
    <w:p w:rsidR="0BEBE53A" w:rsidP="0BEBE53A" w:rsidRDefault="00143F6F" w14:paraId="65CEF949" w14:textId="337E1EE1">
      <w:pPr>
        <w:widowControl w:val="0"/>
        <w:spacing w:line="240" w:lineRule="auto"/>
        <w:ind w:left="360"/>
        <w:jc w:val="both"/>
        <w:rPr>
          <w:rFonts w:ascii="Times New Roman" w:hAnsi="Times New Roman" w:eastAsia="Times New Roman" w:cs="Times New Roman"/>
        </w:rPr>
      </w:pPr>
      <w:r w:rsidRPr="70118F5B">
        <w:rPr>
          <w:rFonts w:ascii="Times New Roman" w:hAnsi="Times New Roman" w:eastAsia="Times New Roman" w:cs="Times New Roman"/>
        </w:rPr>
        <w:t>Storage is also becoming central to Nigeria’s long-term renewable energy expansion, particularly as more distributed solar and mini-grid projects come online.</w:t>
      </w:r>
    </w:p>
    <w:p w:rsidR="00143F6F" w:rsidP="00CF1C9B" w:rsidRDefault="00143F6F" w14:paraId="0FCEA8C1" w14:textId="77777777">
      <w:pPr>
        <w:widowControl w:val="0"/>
        <w:spacing w:line="240" w:lineRule="auto"/>
        <w:ind w:left="360"/>
        <w:jc w:val="both"/>
        <w:rPr>
          <w:rFonts w:ascii="Times New Roman" w:hAnsi="Times New Roman" w:eastAsia="Times New Roman" w:cs="Times New Roman"/>
        </w:rPr>
      </w:pPr>
    </w:p>
    <w:p w:rsidRPr="00CF1C9B" w:rsidR="00143F6F" w:rsidP="0BEBE53A" w:rsidRDefault="2FFD2249" w14:paraId="062CA01A" w14:textId="09165303">
      <w:pPr>
        <w:pStyle w:val="Heading2"/>
      </w:pPr>
      <w:bookmarkStart w:name="_Toc1560670485" w:id="60"/>
      <w:r>
        <w:t>Key Facts - Infographics | Factsheets</w:t>
      </w:r>
      <w:bookmarkEnd w:id="60"/>
    </w:p>
    <w:p w:rsidR="00143F6F" w:rsidP="00CF1C9B" w:rsidRDefault="00143F6F" w14:paraId="7906AA75" w14:textId="77777777">
      <w:pPr>
        <w:widowControl w:val="0"/>
        <w:spacing w:line="240" w:lineRule="auto"/>
        <w:ind w:left="360"/>
        <w:jc w:val="both"/>
        <w:rPr>
          <w:rFonts w:ascii="Times New Roman" w:hAnsi="Times New Roman" w:eastAsia="Times New Roman" w:cs="Times New Roman"/>
          <w:b/>
          <w:bCs/>
          <w:sz w:val="24"/>
          <w:szCs w:val="24"/>
        </w:rPr>
      </w:pPr>
    </w:p>
    <w:p w:rsidR="08040A42" w:rsidRDefault="08040A42" w14:paraId="4651DF4C" w14:textId="65EF1C6F">
      <w:pPr>
        <w:pStyle w:val="ListParagraph"/>
        <w:widowControl w:val="0"/>
        <w:numPr>
          <w:ilvl w:val="0"/>
          <w:numId w:val="8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20–40% potential energy-cost reduction from solar-plus-storage hybrid systems.</w:t>
      </w:r>
    </w:p>
    <w:p w:rsidR="08040A42" w:rsidP="0BEBE53A" w:rsidRDefault="08040A42" w14:paraId="53F50F0F" w14:textId="4F1BD7C2">
      <w:pPr>
        <w:pStyle w:val="ListParagraph"/>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Source: IFC Distributed Solar Market Assessments; industry project data; REA market reports.</w:t>
      </w:r>
    </w:p>
    <w:p w:rsidR="08040A42" w:rsidP="0BEBE53A" w:rsidRDefault="08040A42" w14:paraId="07FA44AD" w14:textId="1EAAF6BE">
      <w:pPr>
        <w:pStyle w:val="ListParagraph"/>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 xml:space="preserve">Design: Before vs After Cost Comparison </w:t>
      </w:r>
    </w:p>
    <w:p w:rsidR="0BEBE53A" w:rsidP="0BEBE53A" w:rsidRDefault="0BEBE53A" w14:paraId="4CA7F574" w14:textId="409263ED">
      <w:pPr>
        <w:pStyle w:val="ListParagraph"/>
        <w:jc w:val="both"/>
        <w:rPr>
          <w:rFonts w:ascii="Times New Roman" w:hAnsi="Times New Roman" w:eastAsia="Times New Roman" w:cs="Times New Roman"/>
          <w:lang w:val="en-US"/>
        </w:rPr>
      </w:pPr>
    </w:p>
    <w:p w:rsidR="08040A42" w:rsidRDefault="08040A42" w14:paraId="74A39EE3" w14:textId="34977B4C">
      <w:pPr>
        <w:pStyle w:val="ListParagraph"/>
        <w:numPr>
          <w:ilvl w:val="0"/>
          <w:numId w:val="82"/>
        </w:numPr>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3–8 hours typical battery storage duration deployed in commercial and industrial applications.</w:t>
      </w:r>
    </w:p>
    <w:p w:rsidR="08040A42" w:rsidP="0BEBE53A" w:rsidRDefault="08040A42" w14:paraId="2A1DECBF" w14:textId="067F265C">
      <w:pPr>
        <w:pStyle w:val="ListParagraph"/>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Source: Industry deployment data; battery supplier specifications; C&amp;I market assessments.</w:t>
      </w:r>
    </w:p>
    <w:p w:rsidR="08040A42" w:rsidP="0BEBE53A" w:rsidRDefault="08040A42" w14:paraId="598CF212" w14:textId="6C0B6D3B">
      <w:pPr>
        <w:pStyle w:val="ListParagraph"/>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 xml:space="preserve">Design: Battery Charge Indicator / Duration Timeline </w:t>
      </w:r>
    </w:p>
    <w:p w:rsidR="0BEBE53A" w:rsidP="0BEBE53A" w:rsidRDefault="0BEBE53A" w14:paraId="7899D9B4" w14:textId="43A55F43">
      <w:pPr>
        <w:pStyle w:val="ListParagraph"/>
        <w:jc w:val="both"/>
        <w:rPr>
          <w:rFonts w:ascii="Times New Roman" w:hAnsi="Times New Roman" w:eastAsia="Times New Roman" w:cs="Times New Roman"/>
          <w:lang w:val="en-US"/>
        </w:rPr>
      </w:pPr>
    </w:p>
    <w:p w:rsidR="08040A42" w:rsidRDefault="08040A42" w14:paraId="1B476B98" w14:textId="62F33B3B">
      <w:pPr>
        <w:pStyle w:val="ListParagraph"/>
        <w:numPr>
          <w:ilvl w:val="0"/>
          <w:numId w:val="82"/>
        </w:numPr>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Lithium-Ion is the leading battery technology across Nigeria's storage market.</w:t>
      </w:r>
    </w:p>
    <w:p w:rsidR="08040A42" w:rsidP="0BEBE53A" w:rsidRDefault="08040A42" w14:paraId="2897DECB" w14:textId="3C25C7A7">
      <w:pPr>
        <w:pStyle w:val="ListParagraph"/>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Source: International Renewable Energy Agency (IRENA); industry market reports.</w:t>
      </w:r>
    </w:p>
    <w:p w:rsidR="08040A42" w:rsidP="0BEBE53A" w:rsidRDefault="08040A42" w14:paraId="3AACFC60" w14:textId="52C60505">
      <w:pPr>
        <w:pStyle w:val="ListParagraph"/>
        <w:jc w:val="both"/>
        <w:rPr>
          <w:rFonts w:ascii="Times New Roman" w:hAnsi="Times New Roman" w:eastAsia="Times New Roman" w:cs="Times New Roman"/>
          <w:lang w:val="en-US"/>
        </w:rPr>
      </w:pPr>
      <w:r w:rsidRPr="0BEBE53A">
        <w:rPr>
          <w:rFonts w:ascii="Times New Roman" w:hAnsi="Times New Roman" w:eastAsia="Times New Roman" w:cs="Times New Roman"/>
          <w:i/>
          <w:iCs/>
          <w:lang w:val="en-US"/>
        </w:rPr>
        <w:t>Design Format: Market Share Donut Chart (Lithium-Ion highlighted)</w:t>
      </w:r>
    </w:p>
    <w:p w:rsidR="08040A42" w:rsidP="0BEBE53A" w:rsidRDefault="08040A42" w14:paraId="6C93C565" w14:textId="574B30AC">
      <w:pPr>
        <w:pStyle w:val="ListParagraph"/>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lastRenderedPageBreak/>
        <w:t xml:space="preserve"> </w:t>
      </w:r>
    </w:p>
    <w:p w:rsidR="08040A42" w:rsidRDefault="08040A42" w14:paraId="64EDCF5C" w14:textId="165C0092">
      <w:pPr>
        <w:pStyle w:val="ListParagraph"/>
        <w:numPr>
          <w:ilvl w:val="0"/>
          <w:numId w:val="82"/>
        </w:numPr>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100 kWh – 10 MWh is the typical battery storage project size currently deployed across commercial, industrial, mini-grid, and distributed energy applications.</w:t>
      </w:r>
    </w:p>
    <w:p w:rsidR="08040A42" w:rsidP="0BEBE53A" w:rsidRDefault="08040A42" w14:paraId="7FCF828A" w14:textId="6DE872A6">
      <w:pPr>
        <w:pStyle w:val="ListParagraph"/>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Source: REA programmes; industry deployment data.</w:t>
      </w:r>
    </w:p>
    <w:p w:rsidR="08040A42" w:rsidP="0BEBE53A" w:rsidRDefault="08040A42" w14:paraId="05877616" w14:textId="2AD9CC12">
      <w:pPr>
        <w:pStyle w:val="ListParagraph"/>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Design: Scale Bar / Project Size Spectrum</w:t>
      </w:r>
    </w:p>
    <w:p w:rsidR="0BEBE53A" w:rsidP="0BEBE53A" w:rsidRDefault="0BEBE53A" w14:paraId="78EDEC61" w14:textId="4D098911">
      <w:pPr>
        <w:jc w:val="both"/>
        <w:rPr>
          <w:rFonts w:ascii="Times New Roman" w:hAnsi="Times New Roman" w:eastAsia="Times New Roman" w:cs="Times New Roman"/>
          <w:lang w:val="en-US"/>
        </w:rPr>
      </w:pPr>
    </w:p>
    <w:p w:rsidR="0BEBE53A" w:rsidP="0BEBE53A" w:rsidRDefault="0BEBE53A" w14:paraId="5D4CC4C5" w14:textId="5A33E8A6">
      <w:pPr>
        <w:jc w:val="both"/>
        <w:rPr>
          <w:rFonts w:ascii="Times New Roman" w:hAnsi="Times New Roman" w:eastAsia="Times New Roman" w:cs="Times New Roman"/>
          <w:lang w:val="en-US"/>
        </w:rPr>
      </w:pPr>
    </w:p>
    <w:p w:rsidR="0747E229" w:rsidP="70118F5B" w:rsidRDefault="35A0BBA3" w14:paraId="79755D7C" w14:textId="18F9846C">
      <w:pPr>
        <w:pStyle w:val="Heading2"/>
        <w:rPr>
          <w:lang w:val="en-US"/>
        </w:rPr>
      </w:pPr>
      <w:bookmarkStart w:name="_Toc1224475513" w:id="61"/>
      <w:r w:rsidRPr="70118F5B">
        <w:rPr>
          <w:lang w:val="en-US"/>
        </w:rPr>
        <w:t>Ease of Doing Business</w:t>
      </w:r>
      <w:r w:rsidRPr="70118F5B" w:rsidR="07C3509C">
        <w:rPr>
          <w:lang w:val="en-US"/>
        </w:rPr>
        <w:t xml:space="preserve"> (</w:t>
      </w:r>
      <w:r w:rsidRPr="70118F5B" w:rsidR="4F288F82">
        <w:rPr>
          <w:lang w:val="en-US"/>
        </w:rPr>
        <w:t>Business Process</w:t>
      </w:r>
      <w:r w:rsidRPr="70118F5B" w:rsidR="07C3509C">
        <w:rPr>
          <w:lang w:val="en-US"/>
        </w:rPr>
        <w:t>)</w:t>
      </w:r>
      <w:r w:rsidRPr="70118F5B" w:rsidR="786CA2FF">
        <w:rPr>
          <w:lang w:val="en-US"/>
        </w:rPr>
        <w:t xml:space="preserve"> - Text</w:t>
      </w:r>
      <w:bookmarkEnd w:id="61"/>
    </w:p>
    <w:p w:rsidR="0BEBE53A" w:rsidP="0BEBE53A" w:rsidRDefault="0BEBE53A" w14:paraId="502906C1" w14:textId="30A14736">
      <w:pPr>
        <w:ind w:left="720"/>
        <w:jc w:val="both"/>
        <w:rPr>
          <w:rFonts w:ascii="Times New Roman" w:hAnsi="Times New Roman" w:eastAsia="Times New Roman" w:cs="Times New Roman"/>
          <w:lang w:val="en-US"/>
        </w:rPr>
      </w:pPr>
    </w:p>
    <w:p w:rsidR="0747E229" w:rsidP="0BEBE53A" w:rsidRDefault="0747E229" w14:paraId="7A0F8EF0" w14:textId="7A3A2CB5">
      <w:pPr>
        <w:ind w:left="720"/>
        <w:jc w:val="both"/>
      </w:pPr>
      <w:r w:rsidRPr="0BEBE53A">
        <w:rPr>
          <w:rFonts w:ascii="Times New Roman" w:hAnsi="Times New Roman" w:eastAsia="Times New Roman" w:cs="Times New Roman"/>
          <w:lang w:val="en-US"/>
        </w:rPr>
        <w:t>Nigeria's energy storage market offers one of the fastest routes into the country's energy sector due to strong demand, flexible deployment models, and the growing need for reliable power across commercial, industrial, telecom, healthcare, and mini-grid markets. Unlike large power generation projects, many storage investments can be deployed within existing facilities and energy systems, reducing development timelines and permitting complexity.</w:t>
      </w:r>
    </w:p>
    <w:p w:rsidR="0BEBE53A" w:rsidP="0BEBE53A" w:rsidRDefault="0BEBE53A" w14:paraId="0DDDBAE9" w14:textId="40BCFCC1">
      <w:pPr>
        <w:ind w:left="720"/>
        <w:jc w:val="both"/>
        <w:rPr>
          <w:rFonts w:ascii="Times New Roman" w:hAnsi="Times New Roman" w:eastAsia="Times New Roman" w:cs="Times New Roman"/>
          <w:lang w:val="en-US"/>
        </w:rPr>
      </w:pPr>
    </w:p>
    <w:p w:rsidR="0747E229" w:rsidP="0BEBE53A" w:rsidRDefault="0747E229" w14:paraId="1AB6D67F" w14:textId="1E4F3FC3">
      <w:pPr>
        <w:ind w:left="720"/>
        <w:jc w:val="both"/>
      </w:pPr>
      <w:r w:rsidRPr="0BEBE53A">
        <w:rPr>
          <w:rFonts w:ascii="Times New Roman" w:hAnsi="Times New Roman" w:eastAsia="Times New Roman" w:cs="Times New Roman"/>
          <w:lang w:val="en-US"/>
        </w:rPr>
        <w:t>Battery storage can be integrated into multiple business models, including commercial and industrial (C&amp;I) energy solutions, solar-plus-storage systems, mini-grids, telecom infrastructure, data centres, hospitals, universities, and Energy-as-a-Service (EaaS) platforms. This flexibility allows investors to target both grid-connected and off-grid customers with proven demand for reliable electricity.</w:t>
      </w:r>
    </w:p>
    <w:p w:rsidR="0BEBE53A" w:rsidP="0BEBE53A" w:rsidRDefault="0BEBE53A" w14:paraId="2BC59130" w14:textId="7E049565">
      <w:pPr>
        <w:ind w:left="720"/>
        <w:jc w:val="both"/>
        <w:rPr>
          <w:rFonts w:ascii="Times New Roman" w:hAnsi="Times New Roman" w:eastAsia="Times New Roman" w:cs="Times New Roman"/>
          <w:lang w:val="en-US"/>
        </w:rPr>
      </w:pPr>
    </w:p>
    <w:p w:rsidR="0747E229" w:rsidP="0BEBE53A" w:rsidRDefault="0747E229" w14:paraId="3F4C54FC" w14:textId="01734FFD">
      <w:pPr>
        <w:ind w:left="720"/>
        <w:jc w:val="both"/>
      </w:pPr>
      <w:r w:rsidRPr="0BEBE53A">
        <w:rPr>
          <w:rFonts w:ascii="Times New Roman" w:hAnsi="Times New Roman" w:eastAsia="Times New Roman" w:cs="Times New Roman"/>
          <w:lang w:val="en-US"/>
        </w:rPr>
        <w:t xml:space="preserve">Nigeria's policy environment is increasingly supportive of storage deployment. The Electricity Act 2023, Energy Transition Plan, NERC Mini-Grid Regulations, and broader renewable energy policies create a </w:t>
      </w:r>
      <w:r w:rsidRPr="0BEBE53A" w:rsidR="3DFA4490">
        <w:rPr>
          <w:rFonts w:ascii="Times New Roman" w:hAnsi="Times New Roman" w:eastAsia="Times New Roman" w:cs="Times New Roman"/>
          <w:lang w:val="en-US"/>
        </w:rPr>
        <w:t>favorable</w:t>
      </w:r>
      <w:r w:rsidRPr="0BEBE53A">
        <w:rPr>
          <w:rFonts w:ascii="Times New Roman" w:hAnsi="Times New Roman" w:eastAsia="Times New Roman" w:cs="Times New Roman"/>
          <w:lang w:val="en-US"/>
        </w:rPr>
        <w:t xml:space="preserve"> framework for battery storage as an enabler of energy access, grid reliability, and renewable energy integration.</w:t>
      </w:r>
    </w:p>
    <w:p w:rsidR="0BEBE53A" w:rsidP="0BEBE53A" w:rsidRDefault="0BEBE53A" w14:paraId="4F93BC2D" w14:textId="42C05D26">
      <w:pPr>
        <w:ind w:left="720"/>
        <w:jc w:val="both"/>
        <w:rPr>
          <w:rFonts w:ascii="Times New Roman" w:hAnsi="Times New Roman" w:eastAsia="Times New Roman" w:cs="Times New Roman"/>
          <w:lang w:val="en-US"/>
        </w:rPr>
      </w:pPr>
    </w:p>
    <w:p w:rsidR="0747E229" w:rsidP="0BEBE53A" w:rsidRDefault="0747E229" w14:paraId="003674CB" w14:textId="7F0A8114">
      <w:pPr>
        <w:ind w:left="720"/>
        <w:jc w:val="both"/>
      </w:pPr>
      <w:r w:rsidRPr="0BEBE53A">
        <w:rPr>
          <w:rFonts w:ascii="Times New Roman" w:hAnsi="Times New Roman" w:eastAsia="Times New Roman" w:cs="Times New Roman"/>
          <w:lang w:val="en-US"/>
        </w:rPr>
        <w:t>Access to financing is also improving. Programmes led by REA, DARES, AfDB, IFC, GIZ, NSIA, and the World Bank are creating new opportunities for storage investments, particularly where battery systems are combined with solar generation, mini-grids, and productive-use energy applications.</w:t>
      </w:r>
    </w:p>
    <w:p w:rsidR="0BEBE53A" w:rsidP="0BEBE53A" w:rsidRDefault="0BEBE53A" w14:paraId="22A44C32" w14:textId="7A49948C">
      <w:pPr>
        <w:ind w:left="720"/>
        <w:jc w:val="both"/>
        <w:rPr>
          <w:rFonts w:ascii="Times New Roman" w:hAnsi="Times New Roman" w:eastAsia="Times New Roman" w:cs="Times New Roman"/>
          <w:lang w:val="en-US"/>
        </w:rPr>
      </w:pPr>
    </w:p>
    <w:p w:rsidR="0747E229" w:rsidP="0BEBE53A" w:rsidRDefault="0747E229" w14:paraId="4DF7F277" w14:textId="1C43F00B">
      <w:pPr>
        <w:ind w:left="720"/>
        <w:jc w:val="both"/>
      </w:pPr>
      <w:r w:rsidRPr="0BEBE53A">
        <w:rPr>
          <w:rFonts w:ascii="Times New Roman" w:hAnsi="Times New Roman" w:eastAsia="Times New Roman" w:cs="Times New Roman"/>
          <w:lang w:val="en-US"/>
        </w:rPr>
        <w:t>The strongest ease-of-entry opportunities currently exist in commercial and industrial solar-plus-storage systems, telecom energy solutions, mini-grid storage integration, healthcare facilities, educational institutions, cold-chain infrastructure, and battery assembly and manufacturing. Investors that can demonstrate clear energy-cost savings, diesel displacement, and reliable customer demand are often best positioned to secure financing and scale operations.</w:t>
      </w:r>
    </w:p>
    <w:p w:rsidR="0747E229" w:rsidP="0BEBE53A" w:rsidRDefault="0747E229" w14:paraId="5C4A03C3" w14:textId="3BF063EB">
      <w:pPr>
        <w:ind w:left="720"/>
        <w:jc w:val="both"/>
      </w:pPr>
      <w:r w:rsidRPr="0BEBE53A">
        <w:rPr>
          <w:rFonts w:ascii="Times New Roman" w:hAnsi="Times New Roman" w:eastAsia="Times New Roman" w:cs="Times New Roman"/>
          <w:lang w:val="en-US"/>
        </w:rPr>
        <w:t>For investors seeking exposure to Nigeria's energy transition, storage offers a rapidly growing market with relatively low barriers to entry, multiple revenue models, and strong long-term demand fundamentals.</w:t>
      </w:r>
    </w:p>
    <w:p w:rsidR="0BEBE53A" w:rsidP="0BEBE53A" w:rsidRDefault="0BEBE53A" w14:paraId="6B2F2C7C" w14:textId="1CCE61BC">
      <w:pPr>
        <w:ind w:left="720"/>
        <w:jc w:val="both"/>
        <w:rPr>
          <w:rFonts w:ascii="Times New Roman" w:hAnsi="Times New Roman" w:eastAsia="Times New Roman" w:cs="Times New Roman"/>
          <w:lang w:val="en-US"/>
        </w:rPr>
      </w:pPr>
    </w:p>
    <w:p w:rsidR="00143F6F" w:rsidP="00143F6F" w:rsidRDefault="00143F6F" w14:paraId="35B00239" w14:textId="77777777">
      <w:pPr>
        <w:widowControl w:val="0"/>
        <w:spacing w:line="240" w:lineRule="auto"/>
        <w:jc w:val="both"/>
        <w:rPr>
          <w:rFonts w:ascii="Times New Roman" w:hAnsi="Times New Roman" w:eastAsia="Times New Roman" w:cs="Times New Roman"/>
        </w:rPr>
      </w:pPr>
    </w:p>
    <w:p w:rsidRPr="00CF1C9B" w:rsidR="00143F6F" w:rsidP="0BEBE53A" w:rsidRDefault="2FFD2249" w14:paraId="3C521C73" w14:textId="344153DA">
      <w:pPr>
        <w:pStyle w:val="Heading2"/>
      </w:pPr>
      <w:bookmarkStart w:name="_Toc81532764" w:id="62"/>
      <w:r>
        <w:t>Regulations - Text</w:t>
      </w:r>
      <w:bookmarkEnd w:id="62"/>
    </w:p>
    <w:p w:rsidR="00143F6F" w:rsidP="0BEBE53A" w:rsidRDefault="00143F6F" w14:paraId="5D5401B9" w14:textId="41780845">
      <w:pPr>
        <w:widowControl w:val="0"/>
        <w:spacing w:line="240" w:lineRule="auto"/>
        <w:jc w:val="both"/>
        <w:rPr>
          <w:rFonts w:ascii="Times New Roman" w:hAnsi="Times New Roman" w:eastAsia="Times New Roman" w:cs="Times New Roman"/>
        </w:rPr>
      </w:pPr>
    </w:p>
    <w:p w:rsidR="00143F6F" w:rsidP="00CF1C9B" w:rsidRDefault="00143F6F" w14:paraId="7AD2FA15"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Applicable Laws &amp; Policies</w:t>
      </w:r>
    </w:p>
    <w:p w:rsidR="704E167F" w:rsidP="0BEBE53A" w:rsidRDefault="704E167F" w14:paraId="669D5429" w14:textId="30503833">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lastRenderedPageBreak/>
        <w:t xml:space="preserve"> </w:t>
      </w:r>
    </w:p>
    <w:p w:rsidR="704E167F" w:rsidP="0BEBE53A" w:rsidRDefault="704E167F" w14:paraId="723FD3AC" w14:textId="63A0C30C">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Battery energy storage projects in Nigeria are primarily governed by the Electricity Act 2023, National Integrated Electricity Policy (NIEP) 2025, National Renewable Energy and Energy Efficiency Policy (NREEEP) 2015, Renewable Energy Master Plan (REMP), Energy Transition Plan (ETP) 2022, National Energy Policy (2025), and Nigeria's updated Nationally Determined Contributions (NDCs). These policies support grid modernisation, renewable energy integration, electricity reliability, private-sector participation, and long-term decarbonization objectives.</w:t>
      </w:r>
    </w:p>
    <w:p w:rsidR="0BEBE53A" w:rsidP="0BEBE53A" w:rsidRDefault="0BEBE53A" w14:paraId="66180C85" w14:textId="6623CB57">
      <w:pPr>
        <w:widowControl w:val="0"/>
        <w:spacing w:line="240" w:lineRule="auto"/>
        <w:ind w:left="360"/>
        <w:jc w:val="both"/>
        <w:rPr>
          <w:rFonts w:ascii="Times New Roman" w:hAnsi="Times New Roman" w:eastAsia="Times New Roman" w:cs="Times New Roman"/>
        </w:rPr>
      </w:pPr>
    </w:p>
    <w:p w:rsidR="0BEBE53A" w:rsidP="0BEBE53A" w:rsidRDefault="0BEBE53A" w14:paraId="0CD248C1" w14:textId="18F8D19B">
      <w:pPr>
        <w:widowControl w:val="0"/>
        <w:spacing w:line="240" w:lineRule="auto"/>
        <w:ind w:left="360"/>
        <w:jc w:val="both"/>
        <w:rPr>
          <w:rFonts w:ascii="Times New Roman" w:hAnsi="Times New Roman" w:eastAsia="Times New Roman" w:cs="Times New Roman"/>
        </w:rPr>
      </w:pPr>
    </w:p>
    <w:p w:rsidR="704E167F" w:rsidP="0BEBE53A" w:rsidRDefault="704E167F" w14:paraId="347FADDF" w14:textId="4E73384C">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Project Development Frameworks</w:t>
      </w:r>
    </w:p>
    <w:p w:rsidR="704E167F" w:rsidP="0BEBE53A" w:rsidRDefault="704E167F" w14:paraId="7202D368" w14:textId="1633799F">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P="0BEBE53A" w:rsidRDefault="704E167F" w14:paraId="5189914D" w14:textId="713BEAC4">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Nigeria's energy storage market supports multiple investment pathways:</w:t>
      </w:r>
    </w:p>
    <w:p w:rsidR="704E167F" w:rsidP="0BEBE53A" w:rsidRDefault="704E167F" w14:paraId="1A62CD0D" w14:textId="35848D1D">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RDefault="704E167F" w14:paraId="1C1FE532" w14:textId="67CDED17">
      <w:pPr>
        <w:pStyle w:val="ListParagraph"/>
        <w:widowControl w:val="0"/>
        <w:numPr>
          <w:ilvl w:val="0"/>
          <w:numId w:val="3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Utility-Scale Storage</w:t>
      </w:r>
      <w:r w:rsidRPr="0BEBE53A">
        <w:rPr>
          <w:rFonts w:ascii="Times New Roman" w:hAnsi="Times New Roman" w:eastAsia="Times New Roman" w:cs="Times New Roman"/>
          <w:lang w:val="en-US"/>
        </w:rPr>
        <w:t xml:space="preserve"> – Grid-connected battery energy storage systems (BESS) providing grid support, reliability, and renewable energy integration services.</w:t>
      </w:r>
    </w:p>
    <w:p w:rsidR="0BEBE53A" w:rsidP="0BEBE53A" w:rsidRDefault="0BEBE53A" w14:paraId="4AF84CCC" w14:textId="1FC099CD">
      <w:pPr>
        <w:widowControl w:val="0"/>
        <w:spacing w:line="240" w:lineRule="auto"/>
        <w:ind w:left="360"/>
        <w:jc w:val="both"/>
        <w:rPr>
          <w:rFonts w:ascii="Times New Roman" w:hAnsi="Times New Roman" w:eastAsia="Times New Roman" w:cs="Times New Roman"/>
        </w:rPr>
      </w:pPr>
    </w:p>
    <w:p w:rsidR="704E167F" w:rsidRDefault="704E167F" w14:paraId="58D5E1B6" w14:textId="306B490B">
      <w:pPr>
        <w:pStyle w:val="ListParagraph"/>
        <w:widowControl w:val="0"/>
        <w:numPr>
          <w:ilvl w:val="0"/>
          <w:numId w:val="3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b/>
          <w:bCs/>
        </w:rPr>
        <w:t>Commercial &amp; Industrial (C&amp;I) Storage</w:t>
      </w:r>
      <w:r w:rsidRPr="0BEBE53A">
        <w:rPr>
          <w:rFonts w:ascii="Times New Roman" w:hAnsi="Times New Roman" w:eastAsia="Times New Roman" w:cs="Times New Roman"/>
        </w:rPr>
        <w:t xml:space="preserve"> – Behind-the-meter storage systems deployed by businesses, industries, estates, hospitals, universities, and commercial facilities.</w:t>
      </w:r>
    </w:p>
    <w:p w:rsidR="0BEBE53A" w:rsidP="0BEBE53A" w:rsidRDefault="0BEBE53A" w14:paraId="53867A8D" w14:textId="5F4E7BC3">
      <w:pPr>
        <w:widowControl w:val="0"/>
        <w:spacing w:line="240" w:lineRule="auto"/>
        <w:ind w:left="360"/>
        <w:jc w:val="both"/>
        <w:rPr>
          <w:rFonts w:ascii="Times New Roman" w:hAnsi="Times New Roman" w:eastAsia="Times New Roman" w:cs="Times New Roman"/>
        </w:rPr>
      </w:pPr>
    </w:p>
    <w:p w:rsidR="704E167F" w:rsidRDefault="704E167F" w14:paraId="62B8F074" w14:textId="62B1E4D8">
      <w:pPr>
        <w:pStyle w:val="ListParagraph"/>
        <w:widowControl w:val="0"/>
        <w:numPr>
          <w:ilvl w:val="0"/>
          <w:numId w:val="3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Mini-Grid Storage</w:t>
      </w:r>
      <w:r w:rsidRPr="0BEBE53A">
        <w:rPr>
          <w:rFonts w:ascii="Times New Roman" w:hAnsi="Times New Roman" w:eastAsia="Times New Roman" w:cs="Times New Roman"/>
          <w:lang w:val="en-US"/>
        </w:rPr>
        <w:t xml:space="preserve"> – Battery systems integrated into isolated and interconnected mini-grids to improve reliability and renewable energy utili</w:t>
      </w:r>
      <w:r w:rsidRPr="0BEBE53A" w:rsidR="0C4EA5F1">
        <w:rPr>
          <w:rFonts w:ascii="Times New Roman" w:hAnsi="Times New Roman" w:eastAsia="Times New Roman" w:cs="Times New Roman"/>
          <w:lang w:val="en-US"/>
        </w:rPr>
        <w:t>s</w:t>
      </w:r>
      <w:r w:rsidRPr="0BEBE53A">
        <w:rPr>
          <w:rFonts w:ascii="Times New Roman" w:hAnsi="Times New Roman" w:eastAsia="Times New Roman" w:cs="Times New Roman"/>
          <w:lang w:val="en-US"/>
        </w:rPr>
        <w:t>ation.</w:t>
      </w:r>
    </w:p>
    <w:p w:rsidR="0BEBE53A" w:rsidP="0BEBE53A" w:rsidRDefault="0BEBE53A" w14:paraId="11C60CCD" w14:textId="633276DD">
      <w:pPr>
        <w:widowControl w:val="0"/>
        <w:spacing w:line="240" w:lineRule="auto"/>
        <w:ind w:left="360"/>
        <w:jc w:val="both"/>
        <w:rPr>
          <w:rFonts w:ascii="Times New Roman" w:hAnsi="Times New Roman" w:eastAsia="Times New Roman" w:cs="Times New Roman"/>
        </w:rPr>
      </w:pPr>
    </w:p>
    <w:p w:rsidR="704E167F" w:rsidRDefault="704E167F" w14:paraId="374FFB31" w14:textId="4B6DB603">
      <w:pPr>
        <w:pStyle w:val="ListParagraph"/>
        <w:widowControl w:val="0"/>
        <w:numPr>
          <w:ilvl w:val="0"/>
          <w:numId w:val="31"/>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b/>
          <w:bCs/>
        </w:rPr>
        <w:t>Solar-Plus-Storage Systems</w:t>
      </w:r>
      <w:r w:rsidRPr="0BEBE53A">
        <w:rPr>
          <w:rFonts w:ascii="Times New Roman" w:hAnsi="Times New Roman" w:eastAsia="Times New Roman" w:cs="Times New Roman"/>
        </w:rPr>
        <w:t xml:space="preserve"> – Hybrid projects combining battery storage with solar generation for residential, commercial, industrial, and community applications.</w:t>
      </w:r>
    </w:p>
    <w:p w:rsidR="0BEBE53A" w:rsidP="0BEBE53A" w:rsidRDefault="0BEBE53A" w14:paraId="6C6DEA53" w14:textId="677589B5">
      <w:pPr>
        <w:widowControl w:val="0"/>
        <w:spacing w:line="240" w:lineRule="auto"/>
        <w:ind w:left="360"/>
        <w:jc w:val="both"/>
        <w:rPr>
          <w:rFonts w:ascii="Times New Roman" w:hAnsi="Times New Roman" w:eastAsia="Times New Roman" w:cs="Times New Roman"/>
        </w:rPr>
      </w:pPr>
    </w:p>
    <w:p w:rsidR="704E167F" w:rsidRDefault="704E167F" w14:paraId="125C5FC8" w14:textId="2C7E541A">
      <w:pPr>
        <w:pStyle w:val="ListParagraph"/>
        <w:widowControl w:val="0"/>
        <w:numPr>
          <w:ilvl w:val="0"/>
          <w:numId w:val="3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Telecom &amp; Critical Infrastructure Storage</w:t>
      </w:r>
      <w:r w:rsidRPr="0BEBE53A">
        <w:rPr>
          <w:rFonts w:ascii="Times New Roman" w:hAnsi="Times New Roman" w:eastAsia="Times New Roman" w:cs="Times New Roman"/>
          <w:lang w:val="en-US"/>
        </w:rPr>
        <w:t xml:space="preserve"> – Storage solutions supporting telecommunications networks, healthcare facilities, data centres, and other critical infrastructure.</w:t>
      </w:r>
    </w:p>
    <w:p w:rsidR="063583BC" w:rsidP="70118F5B" w:rsidRDefault="063583BC" w14:paraId="546CB9E1" w14:textId="0A8A049C">
      <w:pPr>
        <w:widowControl w:val="0"/>
        <w:spacing w:line="240" w:lineRule="auto"/>
        <w:ind w:left="360"/>
        <w:jc w:val="both"/>
      </w:pPr>
      <w:r w:rsidRPr="70118F5B">
        <w:rPr>
          <w:rFonts w:ascii="Times New Roman" w:hAnsi="Times New Roman" w:eastAsia="Times New Roman" w:cs="Times New Roman"/>
        </w:rPr>
        <w:t xml:space="preserve"> </w:t>
      </w:r>
    </w:p>
    <w:p w:rsidR="70118F5B" w:rsidP="70118F5B" w:rsidRDefault="70118F5B" w14:paraId="2FE00E9A" w14:textId="6D286ECB">
      <w:pPr>
        <w:widowControl w:val="0"/>
        <w:spacing w:line="240" w:lineRule="auto"/>
        <w:ind w:left="360"/>
        <w:jc w:val="both"/>
        <w:rPr>
          <w:rFonts w:ascii="Times New Roman" w:hAnsi="Times New Roman" w:eastAsia="Times New Roman" w:cs="Times New Roman"/>
        </w:rPr>
      </w:pPr>
    </w:p>
    <w:p w:rsidR="704E167F" w:rsidP="0BEBE53A" w:rsidRDefault="704E167F" w14:paraId="7B621BCE" w14:textId="690F76D4">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Regulatory Requirements</w:t>
      </w:r>
    </w:p>
    <w:p w:rsidR="704E167F" w:rsidP="0BEBE53A" w:rsidRDefault="704E167F" w14:paraId="0E7D3934" w14:textId="6004AEC8">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P="0BEBE53A" w:rsidRDefault="704E167F" w14:paraId="30F3389F" w14:textId="3BA4BBA2">
      <w:pPr>
        <w:widowControl w:val="0"/>
        <w:spacing w:line="240" w:lineRule="auto"/>
        <w:ind w:left="360"/>
        <w:jc w:val="both"/>
        <w:rPr>
          <w:rFonts w:ascii="Times New Roman" w:hAnsi="Times New Roman" w:eastAsia="Times New Roman" w:cs="Times New Roman"/>
          <w:lang w:val="en-US"/>
        </w:rPr>
      </w:pPr>
      <w:commentRangeStart w:id="63"/>
      <w:r w:rsidRPr="0BEBE53A">
        <w:rPr>
          <w:rFonts w:ascii="Times New Roman" w:hAnsi="Times New Roman" w:eastAsia="Times New Roman" w:cs="Times New Roman"/>
          <w:lang w:val="en-US"/>
        </w:rPr>
        <w:t>Standalone battery storage projects currently operate primarily under existing electricity, renewable energy, environmental, and technical regulatory frameworks.</w:t>
      </w:r>
      <w:commentRangeEnd w:id="63"/>
      <w:r w:rsidR="00AE6E36">
        <w:rPr>
          <w:rStyle w:val="CommentReference"/>
          <w:rFonts w:ascii="Times New Roman" w:hAnsi="Times New Roman" w:eastAsia="Times New Roman" w:cs="Times New Roman"/>
          <w:sz w:val="22"/>
          <w:szCs w:val="22"/>
          <w:lang w:val="en-US"/>
        </w:rPr>
        <w:commentReference w:id="63"/>
      </w:r>
    </w:p>
    <w:p w:rsidR="704E167F" w:rsidP="0BEBE53A" w:rsidRDefault="704E167F" w14:paraId="34DD4437" w14:textId="271528A4">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P="0BEBE53A" w:rsidRDefault="704E167F" w14:paraId="5F421F8A" w14:textId="6C587CA7">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Grid-connected storage projects may require compliance with applicable NERC regulatory requirements, grid connection procedures, and technical standards depending on project configuration.</w:t>
      </w:r>
    </w:p>
    <w:p w:rsidR="704E167F" w:rsidP="0BEBE53A" w:rsidRDefault="704E167F" w14:paraId="01ED91F3" w14:textId="5B329419">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P="0BEBE53A" w:rsidRDefault="704E167F" w14:paraId="3AEB04F4" w14:textId="02A6EE44">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Mini-grid storage deployments are governed by the NERC Mini-Grid Regulations 2023 and relevant provisions of the Electricity Act 2023.</w:t>
      </w:r>
    </w:p>
    <w:p w:rsidR="704E167F" w:rsidP="0BEBE53A" w:rsidRDefault="704E167F" w14:paraId="66F5C408" w14:textId="6B790388">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P="0BEBE53A" w:rsidRDefault="704E167F" w14:paraId="51BDAB81" w14:textId="1021999E">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Large-scale storage projects may require Environmental Impact Assessment (EIA) approval from the Federal Ministry of Environment, depending on project size, location, and environmental sensitivity.</w:t>
      </w:r>
    </w:p>
    <w:p w:rsidR="704E167F" w:rsidP="0BEBE53A" w:rsidRDefault="704E167F" w14:paraId="157EA57D" w14:textId="5B805D82">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P="0BEBE53A" w:rsidRDefault="704E167F" w14:paraId="100E1405" w14:textId="135FE927">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Land acquisition and site development are governed by the Land Use Act 1978 and applicable state-level land administration procedures.</w:t>
      </w:r>
    </w:p>
    <w:p w:rsidR="704E167F" w:rsidP="0BEBE53A" w:rsidRDefault="704E167F" w14:paraId="77BC2E66" w14:textId="3DF533A8">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P="0BEBE53A" w:rsidRDefault="704E167F" w14:paraId="3E280EC7" w14:textId="4EE80E07">
      <w:pPr>
        <w:widowControl w:val="0"/>
        <w:spacing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Key Regulatory Agencies</w:t>
      </w:r>
    </w:p>
    <w:p w:rsidR="0BEBE53A" w:rsidP="0BEBE53A" w:rsidRDefault="0BEBE53A" w14:paraId="11495720" w14:textId="33325EA2">
      <w:pPr>
        <w:widowControl w:val="0"/>
        <w:spacing w:line="240" w:lineRule="auto"/>
        <w:ind w:left="360"/>
        <w:jc w:val="both"/>
        <w:rPr>
          <w:rFonts w:ascii="Times New Roman" w:hAnsi="Times New Roman" w:eastAsia="Times New Roman" w:cs="Times New Roman"/>
        </w:rPr>
      </w:pPr>
    </w:p>
    <w:p w:rsidR="704E167F" w:rsidRDefault="704E167F" w14:paraId="266C52BD" w14:textId="0D79C077">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Federal Ministry of Power</w:t>
      </w:r>
    </w:p>
    <w:p w:rsidR="704E167F" w:rsidRDefault="704E167F" w14:paraId="3911EDCD" w14:textId="21142C77">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Electricity Regulatory Commission (NERC)</w:t>
      </w:r>
    </w:p>
    <w:p w:rsidR="704E167F" w:rsidRDefault="704E167F" w14:paraId="70CEBF95" w14:textId="1F887DD4">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lastRenderedPageBreak/>
        <w:t>Rural Electrification Agency (REA)</w:t>
      </w:r>
    </w:p>
    <w:p w:rsidR="704E167F" w:rsidRDefault="704E167F" w14:paraId="0401267D" w14:textId="6D4D08CB">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Investment Promotion Commission (NIPC)</w:t>
      </w:r>
    </w:p>
    <w:p w:rsidR="704E167F" w:rsidRDefault="704E167F" w14:paraId="6971C8D9" w14:textId="172BE68E">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Federal Ministry of Environment</w:t>
      </w:r>
    </w:p>
    <w:p w:rsidR="704E167F" w:rsidRDefault="704E167F" w14:paraId="3D6878F7" w14:textId="5F62257C">
      <w:pPr>
        <w:pStyle w:val="ListParagraph"/>
        <w:widowControl w:val="0"/>
        <w:numPr>
          <w:ilvl w:val="0"/>
          <w:numId w:val="3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rPr>
        <w:t>National Environmental Standards and Regulations Enforcement Agency (NESREA)</w:t>
      </w:r>
    </w:p>
    <w:p w:rsidR="704E167F" w:rsidRDefault="704E167F" w14:paraId="4D1AD3E8" w14:textId="59972AEA">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lang w:val="en-US"/>
        </w:rPr>
        <w:t xml:space="preserve">Standards </w:t>
      </w:r>
      <w:r w:rsidRPr="0BEBE53A" w:rsidR="1249EF6E">
        <w:rPr>
          <w:rFonts w:ascii="Times New Roman" w:hAnsi="Times New Roman" w:eastAsia="Times New Roman" w:cs="Times New Roman"/>
          <w:lang w:val="en-US"/>
        </w:rPr>
        <w:t>Organi</w:t>
      </w:r>
      <w:r w:rsidRPr="0BEBE53A" w:rsidR="60EA6E80">
        <w:rPr>
          <w:rFonts w:ascii="Times New Roman" w:hAnsi="Times New Roman" w:eastAsia="Times New Roman" w:cs="Times New Roman"/>
          <w:lang w:val="en-US"/>
        </w:rPr>
        <w:t>s</w:t>
      </w:r>
      <w:r w:rsidRPr="0BEBE53A" w:rsidR="1249EF6E">
        <w:rPr>
          <w:rFonts w:ascii="Times New Roman" w:hAnsi="Times New Roman" w:eastAsia="Times New Roman" w:cs="Times New Roman"/>
          <w:lang w:val="en-US"/>
        </w:rPr>
        <w:t>ation</w:t>
      </w:r>
      <w:r w:rsidRPr="0BEBE53A">
        <w:rPr>
          <w:rFonts w:ascii="Times New Roman" w:hAnsi="Times New Roman" w:eastAsia="Times New Roman" w:cs="Times New Roman"/>
          <w:lang w:val="en-US"/>
        </w:rPr>
        <w:t xml:space="preserve"> of Nigeria (SON)</w:t>
      </w:r>
    </w:p>
    <w:p w:rsidR="704E167F" w:rsidRDefault="704E167F" w14:paraId="2005561F" w14:textId="78905E88">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Electricity Management Services Agency (NEMSA)</w:t>
      </w:r>
    </w:p>
    <w:p w:rsidR="704E167F" w:rsidRDefault="704E167F" w14:paraId="78CA701E" w14:textId="63670EE1">
      <w:pPr>
        <w:pStyle w:val="ListParagraph"/>
        <w:widowControl w:val="0"/>
        <w:numPr>
          <w:ilvl w:val="0"/>
          <w:numId w:val="3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Transmission Company of Nigeria (TCN)</w:t>
      </w:r>
    </w:p>
    <w:p w:rsidR="0BEBE53A" w:rsidP="0BEBE53A" w:rsidRDefault="0BEBE53A" w14:paraId="549EC829" w14:textId="1C3C3138">
      <w:pPr>
        <w:widowControl w:val="0"/>
        <w:spacing w:line="240" w:lineRule="auto"/>
        <w:ind w:left="360"/>
        <w:jc w:val="both"/>
        <w:rPr>
          <w:rFonts w:ascii="Times New Roman" w:hAnsi="Times New Roman" w:eastAsia="Times New Roman" w:cs="Times New Roman"/>
        </w:rPr>
      </w:pPr>
    </w:p>
    <w:p w:rsidR="704E167F" w:rsidP="0BEBE53A" w:rsidRDefault="704E167F" w14:paraId="4FE9CDEC" w14:textId="3B5522B1">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Technical Standards</w:t>
      </w:r>
    </w:p>
    <w:p w:rsidR="0BEBE53A" w:rsidP="0BEBE53A" w:rsidRDefault="0BEBE53A" w14:paraId="5551425F" w14:textId="12B05E58">
      <w:pPr>
        <w:widowControl w:val="0"/>
        <w:spacing w:line="240" w:lineRule="auto"/>
        <w:ind w:left="360"/>
        <w:jc w:val="both"/>
        <w:rPr>
          <w:rFonts w:ascii="Times New Roman" w:hAnsi="Times New Roman" w:eastAsia="Times New Roman" w:cs="Times New Roman"/>
        </w:rPr>
      </w:pPr>
    </w:p>
    <w:p w:rsidR="704E167F" w:rsidP="0BEBE53A" w:rsidRDefault="704E167F" w14:paraId="167AF781" w14:textId="516A1714">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Battery energy storage systems imported into Nigeria must comply with applicable SON standards and certification requirements, including SONCAP where applicable. Electrical installations are subject to NEMSA inspection and certification requirements. Grid-connected storage projects must comply with applicable NERC Grid Code, Distribution Code, and TCN interconnection standards. Environmental and safety requirements may also apply for battery transport, handling, recycling, and disposal.</w:t>
      </w:r>
    </w:p>
    <w:p w:rsidR="704E167F" w:rsidP="0BEBE53A" w:rsidRDefault="704E167F" w14:paraId="6EFAABE1" w14:textId="730DE575">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1A3D5BFB" w:rsidP="0BEBE53A" w:rsidRDefault="1A3D5BFB" w14:paraId="029DCA67" w14:textId="248BE377">
      <w:pPr>
        <w:widowControl w:val="0"/>
        <w:spacing w:line="240" w:lineRule="auto"/>
        <w:ind w:left="360"/>
        <w:jc w:val="both"/>
      </w:pPr>
      <w:r w:rsidRPr="0BEBE53A">
        <w:rPr>
          <w:rFonts w:ascii="Times New Roman" w:hAnsi="Times New Roman" w:eastAsia="Times New Roman" w:cs="Times New Roman"/>
          <w:b/>
          <w:bCs/>
          <w:u w:val="single"/>
        </w:rPr>
        <w:t>Workflow Process</w:t>
      </w:r>
      <w:r w:rsidRPr="0BEBE53A" w:rsidR="541D7E0D">
        <w:rPr>
          <w:rFonts w:ascii="Times New Roman" w:hAnsi="Times New Roman" w:eastAsia="Times New Roman" w:cs="Times New Roman"/>
          <w:b/>
          <w:bCs/>
          <w:u w:val="single"/>
        </w:rPr>
        <w:t xml:space="preserve"> </w:t>
      </w:r>
      <w:r w:rsidRPr="0BEBE53A" w:rsidR="4754685B">
        <w:rPr>
          <w:rFonts w:ascii="Times New Roman" w:hAnsi="Times New Roman" w:eastAsia="Times New Roman" w:cs="Times New Roman"/>
          <w:b/>
          <w:bCs/>
          <w:u w:val="single"/>
        </w:rPr>
        <w:t>–</w:t>
      </w:r>
      <w:r w:rsidRPr="0BEBE53A" w:rsidR="541D7E0D">
        <w:rPr>
          <w:rFonts w:ascii="Times New Roman" w:hAnsi="Times New Roman" w:eastAsia="Times New Roman" w:cs="Times New Roman"/>
          <w:b/>
          <w:bCs/>
          <w:u w:val="single"/>
        </w:rPr>
        <w:t xml:space="preserve"> Utility-Scale Battery Storage</w:t>
      </w:r>
    </w:p>
    <w:p w:rsidR="704E167F" w:rsidP="0BEBE53A" w:rsidRDefault="704E167F" w14:paraId="071B93CC" w14:textId="6B28CF9C">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RDefault="704E167F" w14:paraId="11018943" w14:textId="62F89F38">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Company Incorporation (CAC)</w:t>
      </w:r>
    </w:p>
    <w:p w:rsidR="704E167F" w:rsidRDefault="704E167F" w14:paraId="72F4A3B5" w14:textId="044B3943">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Land Acquisition / Site Access </w:t>
      </w:r>
    </w:p>
    <w:p w:rsidR="704E167F" w:rsidRDefault="704E167F" w14:paraId="0C6CCB0B" w14:textId="02EA7784">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Environmental Screening and EIA (where applicable)</w:t>
      </w:r>
    </w:p>
    <w:p w:rsidR="704E167F" w:rsidRDefault="704E167F" w14:paraId="0ED150B9" w14:textId="058621DA">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Grid Connection Assessment</w:t>
      </w:r>
    </w:p>
    <w:p w:rsidR="704E167F" w:rsidRDefault="704E167F" w14:paraId="78B0C4E2" w14:textId="33EB725B">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Regulatory Approvals (where applicable)</w:t>
      </w:r>
    </w:p>
    <w:p w:rsidR="704E167F" w:rsidRDefault="704E167F" w14:paraId="6F3DFE83" w14:textId="41D7B2D7">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Technical Compliance Certification</w:t>
      </w:r>
    </w:p>
    <w:p w:rsidR="704E167F" w:rsidRDefault="704E167F" w14:paraId="46ED86BF" w14:textId="13892AB7">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Construction and Installation</w:t>
      </w:r>
    </w:p>
    <w:p w:rsidR="704E167F" w:rsidRDefault="704E167F" w14:paraId="5D1967C9" w14:textId="7FD21F45">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Testing and Commissioning</w:t>
      </w:r>
    </w:p>
    <w:p w:rsidR="704E167F" w:rsidRDefault="704E167F" w14:paraId="5C80E62C" w14:textId="7B69DB19">
      <w:pPr>
        <w:pStyle w:val="ListParagraph"/>
        <w:widowControl w:val="0"/>
        <w:numPr>
          <w:ilvl w:val="0"/>
          <w:numId w:val="2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Operations</w:t>
      </w:r>
    </w:p>
    <w:p w:rsidR="0BEBE53A" w:rsidP="0BEBE53A" w:rsidRDefault="0BEBE53A" w14:paraId="5793ECCB" w14:textId="0B752FE7">
      <w:pPr>
        <w:widowControl w:val="0"/>
        <w:spacing w:line="240" w:lineRule="auto"/>
        <w:ind w:left="360"/>
        <w:jc w:val="both"/>
        <w:rPr>
          <w:rFonts w:ascii="Times New Roman" w:hAnsi="Times New Roman" w:eastAsia="Times New Roman" w:cs="Times New Roman"/>
        </w:rPr>
      </w:pPr>
    </w:p>
    <w:p w:rsidR="70118F5B" w:rsidP="70118F5B" w:rsidRDefault="70118F5B" w14:paraId="22AA4C24" w14:textId="529327DE">
      <w:pPr>
        <w:widowControl w:val="0"/>
        <w:spacing w:line="240" w:lineRule="auto"/>
        <w:ind w:left="360"/>
        <w:jc w:val="both"/>
        <w:rPr>
          <w:rFonts w:ascii="Times New Roman" w:hAnsi="Times New Roman" w:eastAsia="Times New Roman" w:cs="Times New Roman"/>
        </w:rPr>
      </w:pPr>
    </w:p>
    <w:p w:rsidR="453896CC" w:rsidP="0BEBE53A" w:rsidRDefault="453896CC" w14:paraId="0EC202E4" w14:textId="0AE121FD">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Workflow Process</w:t>
      </w:r>
      <w:r w:rsidRPr="0BEBE53A" w:rsidR="704E167F">
        <w:rPr>
          <w:rFonts w:ascii="Times New Roman" w:hAnsi="Times New Roman" w:eastAsia="Times New Roman" w:cs="Times New Roman"/>
          <w:b/>
          <w:bCs/>
          <w:u w:val="single"/>
        </w:rPr>
        <w:t xml:space="preserve"> – Commercial &amp; Industrial Storage</w:t>
      </w:r>
    </w:p>
    <w:p w:rsidR="704E167F" w:rsidP="0BEBE53A" w:rsidRDefault="704E167F" w14:paraId="012DB6CC" w14:textId="51E388EA">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704E167F" w:rsidRDefault="704E167F" w14:paraId="34BF8242" w14:textId="44078DD4">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Company Incorporation </w:t>
      </w:r>
    </w:p>
    <w:p w:rsidR="704E167F" w:rsidRDefault="704E167F" w14:paraId="06F055B3" w14:textId="13781458">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Project Design and System Sizing</w:t>
      </w:r>
    </w:p>
    <w:p w:rsidR="704E167F" w:rsidRDefault="704E167F" w14:paraId="02942C59" w14:textId="0BF66329">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Equipment Procurement</w:t>
      </w:r>
    </w:p>
    <w:p w:rsidR="704E167F" w:rsidRDefault="704E167F" w14:paraId="5D3AA0EE" w14:textId="3C0F729C">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SON Compliance Requirements</w:t>
      </w:r>
    </w:p>
    <w:p w:rsidR="704E167F" w:rsidRDefault="704E167F" w14:paraId="2993F546" w14:textId="1DFB2381">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Installation</w:t>
      </w:r>
    </w:p>
    <w:p w:rsidR="704E167F" w:rsidRDefault="704E167F" w14:paraId="584B143D" w14:textId="5559BC12">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NEMSA Inspection and Certification (where applicable)</w:t>
      </w:r>
    </w:p>
    <w:p w:rsidR="704E167F" w:rsidRDefault="704E167F" w14:paraId="2E538633" w14:textId="2C369A63">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System Testing</w:t>
      </w:r>
    </w:p>
    <w:p w:rsidR="704E167F" w:rsidRDefault="704E167F" w14:paraId="2DEE261B" w14:textId="7EF7A927">
      <w:pPr>
        <w:pStyle w:val="ListParagraph"/>
        <w:widowControl w:val="0"/>
        <w:numPr>
          <w:ilvl w:val="0"/>
          <w:numId w:val="2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Operations</w:t>
      </w:r>
    </w:p>
    <w:p w:rsidR="0BEBE53A" w:rsidP="0BEBE53A" w:rsidRDefault="0BEBE53A" w14:paraId="6A487FD3" w14:textId="1F9A8F9D">
      <w:pPr>
        <w:widowControl w:val="0"/>
        <w:spacing w:line="240" w:lineRule="auto"/>
        <w:ind w:left="360"/>
        <w:jc w:val="both"/>
        <w:rPr>
          <w:rFonts w:ascii="Times New Roman" w:hAnsi="Times New Roman" w:eastAsia="Times New Roman" w:cs="Times New Roman"/>
        </w:rPr>
      </w:pPr>
    </w:p>
    <w:p w:rsidR="704E167F" w:rsidP="0BEBE53A" w:rsidRDefault="704E167F" w14:paraId="5A3C31F5" w14:textId="11C92CCE">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b/>
          <w:bCs/>
        </w:rPr>
        <w:t>Useful Resources</w:t>
      </w:r>
    </w:p>
    <w:p w:rsidR="0BEBE53A" w:rsidP="0BEBE53A" w:rsidRDefault="0BEBE53A" w14:paraId="7D440CAD" w14:textId="1046CCCF">
      <w:pPr>
        <w:widowControl w:val="0"/>
        <w:spacing w:line="240" w:lineRule="auto"/>
        <w:ind w:left="360"/>
        <w:jc w:val="both"/>
        <w:rPr>
          <w:rFonts w:ascii="Times New Roman" w:hAnsi="Times New Roman" w:eastAsia="Times New Roman" w:cs="Times New Roman"/>
        </w:rPr>
      </w:pPr>
    </w:p>
    <w:p w:rsidR="704E167F" w:rsidP="0BEBE53A" w:rsidRDefault="704E167F" w14:paraId="50A607ED" w14:textId="0BA255E1">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NERC – </w:t>
      </w:r>
      <w:hyperlink r:id="rId35">
        <w:r w:rsidRPr="0BEBE53A">
          <w:rPr>
            <w:rFonts w:ascii="Times New Roman" w:hAnsi="Times New Roman" w:eastAsia="Times New Roman" w:cs="Times New Roman"/>
          </w:rPr>
          <w:t>www.nerc.gov.ng</w:t>
        </w:r>
      </w:hyperlink>
      <w:r w:rsidRPr="0BEBE53A">
        <w:rPr>
          <w:rFonts w:ascii="Times New Roman" w:hAnsi="Times New Roman" w:eastAsia="Times New Roman" w:cs="Times New Roman"/>
        </w:rPr>
        <w:t xml:space="preserve"> </w:t>
      </w:r>
    </w:p>
    <w:p w:rsidR="704E167F" w:rsidP="0BEBE53A" w:rsidRDefault="704E167F" w14:paraId="490C0339" w14:textId="15403E51">
      <w:pPr>
        <w:widowControl w:val="0"/>
        <w:spacing w:line="240" w:lineRule="auto"/>
        <w:ind w:left="360"/>
        <w:jc w:val="both"/>
      </w:pPr>
      <w:r w:rsidRPr="0BEBE53A">
        <w:rPr>
          <w:rFonts w:ascii="Times New Roman" w:hAnsi="Times New Roman" w:eastAsia="Times New Roman" w:cs="Times New Roman"/>
        </w:rPr>
        <w:t xml:space="preserve">REA – </w:t>
      </w:r>
      <w:hyperlink r:id="rId36">
        <w:r w:rsidRPr="0BEBE53A">
          <w:rPr>
            <w:rFonts w:ascii="Times New Roman" w:hAnsi="Times New Roman" w:eastAsia="Times New Roman" w:cs="Times New Roman"/>
          </w:rPr>
          <w:t>www.rea.gov.ng</w:t>
        </w:r>
      </w:hyperlink>
    </w:p>
    <w:p w:rsidR="704E167F" w:rsidP="0BEBE53A" w:rsidRDefault="704E167F" w14:paraId="093F3C88" w14:textId="0883E694">
      <w:pPr>
        <w:widowControl w:val="0"/>
        <w:spacing w:line="240" w:lineRule="auto"/>
        <w:ind w:left="360"/>
        <w:jc w:val="both"/>
      </w:pPr>
      <w:r w:rsidRPr="0BEBE53A">
        <w:rPr>
          <w:rFonts w:ascii="Times New Roman" w:hAnsi="Times New Roman" w:eastAsia="Times New Roman" w:cs="Times New Roman"/>
        </w:rPr>
        <w:t xml:space="preserve">NIPC – </w:t>
      </w:r>
      <w:hyperlink r:id="rId37">
        <w:r w:rsidRPr="0BEBE53A">
          <w:rPr>
            <w:rFonts w:ascii="Times New Roman" w:hAnsi="Times New Roman" w:eastAsia="Times New Roman" w:cs="Times New Roman"/>
          </w:rPr>
          <w:t>www.nipc.gov.ng</w:t>
        </w:r>
      </w:hyperlink>
    </w:p>
    <w:p w:rsidR="704E167F" w:rsidP="0BEBE53A" w:rsidRDefault="704E167F" w14:paraId="3ECD4CB4" w14:textId="633C4863">
      <w:pPr>
        <w:widowControl w:val="0"/>
        <w:spacing w:line="240" w:lineRule="auto"/>
        <w:ind w:left="360"/>
        <w:jc w:val="both"/>
      </w:pPr>
      <w:r w:rsidRPr="0BEBE53A">
        <w:rPr>
          <w:rFonts w:ascii="Times New Roman" w:hAnsi="Times New Roman" w:eastAsia="Times New Roman" w:cs="Times New Roman"/>
        </w:rPr>
        <w:t xml:space="preserve">SON – </w:t>
      </w:r>
      <w:hyperlink r:id="rId38">
        <w:r w:rsidRPr="0BEBE53A">
          <w:rPr>
            <w:rFonts w:ascii="Times New Roman" w:hAnsi="Times New Roman" w:eastAsia="Times New Roman" w:cs="Times New Roman"/>
          </w:rPr>
          <w:t>www.son.gov.ng</w:t>
        </w:r>
      </w:hyperlink>
    </w:p>
    <w:p w:rsidR="704E167F" w:rsidP="0BEBE53A" w:rsidRDefault="704E167F" w14:paraId="79760BE1" w14:textId="1CA9784F">
      <w:pPr>
        <w:widowControl w:val="0"/>
        <w:spacing w:line="240" w:lineRule="auto"/>
        <w:ind w:left="360"/>
        <w:jc w:val="both"/>
      </w:pPr>
      <w:r w:rsidRPr="0BEBE53A">
        <w:rPr>
          <w:rFonts w:ascii="Times New Roman" w:hAnsi="Times New Roman" w:eastAsia="Times New Roman" w:cs="Times New Roman"/>
        </w:rPr>
        <w:t xml:space="preserve">NEMSA – </w:t>
      </w:r>
      <w:hyperlink r:id="rId39">
        <w:r w:rsidRPr="0BEBE53A">
          <w:rPr>
            <w:rFonts w:ascii="Times New Roman" w:hAnsi="Times New Roman" w:eastAsia="Times New Roman" w:cs="Times New Roman"/>
          </w:rPr>
          <w:t>www.nemsa.gov.ng</w:t>
        </w:r>
      </w:hyperlink>
    </w:p>
    <w:p w:rsidR="704E167F" w:rsidP="0BEBE53A" w:rsidRDefault="704E167F" w14:paraId="0C5482EA" w14:textId="46266271">
      <w:pPr>
        <w:widowControl w:val="0"/>
        <w:spacing w:line="240" w:lineRule="auto"/>
        <w:ind w:left="360"/>
        <w:jc w:val="both"/>
      </w:pPr>
      <w:r w:rsidRPr="0BEBE53A">
        <w:rPr>
          <w:rFonts w:ascii="Times New Roman" w:hAnsi="Times New Roman" w:eastAsia="Times New Roman" w:cs="Times New Roman"/>
        </w:rPr>
        <w:t xml:space="preserve">Federal Ministry of Environment – </w:t>
      </w:r>
      <w:hyperlink r:id="rId40">
        <w:r w:rsidRPr="0BEBE53A">
          <w:rPr>
            <w:rFonts w:ascii="Times New Roman" w:hAnsi="Times New Roman" w:eastAsia="Times New Roman" w:cs="Times New Roman"/>
          </w:rPr>
          <w:t>www.environment.gov.ng</w:t>
        </w:r>
      </w:hyperlink>
    </w:p>
    <w:p w:rsidR="704E167F" w:rsidP="0BEBE53A" w:rsidRDefault="704E167F" w14:paraId="39CD70DE" w14:textId="24321BC7">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NESREA – www.nesrea.gov.ng</w:t>
      </w:r>
    </w:p>
    <w:p w:rsidR="00143F6F" w:rsidP="0BEBE53A" w:rsidRDefault="00143F6F" w14:paraId="01C947FE" w14:textId="72E11A90">
      <w:pPr>
        <w:widowControl w:val="0"/>
        <w:spacing w:line="240" w:lineRule="auto"/>
        <w:jc w:val="both"/>
        <w:rPr>
          <w:rFonts w:ascii="Times New Roman" w:hAnsi="Times New Roman" w:eastAsia="Times New Roman" w:cs="Times New Roman"/>
        </w:rPr>
      </w:pPr>
    </w:p>
    <w:p w:rsidR="0BEBE53A" w:rsidP="0BEBE53A" w:rsidRDefault="0BEBE53A" w14:paraId="61F9D0D4" w14:textId="69B20AFB">
      <w:pPr>
        <w:widowControl w:val="0"/>
        <w:spacing w:line="240" w:lineRule="auto"/>
        <w:jc w:val="both"/>
        <w:rPr>
          <w:rFonts w:ascii="Times New Roman" w:hAnsi="Times New Roman" w:eastAsia="Times New Roman" w:cs="Times New Roman"/>
        </w:rPr>
      </w:pPr>
    </w:p>
    <w:p w:rsidRPr="00CF1C9B" w:rsidR="00143F6F" w:rsidP="0BEBE53A" w:rsidRDefault="2FFD2249" w14:paraId="21DB9CFD" w14:textId="0E9991BE">
      <w:pPr>
        <w:pStyle w:val="Heading2"/>
      </w:pPr>
      <w:bookmarkStart w:name="_Toc409671039" w:id="64"/>
      <w:r>
        <w:t>Finance - Text</w:t>
      </w:r>
      <w:bookmarkEnd w:id="64"/>
    </w:p>
    <w:p w:rsidR="00143F6F" w:rsidP="00143F6F" w:rsidRDefault="00143F6F" w14:paraId="012254DB" w14:textId="77777777">
      <w:pPr>
        <w:widowControl w:val="0"/>
        <w:spacing w:line="240" w:lineRule="auto"/>
        <w:jc w:val="both"/>
        <w:rPr>
          <w:rFonts w:ascii="Times New Roman" w:hAnsi="Times New Roman" w:eastAsia="Times New Roman" w:cs="Times New Roman"/>
        </w:rPr>
      </w:pPr>
    </w:p>
    <w:p w:rsidR="00143F6F" w:rsidP="00CF1C9B" w:rsidRDefault="00143F6F" w14:paraId="1D1E0FDB"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Public Finance</w:t>
      </w:r>
    </w:p>
    <w:p w:rsidR="00143F6F" w:rsidP="0BEBE53A" w:rsidRDefault="00143F6F" w14:paraId="2553042D" w14:textId="77777777">
      <w:pPr>
        <w:widowControl w:val="0"/>
        <w:spacing w:line="240" w:lineRule="auto"/>
        <w:ind w:left="360"/>
        <w:jc w:val="both"/>
        <w:rPr>
          <w:rFonts w:ascii="Times New Roman" w:hAnsi="Times New Roman" w:eastAsia="Times New Roman" w:cs="Times New Roman"/>
        </w:rPr>
      </w:pPr>
    </w:p>
    <w:p w:rsidR="060B3E93" w:rsidP="0BEBE53A" w:rsidRDefault="060B3E93" w14:paraId="556A42E2" w14:textId="49FA44F5">
      <w:pPr>
        <w:widowControl w:val="0"/>
        <w:spacing w:line="240" w:lineRule="auto"/>
        <w:ind w:left="360"/>
        <w:jc w:val="both"/>
      </w:pPr>
      <w:r w:rsidRPr="0BEBE53A">
        <w:rPr>
          <w:rFonts w:ascii="Times New Roman" w:hAnsi="Times New Roman" w:eastAsia="Times New Roman" w:cs="Times New Roman"/>
          <w:lang w:val="en-US"/>
        </w:rPr>
        <w:t xml:space="preserve">The Rural Electrification Agency (REA), the World Bank-funded Distributed Access through Renewable Energy Scale-up (DARES) programme, GIZ, AfDB, and other development partners increasingly support battery storage deployment </w:t>
      </w:r>
      <w:r w:rsidRPr="0BEBE53A" w:rsidR="7FBC7B51">
        <w:rPr>
          <w:rFonts w:ascii="Times New Roman" w:hAnsi="Times New Roman" w:eastAsia="Times New Roman" w:cs="Times New Roman"/>
          <w:lang w:val="en-US"/>
        </w:rPr>
        <w:t>were</w:t>
      </w:r>
      <w:r w:rsidRPr="0BEBE53A">
        <w:rPr>
          <w:rFonts w:ascii="Times New Roman" w:hAnsi="Times New Roman" w:eastAsia="Times New Roman" w:cs="Times New Roman"/>
          <w:lang w:val="en-US"/>
        </w:rPr>
        <w:t xml:space="preserve"> linked to mini-grids, distributed renewable energy, productive-use energy applications, and rural electrification projects. The REA-backed DARES programme includes support for solar-plus-storage systems through grants, results-based financing (RBF), minimum subsidy tenders, and private-sector participation mechanisms.</w:t>
      </w:r>
    </w:p>
    <w:p w:rsidR="0BEBE53A" w:rsidP="0BEBE53A" w:rsidRDefault="0BEBE53A" w14:paraId="1AD5FC4A" w14:textId="2CAD1998">
      <w:pPr>
        <w:widowControl w:val="0"/>
        <w:spacing w:line="240" w:lineRule="auto"/>
        <w:ind w:left="360"/>
        <w:jc w:val="both"/>
        <w:rPr>
          <w:rFonts w:ascii="Times New Roman" w:hAnsi="Times New Roman" w:eastAsia="Times New Roman" w:cs="Times New Roman"/>
        </w:rPr>
      </w:pPr>
    </w:p>
    <w:p w:rsidR="060B3E93" w:rsidP="0BEBE53A" w:rsidRDefault="060B3E93" w14:paraId="67CDB14B" w14:textId="7C51D4F3">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Commercial Finance</w:t>
      </w:r>
    </w:p>
    <w:p w:rsidR="0BEBE53A" w:rsidP="0BEBE53A" w:rsidRDefault="0BEBE53A" w14:paraId="6319E1C1" w14:textId="7B78E42D">
      <w:pPr>
        <w:widowControl w:val="0"/>
        <w:spacing w:line="240" w:lineRule="auto"/>
        <w:ind w:left="360"/>
        <w:jc w:val="both"/>
        <w:rPr>
          <w:rFonts w:ascii="Times New Roman" w:hAnsi="Times New Roman" w:eastAsia="Times New Roman" w:cs="Times New Roman"/>
        </w:rPr>
      </w:pPr>
    </w:p>
    <w:p w:rsidR="060B3E93" w:rsidP="0BEBE53A" w:rsidRDefault="060B3E93" w14:paraId="118F8B9F" w14:textId="6FAEB0FD">
      <w:pPr>
        <w:widowControl w:val="0"/>
        <w:spacing w:line="240" w:lineRule="auto"/>
        <w:ind w:left="360"/>
        <w:jc w:val="both"/>
      </w:pPr>
      <w:r w:rsidRPr="0BEBE53A">
        <w:rPr>
          <w:rFonts w:ascii="Times New Roman" w:hAnsi="Times New Roman" w:eastAsia="Times New Roman" w:cs="Times New Roman"/>
          <w:lang w:val="en-US"/>
        </w:rPr>
        <w:t>Commercial financing for battery storage is expanding rapidly, particularly where storage is paired with solar generation. Local financial institutions including Access Bank, FCMB, Sterling Bank, Fidelity Bank, Ecobank, and Lotus Bank are increasingly active in financing solar-plus-storage and commercial energy projects.</w:t>
      </w:r>
    </w:p>
    <w:p w:rsidR="0BEBE53A" w:rsidP="0BEBE53A" w:rsidRDefault="0BEBE53A" w14:paraId="7D089815" w14:textId="3E26BF34">
      <w:pPr>
        <w:widowControl w:val="0"/>
        <w:spacing w:line="240" w:lineRule="auto"/>
        <w:ind w:left="360"/>
        <w:jc w:val="both"/>
        <w:rPr>
          <w:rFonts w:ascii="Times New Roman" w:hAnsi="Times New Roman" w:eastAsia="Times New Roman" w:cs="Times New Roman"/>
        </w:rPr>
      </w:pPr>
    </w:p>
    <w:p w:rsidR="060B3E93" w:rsidP="0BEBE53A" w:rsidRDefault="060B3E93" w14:paraId="339F00C9" w14:textId="3244365A">
      <w:pPr>
        <w:widowControl w:val="0"/>
        <w:spacing w:line="240" w:lineRule="auto"/>
        <w:ind w:left="360"/>
        <w:jc w:val="both"/>
      </w:pPr>
      <w:r w:rsidRPr="0BEBE53A">
        <w:rPr>
          <w:rFonts w:ascii="Times New Roman" w:hAnsi="Times New Roman" w:eastAsia="Times New Roman" w:cs="Times New Roman"/>
          <w:lang w:val="en-US"/>
        </w:rPr>
        <w:t>Development finance institutions including the Bank of Industry (BOI), IFC, AfDB, and the Africa Finance Corporation (AFC) also provide debt, equity, and concessional financing for larger storage and energy-transition projects. Financing is most readily available for projects serving commercial and industrial users, telecom infrastructure, healthcare facilities, educational institutions, and productive-use energy customers with predictable electricity demand.</w:t>
      </w:r>
    </w:p>
    <w:p w:rsidR="0BEBE53A" w:rsidP="0BEBE53A" w:rsidRDefault="0BEBE53A" w14:paraId="6219B82C" w14:textId="75AEFFE8">
      <w:pPr>
        <w:widowControl w:val="0"/>
        <w:spacing w:line="240" w:lineRule="auto"/>
        <w:ind w:left="360"/>
        <w:jc w:val="both"/>
        <w:rPr>
          <w:rFonts w:ascii="Times New Roman" w:hAnsi="Times New Roman" w:eastAsia="Times New Roman" w:cs="Times New Roman"/>
        </w:rPr>
      </w:pPr>
    </w:p>
    <w:p w:rsidR="70118F5B" w:rsidP="70118F5B" w:rsidRDefault="70118F5B" w14:paraId="0A2E9121" w14:textId="6344C2ED">
      <w:pPr>
        <w:widowControl w:val="0"/>
        <w:spacing w:line="240" w:lineRule="auto"/>
        <w:jc w:val="both"/>
        <w:rPr>
          <w:rFonts w:ascii="Times New Roman" w:hAnsi="Times New Roman" w:eastAsia="Times New Roman" w:cs="Times New Roman"/>
        </w:rPr>
      </w:pPr>
    </w:p>
    <w:p w:rsidR="060B3E93" w:rsidP="0BEBE53A" w:rsidRDefault="060B3E93" w14:paraId="7F42AC51" w14:textId="14276347">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Guarantees &amp; Risk Instruments</w:t>
      </w:r>
    </w:p>
    <w:p w:rsidR="0BEBE53A" w:rsidP="0BEBE53A" w:rsidRDefault="0BEBE53A" w14:paraId="5337513C" w14:textId="2211292A">
      <w:pPr>
        <w:widowControl w:val="0"/>
        <w:spacing w:line="240" w:lineRule="auto"/>
        <w:ind w:left="360"/>
        <w:jc w:val="both"/>
        <w:rPr>
          <w:rFonts w:ascii="Times New Roman" w:hAnsi="Times New Roman" w:eastAsia="Times New Roman" w:cs="Times New Roman"/>
        </w:rPr>
      </w:pPr>
    </w:p>
    <w:p w:rsidR="060B3E93" w:rsidP="0BEBE53A" w:rsidRDefault="060B3E93" w14:paraId="0DA0DCB7" w14:textId="75A96AC9">
      <w:pPr>
        <w:widowControl w:val="0"/>
        <w:spacing w:line="240" w:lineRule="auto"/>
        <w:ind w:left="360"/>
        <w:jc w:val="both"/>
      </w:pPr>
      <w:r w:rsidRPr="0BEBE53A">
        <w:rPr>
          <w:rFonts w:ascii="Times New Roman" w:hAnsi="Times New Roman" w:eastAsia="Times New Roman" w:cs="Times New Roman"/>
          <w:lang w:val="en-US"/>
        </w:rPr>
        <w:t>InfraCredit guarantees, NSIA-backed de-risking mechanisms, political risk insurance, and blended-finance structures are increasingly being used to support renewable energy and storage investments in Nigeria. Developers may also access credit enhancement instruments, partial risk guarantees (PRGs), and political risk cover from institutions such as the World Bank Group, AfDB, IFC, MIGA, and InfraCredit.</w:t>
      </w:r>
    </w:p>
    <w:p w:rsidR="0BEBE53A" w:rsidP="0BEBE53A" w:rsidRDefault="0BEBE53A" w14:paraId="1DBBF1C1" w14:textId="3301EB19">
      <w:pPr>
        <w:widowControl w:val="0"/>
        <w:spacing w:line="240" w:lineRule="auto"/>
        <w:ind w:left="360"/>
        <w:jc w:val="both"/>
        <w:rPr>
          <w:rFonts w:ascii="Times New Roman" w:hAnsi="Times New Roman" w:eastAsia="Times New Roman" w:cs="Times New Roman"/>
        </w:rPr>
      </w:pPr>
    </w:p>
    <w:p w:rsidR="060B3E93" w:rsidP="0BEBE53A" w:rsidRDefault="060B3E93" w14:paraId="60FA54EB" w14:textId="609B49F0">
      <w:pPr>
        <w:widowControl w:val="0"/>
        <w:spacing w:line="240" w:lineRule="auto"/>
        <w:ind w:left="360"/>
        <w:jc w:val="both"/>
      </w:pPr>
      <w:r w:rsidRPr="0BEBE53A">
        <w:rPr>
          <w:rFonts w:ascii="Times New Roman" w:hAnsi="Times New Roman" w:eastAsia="Times New Roman" w:cs="Times New Roman"/>
        </w:rPr>
        <w:t>For utility-scale and commercial battery storage projects, long-term power purchase agreements (PPAs), energy service agreements, capacity contracts, and strong revenue structures can significantly improve project bankability and access to financing.</w:t>
      </w:r>
    </w:p>
    <w:p w:rsidR="0BEBE53A" w:rsidP="0BEBE53A" w:rsidRDefault="0BEBE53A" w14:paraId="159DAE27" w14:textId="2211DDE1">
      <w:pPr>
        <w:widowControl w:val="0"/>
        <w:spacing w:line="240" w:lineRule="auto"/>
        <w:ind w:left="360"/>
        <w:jc w:val="both"/>
        <w:rPr>
          <w:rFonts w:ascii="Times New Roman" w:hAnsi="Times New Roman" w:eastAsia="Times New Roman" w:cs="Times New Roman"/>
        </w:rPr>
      </w:pPr>
    </w:p>
    <w:p w:rsidR="060B3E93" w:rsidP="0BEBE53A" w:rsidRDefault="060B3E93" w14:paraId="423EAD56" w14:textId="1072D390">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Blended Finance</w:t>
      </w:r>
    </w:p>
    <w:p w:rsidR="0BEBE53A" w:rsidP="0BEBE53A" w:rsidRDefault="0BEBE53A" w14:paraId="6028281A" w14:textId="77CC6CEE">
      <w:pPr>
        <w:widowControl w:val="0"/>
        <w:spacing w:line="240" w:lineRule="auto"/>
        <w:ind w:left="360"/>
        <w:jc w:val="both"/>
        <w:rPr>
          <w:rFonts w:ascii="Times New Roman" w:hAnsi="Times New Roman" w:eastAsia="Times New Roman" w:cs="Times New Roman"/>
        </w:rPr>
      </w:pPr>
    </w:p>
    <w:p w:rsidR="060B3E93" w:rsidP="0BEBE53A" w:rsidRDefault="060B3E93" w14:paraId="23356BC6" w14:textId="3F7AA81F">
      <w:pPr>
        <w:widowControl w:val="0"/>
        <w:spacing w:line="240" w:lineRule="auto"/>
        <w:ind w:left="360"/>
        <w:jc w:val="both"/>
      </w:pPr>
      <w:r w:rsidRPr="0BEBE53A">
        <w:rPr>
          <w:rFonts w:ascii="Times New Roman" w:hAnsi="Times New Roman" w:eastAsia="Times New Roman" w:cs="Times New Roman"/>
          <w:lang w:val="en-US"/>
        </w:rPr>
        <w:t>Most large-scale storage projects currently rely on blended financing structures combining grants, concessional debt, climate-finance instruments, and private capital. Key platforms include the $500 million DRE Nigeria Fund anchored by NSIA, the World Bank-supported DARES programme, AfDB financing windows, IFC investment facilities, and emerging blended-finance programmes such as the Renewable Energy Blended Finance Facility (REBF).</w:t>
      </w:r>
    </w:p>
    <w:p w:rsidR="0BEBE53A" w:rsidP="0BEBE53A" w:rsidRDefault="0BEBE53A" w14:paraId="0E33990F" w14:textId="007CE3CB">
      <w:pPr>
        <w:widowControl w:val="0"/>
        <w:spacing w:line="240" w:lineRule="auto"/>
        <w:ind w:left="360"/>
        <w:jc w:val="both"/>
        <w:rPr>
          <w:rFonts w:ascii="Times New Roman" w:hAnsi="Times New Roman" w:eastAsia="Times New Roman" w:cs="Times New Roman"/>
        </w:rPr>
      </w:pPr>
    </w:p>
    <w:p w:rsidR="060B3E93" w:rsidP="0BEBE53A" w:rsidRDefault="060B3E93" w14:paraId="2BA0D780" w14:textId="242D9A97">
      <w:pPr>
        <w:widowControl w:val="0"/>
        <w:spacing w:line="240" w:lineRule="auto"/>
        <w:ind w:left="360"/>
        <w:jc w:val="both"/>
      </w:pPr>
      <w:r w:rsidRPr="0BEBE53A">
        <w:rPr>
          <w:rFonts w:ascii="Times New Roman" w:hAnsi="Times New Roman" w:eastAsia="Times New Roman" w:cs="Times New Roman"/>
          <w:lang w:val="en-US"/>
        </w:rPr>
        <w:t>These facilities are increasingly targeting solar-plus-storage systems, mini-grids, productive-use energy applications, and commercial energy users.</w:t>
      </w:r>
    </w:p>
    <w:p w:rsidR="0BEBE53A" w:rsidP="0BEBE53A" w:rsidRDefault="0BEBE53A" w14:paraId="587095B1" w14:textId="10E5EA5E">
      <w:pPr>
        <w:widowControl w:val="0"/>
        <w:spacing w:line="240" w:lineRule="auto"/>
        <w:ind w:left="360"/>
        <w:jc w:val="both"/>
        <w:rPr>
          <w:rFonts w:ascii="Times New Roman" w:hAnsi="Times New Roman" w:eastAsia="Times New Roman" w:cs="Times New Roman"/>
        </w:rPr>
      </w:pPr>
    </w:p>
    <w:p w:rsidR="63147FEB" w:rsidP="0BEBE53A" w:rsidRDefault="63147FEB" w14:paraId="07C88DEF" w14:textId="397205AE">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Investor Outlook</w:t>
      </w:r>
    </w:p>
    <w:p w:rsidR="0BEBE53A" w:rsidP="0BEBE53A" w:rsidRDefault="0BEBE53A" w14:paraId="72942E7D" w14:textId="3F32F574">
      <w:pPr>
        <w:widowControl w:val="0"/>
        <w:spacing w:line="240" w:lineRule="auto"/>
        <w:ind w:left="360"/>
        <w:jc w:val="both"/>
        <w:rPr>
          <w:rFonts w:ascii="Times New Roman" w:hAnsi="Times New Roman" w:eastAsia="Times New Roman" w:cs="Times New Roman"/>
        </w:rPr>
      </w:pPr>
    </w:p>
    <w:p w:rsidR="060B3E93" w:rsidP="0BEBE53A" w:rsidRDefault="060B3E93" w14:paraId="03DABE8C" w14:textId="17B8EE94">
      <w:pPr>
        <w:widowControl w:val="0"/>
        <w:spacing w:line="240" w:lineRule="auto"/>
        <w:ind w:left="360"/>
        <w:jc w:val="both"/>
      </w:pPr>
      <w:r w:rsidRPr="0BEBE53A">
        <w:rPr>
          <w:rFonts w:ascii="Times New Roman" w:hAnsi="Times New Roman" w:eastAsia="Times New Roman" w:cs="Times New Roman"/>
          <w:lang w:val="en-US"/>
        </w:rPr>
        <w:t>Storage projects are generally easiest to finance when they are linked to proven electricity demand and clear revenue streams. The strongest opportunities currently exist in solar-plus-storage deployments serving commercial and industrial facilities, telecom towers, healthcare facilities, educational institutions, data centres, estates, and mini-grid networks.</w:t>
      </w:r>
    </w:p>
    <w:p w:rsidR="0BEBE53A" w:rsidP="0BEBE53A" w:rsidRDefault="0BEBE53A" w14:paraId="1124D948" w14:textId="7E47BA5C">
      <w:pPr>
        <w:widowControl w:val="0"/>
        <w:spacing w:line="240" w:lineRule="auto"/>
        <w:ind w:left="360"/>
        <w:jc w:val="both"/>
        <w:rPr>
          <w:rFonts w:ascii="Times New Roman" w:hAnsi="Times New Roman" w:eastAsia="Times New Roman" w:cs="Times New Roman"/>
        </w:rPr>
      </w:pPr>
    </w:p>
    <w:p w:rsidR="060B3E93" w:rsidP="0BEBE53A" w:rsidRDefault="060B3E93" w14:paraId="2E622516" w14:textId="010102E6">
      <w:pPr>
        <w:widowControl w:val="0"/>
        <w:spacing w:line="240" w:lineRule="auto"/>
        <w:ind w:left="360"/>
        <w:jc w:val="both"/>
      </w:pPr>
      <w:r w:rsidRPr="0BEBE53A">
        <w:rPr>
          <w:rFonts w:ascii="Times New Roman" w:hAnsi="Times New Roman" w:eastAsia="Times New Roman" w:cs="Times New Roman"/>
          <w:lang w:val="en-US"/>
        </w:rPr>
        <w:t>Investors that can demonstrate predictable energy consumption, measurable diesel displacement, strong customer creditworthiness, and long-term service agreements are typically best positioned to secure financing. As grid modernization accelerates and renewable energy deployment expands, utility-scale battery storage and grid-support applications are also expected to attract increasing investor and lender interest.</w:t>
      </w:r>
    </w:p>
    <w:p w:rsidR="00143F6F" w:rsidP="0BEBE53A" w:rsidRDefault="00143F6F" w14:paraId="779CB031" w14:textId="18B5E457">
      <w:pPr>
        <w:widowControl w:val="0"/>
        <w:spacing w:line="240" w:lineRule="auto"/>
        <w:jc w:val="both"/>
        <w:rPr>
          <w:rFonts w:ascii="Times New Roman" w:hAnsi="Times New Roman" w:eastAsia="Times New Roman" w:cs="Times New Roman"/>
        </w:rPr>
      </w:pPr>
    </w:p>
    <w:p w:rsidR="0BEBE53A" w:rsidP="0BEBE53A" w:rsidRDefault="0BEBE53A" w14:paraId="5081044B" w14:textId="58672176">
      <w:pPr>
        <w:widowControl w:val="0"/>
        <w:spacing w:line="240" w:lineRule="auto"/>
        <w:jc w:val="both"/>
        <w:rPr>
          <w:rFonts w:ascii="Times New Roman" w:hAnsi="Times New Roman" w:eastAsia="Times New Roman" w:cs="Times New Roman"/>
          <w:b/>
          <w:bCs/>
          <w:sz w:val="24"/>
          <w:szCs w:val="24"/>
        </w:rPr>
      </w:pPr>
    </w:p>
    <w:p w:rsidRPr="00CF1C9B" w:rsidR="00143F6F" w:rsidP="0BEBE53A" w:rsidRDefault="2FFD2249" w14:paraId="51203B6A" w14:textId="31E20979">
      <w:pPr>
        <w:pStyle w:val="Heading2"/>
      </w:pPr>
      <w:bookmarkStart w:name="_Toc1043797165" w:id="65"/>
      <w:r>
        <w:t>Opportunities - Text | Photos | Videos</w:t>
      </w:r>
      <w:bookmarkEnd w:id="65"/>
    </w:p>
    <w:p w:rsidR="00143F6F" w:rsidP="0BEBE53A" w:rsidRDefault="7954AF6F" w14:paraId="5C34B7DB" w14:textId="4AFF0ADF">
      <w:pPr>
        <w:widowControl w:val="0"/>
        <w:spacing w:line="240" w:lineRule="auto"/>
        <w:ind w:left="360"/>
        <w:jc w:val="both"/>
      </w:pPr>
      <w:r w:rsidRPr="0BEBE53A">
        <w:rPr>
          <w:rFonts w:ascii="Times New Roman" w:hAnsi="Times New Roman" w:eastAsia="Times New Roman" w:cs="Times New Roman"/>
        </w:rPr>
        <w:t xml:space="preserve"> </w:t>
      </w:r>
    </w:p>
    <w:p w:rsidR="00143F6F" w:rsidP="0BEBE53A" w:rsidRDefault="7954AF6F" w14:paraId="789320F5" w14:textId="246ED9B4">
      <w:pPr>
        <w:widowControl w:val="0"/>
        <w:spacing w:line="240" w:lineRule="auto"/>
        <w:ind w:left="360"/>
        <w:jc w:val="both"/>
      </w:pPr>
      <w:r w:rsidRPr="0BEBE53A">
        <w:rPr>
          <w:rFonts w:ascii="Times New Roman" w:hAnsi="Times New Roman" w:eastAsia="Times New Roman" w:cs="Times New Roman"/>
          <w:lang w:val="en-US"/>
        </w:rPr>
        <w:t>Nigeria's energy storage market is expanding rapidly as businesses, communities, and infrastructure operators seek more reliable and cost-effective power solutions. Falling battery costs, growing solar deployment, increasing diesel prices, and strong demand for energy reliability are driving adoption across commercial, industrial, telecom, healthcare, education, and mini-grid sectors.</w:t>
      </w:r>
    </w:p>
    <w:p w:rsidR="00143F6F" w:rsidP="0BEBE53A" w:rsidRDefault="00143F6F" w14:paraId="0F4B5F19" w14:textId="5A107F1E">
      <w:pPr>
        <w:widowControl w:val="0"/>
        <w:spacing w:line="240" w:lineRule="auto"/>
        <w:ind w:left="360"/>
        <w:jc w:val="both"/>
        <w:rPr>
          <w:rFonts w:ascii="Times New Roman" w:hAnsi="Times New Roman" w:eastAsia="Times New Roman" w:cs="Times New Roman"/>
        </w:rPr>
      </w:pPr>
    </w:p>
    <w:p w:rsidR="00143F6F" w:rsidP="0BEBE53A" w:rsidRDefault="7954AF6F" w14:paraId="68AF1DC6" w14:textId="62A68D40">
      <w:pPr>
        <w:widowControl w:val="0"/>
        <w:spacing w:line="240" w:lineRule="auto"/>
        <w:ind w:left="360"/>
        <w:jc w:val="both"/>
      </w:pPr>
      <w:r w:rsidRPr="0BEBE53A">
        <w:rPr>
          <w:rFonts w:ascii="Times New Roman" w:hAnsi="Times New Roman" w:eastAsia="Times New Roman" w:cs="Times New Roman"/>
        </w:rPr>
        <w:t>Storage is increasingly viewed not only as a backup solution, but as a core enabler of renewable energy integration, grid stability, energy cost reduction, and energy access.</w:t>
      </w:r>
    </w:p>
    <w:p w:rsidR="00143F6F" w:rsidP="0BEBE53A" w:rsidRDefault="00143F6F" w14:paraId="45114C95" w14:textId="7C609AA5">
      <w:pPr>
        <w:widowControl w:val="0"/>
        <w:spacing w:line="240" w:lineRule="auto"/>
        <w:ind w:left="360"/>
        <w:jc w:val="both"/>
        <w:rPr>
          <w:rFonts w:ascii="Times New Roman" w:hAnsi="Times New Roman" w:eastAsia="Times New Roman" w:cs="Times New Roman"/>
        </w:rPr>
      </w:pPr>
    </w:p>
    <w:p w:rsidR="00143F6F" w:rsidP="0BEBE53A" w:rsidRDefault="7954AF6F" w14:paraId="7427E56D" w14:textId="59115860">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Behind-the-Meter Storage (Residential &amp; C&amp;I)</w:t>
      </w:r>
    </w:p>
    <w:p w:rsidR="00143F6F" w:rsidP="0BEBE53A" w:rsidRDefault="00143F6F" w14:paraId="33EA58EB" w14:textId="42D6C457">
      <w:pPr>
        <w:widowControl w:val="0"/>
        <w:spacing w:line="240" w:lineRule="auto"/>
        <w:ind w:left="360"/>
        <w:jc w:val="both"/>
        <w:rPr>
          <w:rFonts w:ascii="Times New Roman" w:hAnsi="Times New Roman" w:eastAsia="Times New Roman" w:cs="Times New Roman"/>
        </w:rPr>
      </w:pPr>
    </w:p>
    <w:p w:rsidR="00143F6F" w:rsidP="0BEBE53A" w:rsidRDefault="7954AF6F" w14:paraId="3E042D27" w14:textId="58B09EB5">
      <w:pPr>
        <w:widowControl w:val="0"/>
        <w:spacing w:line="240" w:lineRule="auto"/>
        <w:ind w:left="360"/>
        <w:jc w:val="both"/>
      </w:pPr>
      <w:r w:rsidRPr="0BEBE53A">
        <w:rPr>
          <w:rFonts w:ascii="Times New Roman" w:hAnsi="Times New Roman" w:eastAsia="Times New Roman" w:cs="Times New Roman"/>
          <w:lang w:val="en-US"/>
        </w:rPr>
        <w:t>Nigeria's commercial and industrial sector presents one of the largest opportunities for battery storage deployment in Africa. Businesses are increasingly adopting solar-plus-storage systems to reduce diesel consumption, improve power reliability, and lower operating costs.</w:t>
      </w:r>
    </w:p>
    <w:p w:rsidR="00143F6F" w:rsidP="0BEBE53A" w:rsidRDefault="00143F6F" w14:paraId="3528171B" w14:textId="4D8F38D0">
      <w:pPr>
        <w:widowControl w:val="0"/>
        <w:spacing w:line="240" w:lineRule="auto"/>
        <w:ind w:left="360"/>
        <w:jc w:val="both"/>
        <w:rPr>
          <w:rFonts w:ascii="Times New Roman" w:hAnsi="Times New Roman" w:eastAsia="Times New Roman" w:cs="Times New Roman"/>
        </w:rPr>
      </w:pPr>
    </w:p>
    <w:p w:rsidR="00143F6F" w:rsidP="0BEBE53A" w:rsidRDefault="7954AF6F" w14:paraId="649B6BC3" w14:textId="28B39A78">
      <w:pPr>
        <w:widowControl w:val="0"/>
        <w:spacing w:line="240" w:lineRule="auto"/>
        <w:ind w:left="360"/>
        <w:jc w:val="both"/>
      </w:pPr>
      <w:r w:rsidRPr="0BEBE53A">
        <w:rPr>
          <w:rFonts w:ascii="Times New Roman" w:hAnsi="Times New Roman" w:eastAsia="Times New Roman" w:cs="Times New Roman"/>
          <w:lang w:val="en-US"/>
        </w:rPr>
        <w:t>Key target markets include manufacturing facilities, hospitals, universities, cold-chain operators, telecom infrastructure, estates, hotels, shopping centres, and data centres.</w:t>
      </w:r>
    </w:p>
    <w:p w:rsidR="00143F6F" w:rsidP="0BEBE53A" w:rsidRDefault="00143F6F" w14:paraId="09557B90" w14:textId="4B913F5A">
      <w:pPr>
        <w:widowControl w:val="0"/>
        <w:spacing w:line="240" w:lineRule="auto"/>
        <w:ind w:left="360"/>
        <w:jc w:val="both"/>
        <w:rPr>
          <w:rFonts w:ascii="Times New Roman" w:hAnsi="Times New Roman" w:eastAsia="Times New Roman" w:cs="Times New Roman"/>
        </w:rPr>
      </w:pPr>
    </w:p>
    <w:p w:rsidR="00143F6F" w:rsidP="0BEBE53A" w:rsidRDefault="7954AF6F" w14:paraId="31ED6FE2" w14:textId="3F99C2B3">
      <w:pPr>
        <w:widowControl w:val="0"/>
        <w:spacing w:line="240" w:lineRule="auto"/>
        <w:ind w:left="360"/>
        <w:jc w:val="both"/>
      </w:pPr>
      <w:r w:rsidRPr="0BEBE53A">
        <w:rPr>
          <w:rFonts w:ascii="Times New Roman" w:hAnsi="Times New Roman" w:eastAsia="Times New Roman" w:cs="Times New Roman"/>
          <w:b/>
          <w:bCs/>
        </w:rPr>
        <w:t>Market Indicators</w:t>
      </w:r>
    </w:p>
    <w:p w:rsidR="00143F6F" w:rsidP="0BEBE53A" w:rsidRDefault="00143F6F" w14:paraId="1EDDF6F7" w14:textId="1F57E777">
      <w:pPr>
        <w:widowControl w:val="0"/>
        <w:spacing w:line="240" w:lineRule="auto"/>
        <w:ind w:left="360"/>
        <w:jc w:val="both"/>
        <w:rPr>
          <w:rFonts w:ascii="Times New Roman" w:hAnsi="Times New Roman" w:eastAsia="Times New Roman" w:cs="Times New Roman"/>
        </w:rPr>
      </w:pPr>
    </w:p>
    <w:p w:rsidR="00143F6F" w:rsidRDefault="7954AF6F" w14:paraId="7B7AE1BC" w14:textId="2F0F5671">
      <w:pPr>
        <w:pStyle w:val="ListParagraph"/>
        <w:widowControl w:val="0"/>
        <w:numPr>
          <w:ilvl w:val="0"/>
          <w:numId w:val="17"/>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 is one of Africa's fastest-growing battery storage markets.</w:t>
      </w:r>
    </w:p>
    <w:p w:rsidR="00143F6F" w:rsidRDefault="7954AF6F" w14:paraId="544472C1" w14:textId="1994EAC0">
      <w:pPr>
        <w:pStyle w:val="ListParagraph"/>
        <w:widowControl w:val="0"/>
        <w:numPr>
          <w:ilvl w:val="0"/>
          <w:numId w:val="1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Estimated annual solar-plus-storage investment opportunity </w:t>
      </w:r>
      <w:commentRangeStart w:id="66"/>
      <w:r w:rsidRPr="0BEBE53A">
        <w:rPr>
          <w:rFonts w:ascii="Times New Roman" w:hAnsi="Times New Roman" w:eastAsia="Times New Roman" w:cs="Times New Roman"/>
          <w:lang w:val="en-US"/>
        </w:rPr>
        <w:t>exceeds US$3 billion.</w:t>
      </w:r>
      <w:commentRangeEnd w:id="66"/>
      <w:r w:rsidR="000941AD">
        <w:rPr>
          <w:rStyle w:val="CommentReference"/>
          <w:rFonts w:ascii="Times New Roman" w:hAnsi="Times New Roman" w:eastAsia="Times New Roman" w:cs="Times New Roman"/>
          <w:sz w:val="22"/>
          <w:szCs w:val="22"/>
          <w:lang w:val="en-US"/>
        </w:rPr>
        <w:commentReference w:id="66"/>
      </w:r>
    </w:p>
    <w:p w:rsidR="00143F6F" w:rsidRDefault="7954AF6F" w14:paraId="244EBB8F" w14:textId="505EDAAC">
      <w:pPr>
        <w:pStyle w:val="ListParagraph"/>
        <w:widowControl w:val="0"/>
        <w:numPr>
          <w:ilvl w:val="0"/>
          <w:numId w:val="1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Growing demand from customers seeking energy independence and protection from grid disruptions.</w:t>
      </w:r>
    </w:p>
    <w:p w:rsidR="00143F6F" w:rsidP="0BEBE53A" w:rsidRDefault="00143F6F" w14:paraId="4C69ECDB" w14:textId="1A40908C">
      <w:pPr>
        <w:widowControl w:val="0"/>
        <w:spacing w:line="240" w:lineRule="auto"/>
        <w:ind w:left="360"/>
        <w:jc w:val="both"/>
        <w:rPr>
          <w:rFonts w:ascii="Times New Roman" w:hAnsi="Times New Roman" w:eastAsia="Times New Roman" w:cs="Times New Roman"/>
        </w:rPr>
      </w:pPr>
    </w:p>
    <w:p w:rsidR="00143F6F" w:rsidP="0BEBE53A" w:rsidRDefault="7954AF6F" w14:paraId="7524DCB2" w14:textId="5FDC8936">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b/>
          <w:bCs/>
          <w:u w:val="single"/>
        </w:rPr>
        <w:t>Mini-Grid Storage Integration</w:t>
      </w:r>
    </w:p>
    <w:p w:rsidR="00143F6F" w:rsidP="0BEBE53A" w:rsidRDefault="7954AF6F" w14:paraId="13198D1C" w14:textId="4AE18BEA">
      <w:pPr>
        <w:widowControl w:val="0"/>
        <w:spacing w:line="240" w:lineRule="auto"/>
        <w:ind w:left="360"/>
        <w:jc w:val="both"/>
      </w:pPr>
      <w:r w:rsidRPr="0BEBE53A">
        <w:rPr>
          <w:rFonts w:ascii="Times New Roman" w:hAnsi="Times New Roman" w:eastAsia="Times New Roman" w:cs="Times New Roman"/>
        </w:rPr>
        <w:t xml:space="preserve"> </w:t>
      </w:r>
    </w:p>
    <w:p w:rsidR="00143F6F" w:rsidP="0BEBE53A" w:rsidRDefault="7954AF6F" w14:paraId="31355738" w14:textId="53F9783F">
      <w:pPr>
        <w:widowControl w:val="0"/>
        <w:spacing w:line="240" w:lineRule="auto"/>
        <w:ind w:left="360"/>
        <w:jc w:val="both"/>
      </w:pPr>
      <w:r w:rsidRPr="0BEBE53A">
        <w:rPr>
          <w:rFonts w:ascii="Times New Roman" w:hAnsi="Times New Roman" w:eastAsia="Times New Roman" w:cs="Times New Roman"/>
          <w:lang w:val="en-US"/>
        </w:rPr>
        <w:t>Battery storage is becoming a standard component of modern mini-grid systems, helping improve reliability, increase renewable energy utilisation, and reduce fuel costs.</w:t>
      </w:r>
    </w:p>
    <w:p w:rsidR="00143F6F" w:rsidP="0BEBE53A" w:rsidRDefault="7954AF6F" w14:paraId="546A582E" w14:textId="148E4318">
      <w:pPr>
        <w:widowControl w:val="0"/>
        <w:spacing w:line="240" w:lineRule="auto"/>
        <w:ind w:left="360"/>
        <w:jc w:val="both"/>
      </w:pPr>
      <w:r w:rsidRPr="0BEBE53A">
        <w:rPr>
          <w:rFonts w:ascii="Times New Roman" w:hAnsi="Times New Roman" w:eastAsia="Times New Roman" w:cs="Times New Roman"/>
        </w:rPr>
        <w:t xml:space="preserve"> </w:t>
      </w:r>
    </w:p>
    <w:p w:rsidR="00143F6F" w:rsidP="0BEBE53A" w:rsidRDefault="7954AF6F" w14:paraId="0E0B5575" w14:textId="0174856E">
      <w:pPr>
        <w:widowControl w:val="0"/>
        <w:spacing w:line="240" w:lineRule="auto"/>
        <w:ind w:left="360"/>
        <w:jc w:val="both"/>
      </w:pPr>
      <w:r w:rsidRPr="0BEBE53A">
        <w:rPr>
          <w:rFonts w:ascii="Times New Roman" w:hAnsi="Times New Roman" w:eastAsia="Times New Roman" w:cs="Times New Roman"/>
          <w:lang w:val="en-US"/>
        </w:rPr>
        <w:t>The DARES programme targets approximately 1,225 mini-grids, creating a significant pipeline for battery suppliers, storage integrators, EPC contractors, and project developers.</w:t>
      </w:r>
    </w:p>
    <w:p w:rsidR="00143F6F" w:rsidP="0BEBE53A" w:rsidRDefault="00143F6F" w14:paraId="67FC3947" w14:textId="71CBFAAB">
      <w:pPr>
        <w:widowControl w:val="0"/>
        <w:spacing w:line="240" w:lineRule="auto"/>
        <w:ind w:left="360"/>
        <w:jc w:val="both"/>
        <w:rPr>
          <w:rFonts w:ascii="Times New Roman" w:hAnsi="Times New Roman" w:eastAsia="Times New Roman" w:cs="Times New Roman"/>
        </w:rPr>
      </w:pPr>
    </w:p>
    <w:p w:rsidR="00143F6F" w:rsidP="0BEBE53A" w:rsidRDefault="7954AF6F" w14:paraId="318EC5FE" w14:textId="3511B765">
      <w:pPr>
        <w:widowControl w:val="0"/>
        <w:spacing w:line="240" w:lineRule="auto"/>
        <w:ind w:left="360"/>
        <w:jc w:val="both"/>
      </w:pPr>
      <w:r w:rsidRPr="0BEBE53A">
        <w:rPr>
          <w:rFonts w:ascii="Times New Roman" w:hAnsi="Times New Roman" w:eastAsia="Times New Roman" w:cs="Times New Roman"/>
          <w:b/>
          <w:bCs/>
        </w:rPr>
        <w:t>Market Indicators</w:t>
      </w:r>
    </w:p>
    <w:p w:rsidR="00143F6F" w:rsidP="0BEBE53A" w:rsidRDefault="00143F6F" w14:paraId="604A4CE7" w14:textId="14C0E80C">
      <w:pPr>
        <w:widowControl w:val="0"/>
        <w:spacing w:line="240" w:lineRule="auto"/>
        <w:ind w:left="360"/>
        <w:jc w:val="both"/>
        <w:rPr>
          <w:rFonts w:ascii="Times New Roman" w:hAnsi="Times New Roman" w:eastAsia="Times New Roman" w:cs="Times New Roman"/>
        </w:rPr>
      </w:pPr>
    </w:p>
    <w:p w:rsidR="00143F6F" w:rsidRDefault="7954AF6F" w14:paraId="31772A70" w14:textId="7479BB27">
      <w:pPr>
        <w:pStyle w:val="ListParagraph"/>
        <w:widowControl w:val="0"/>
        <w:numPr>
          <w:ilvl w:val="0"/>
          <w:numId w:val="1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Typical storage deployment: 20 kWh–2 MWh per mini-grid.</w:t>
      </w:r>
    </w:p>
    <w:p w:rsidR="00143F6F" w:rsidRDefault="7954AF6F" w14:paraId="6536D80D" w14:textId="346E21A2">
      <w:pPr>
        <w:pStyle w:val="ListParagraph"/>
        <w:widowControl w:val="0"/>
        <w:numPr>
          <w:ilvl w:val="0"/>
          <w:numId w:val="1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lastRenderedPageBreak/>
        <w:t>Strong demand from rural communities, agricultural clusters, commercial hubs, and productive-use energy projects.</w:t>
      </w:r>
    </w:p>
    <w:p w:rsidR="00143F6F" w:rsidRDefault="7954AF6F" w14:paraId="779DA279" w14:textId="7A0B1ED3">
      <w:pPr>
        <w:pStyle w:val="ListParagraph"/>
        <w:widowControl w:val="0"/>
        <w:numPr>
          <w:ilvl w:val="0"/>
          <w:numId w:val="1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Supported by REA, DARES, and other rural electrification programmes.</w:t>
      </w:r>
    </w:p>
    <w:p w:rsidR="00143F6F" w:rsidP="0BEBE53A" w:rsidRDefault="00143F6F" w14:paraId="71750EB2" w14:textId="3A5D3092">
      <w:pPr>
        <w:widowControl w:val="0"/>
        <w:spacing w:line="240" w:lineRule="auto"/>
        <w:ind w:left="360"/>
        <w:jc w:val="both"/>
        <w:rPr>
          <w:rFonts w:ascii="Times New Roman" w:hAnsi="Times New Roman" w:eastAsia="Times New Roman" w:cs="Times New Roman"/>
        </w:rPr>
      </w:pPr>
    </w:p>
    <w:p w:rsidR="00143F6F" w:rsidP="0BEBE53A" w:rsidRDefault="7954AF6F" w14:paraId="7428D86F" w14:textId="56B5DDE6">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Battery Assembly &amp; Manufacturing</w:t>
      </w:r>
    </w:p>
    <w:p w:rsidR="00143F6F" w:rsidP="0BEBE53A" w:rsidRDefault="7954AF6F" w14:paraId="50B735BF" w14:textId="41C31F18">
      <w:pPr>
        <w:widowControl w:val="0"/>
        <w:spacing w:line="240" w:lineRule="auto"/>
        <w:ind w:left="360"/>
        <w:jc w:val="both"/>
      </w:pPr>
      <w:r w:rsidRPr="0BEBE53A">
        <w:rPr>
          <w:rFonts w:ascii="Times New Roman" w:hAnsi="Times New Roman" w:eastAsia="Times New Roman" w:cs="Times New Roman"/>
        </w:rPr>
        <w:t xml:space="preserve"> </w:t>
      </w:r>
    </w:p>
    <w:p w:rsidR="00143F6F" w:rsidP="0BEBE53A" w:rsidRDefault="7954AF6F" w14:paraId="366CBE85" w14:textId="08462DF6">
      <w:pPr>
        <w:widowControl w:val="0"/>
        <w:spacing w:line="240" w:lineRule="auto"/>
        <w:ind w:left="360"/>
        <w:jc w:val="both"/>
      </w:pPr>
      <w:r w:rsidRPr="0BEBE53A">
        <w:rPr>
          <w:rFonts w:ascii="Times New Roman" w:hAnsi="Times New Roman" w:eastAsia="Times New Roman" w:cs="Times New Roman"/>
          <w:lang w:val="en-US"/>
        </w:rPr>
        <w:t>Local battery assembly and manufacturing represent an emerging investment opportunity as Nigeria seeks to strengthen domestic energy and electric mobility supply chains.</w:t>
      </w:r>
    </w:p>
    <w:p w:rsidR="00143F6F" w:rsidP="0BEBE53A" w:rsidRDefault="00143F6F" w14:paraId="171D86AA" w14:textId="7E6CB759">
      <w:pPr>
        <w:widowControl w:val="0"/>
        <w:spacing w:line="240" w:lineRule="auto"/>
        <w:ind w:left="360"/>
        <w:jc w:val="both"/>
        <w:rPr>
          <w:rFonts w:ascii="Times New Roman" w:hAnsi="Times New Roman" w:eastAsia="Times New Roman" w:cs="Times New Roman"/>
        </w:rPr>
      </w:pPr>
    </w:p>
    <w:p w:rsidR="00143F6F" w:rsidP="0BEBE53A" w:rsidRDefault="7954AF6F" w14:paraId="75C27C3F" w14:textId="5F74389F">
      <w:pPr>
        <w:widowControl w:val="0"/>
        <w:spacing w:line="240" w:lineRule="auto"/>
        <w:ind w:left="360"/>
        <w:jc w:val="both"/>
      </w:pPr>
      <w:r w:rsidRPr="0BEBE53A">
        <w:rPr>
          <w:rFonts w:ascii="Times New Roman" w:hAnsi="Times New Roman" w:eastAsia="Times New Roman" w:cs="Times New Roman"/>
          <w:lang w:val="en-US"/>
        </w:rPr>
        <w:t>Government policy increasingly supports local content development, technology transfer, and industrialisation, creating opportunities for battery pack assembly, component manufacturing, and energy storage value-chain development.</w:t>
      </w:r>
    </w:p>
    <w:p w:rsidR="00143F6F" w:rsidP="0BEBE53A" w:rsidRDefault="00143F6F" w14:paraId="1A20B915" w14:textId="4CA0CC64">
      <w:pPr>
        <w:widowControl w:val="0"/>
        <w:spacing w:line="240" w:lineRule="auto"/>
        <w:ind w:left="360"/>
        <w:jc w:val="both"/>
        <w:rPr>
          <w:rFonts w:ascii="Times New Roman" w:hAnsi="Times New Roman" w:eastAsia="Times New Roman" w:cs="Times New Roman"/>
        </w:rPr>
      </w:pPr>
    </w:p>
    <w:p w:rsidR="00143F6F" w:rsidP="0BEBE53A" w:rsidRDefault="7954AF6F" w14:paraId="71AB5AFC" w14:textId="258EA218">
      <w:pPr>
        <w:widowControl w:val="0"/>
        <w:spacing w:line="240" w:lineRule="auto"/>
        <w:ind w:left="360"/>
        <w:jc w:val="both"/>
        <w:rPr>
          <w:rFonts w:ascii="Times New Roman" w:hAnsi="Times New Roman" w:eastAsia="Times New Roman" w:cs="Times New Roman"/>
          <w:b/>
          <w:bCs/>
        </w:rPr>
      </w:pPr>
      <w:r w:rsidRPr="0BEBE53A">
        <w:rPr>
          <w:rFonts w:ascii="Times New Roman" w:hAnsi="Times New Roman" w:eastAsia="Times New Roman" w:cs="Times New Roman"/>
          <w:b/>
          <w:bCs/>
        </w:rPr>
        <w:t>Market Indicators</w:t>
      </w:r>
    </w:p>
    <w:p w:rsidR="00143F6F" w:rsidP="0BEBE53A" w:rsidRDefault="00143F6F" w14:paraId="6CCDD797" w14:textId="52F8694F">
      <w:pPr>
        <w:widowControl w:val="0"/>
        <w:spacing w:line="240" w:lineRule="auto"/>
        <w:ind w:left="360"/>
        <w:jc w:val="both"/>
        <w:rPr>
          <w:rFonts w:ascii="Times New Roman" w:hAnsi="Times New Roman" w:eastAsia="Times New Roman" w:cs="Times New Roman"/>
        </w:rPr>
      </w:pPr>
    </w:p>
    <w:p w:rsidR="00143F6F" w:rsidRDefault="7954AF6F" w14:paraId="39963D7C" w14:textId="35C4CCE1">
      <w:pPr>
        <w:pStyle w:val="ListParagraph"/>
        <w:widowControl w:val="0"/>
        <w:numPr>
          <w:ilvl w:val="0"/>
          <w:numId w:val="1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High battery import volumes continue to drive market growth.</w:t>
      </w:r>
    </w:p>
    <w:p w:rsidR="00143F6F" w:rsidRDefault="7954AF6F" w14:paraId="3E7715A2" w14:textId="453962AD">
      <w:pPr>
        <w:pStyle w:val="ListParagraph"/>
        <w:widowControl w:val="0"/>
        <w:numPr>
          <w:ilvl w:val="0"/>
          <w:numId w:val="1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Local content requirements under emerging industrial and electric mobility policies are expected to stimulate domestic manufacturing.</w:t>
      </w:r>
    </w:p>
    <w:p w:rsidR="00143F6F" w:rsidRDefault="7954AF6F" w14:paraId="5643010F" w14:textId="621526B5">
      <w:pPr>
        <w:pStyle w:val="ListParagraph"/>
        <w:widowControl w:val="0"/>
        <w:numPr>
          <w:ilvl w:val="0"/>
          <w:numId w:val="1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Opportunities exist for partnerships with NASENI, technology providers, and international battery manufacturers.</w:t>
      </w:r>
    </w:p>
    <w:p w:rsidR="00143F6F" w:rsidP="0BEBE53A" w:rsidRDefault="00143F6F" w14:paraId="208DD0E4" w14:textId="797F2C04">
      <w:pPr>
        <w:widowControl w:val="0"/>
        <w:spacing w:line="240" w:lineRule="auto"/>
        <w:ind w:left="360"/>
        <w:jc w:val="both"/>
        <w:rPr>
          <w:rFonts w:ascii="Times New Roman" w:hAnsi="Times New Roman" w:eastAsia="Times New Roman" w:cs="Times New Roman"/>
        </w:rPr>
      </w:pPr>
    </w:p>
    <w:p w:rsidR="00143F6F" w:rsidP="0BEBE53A" w:rsidRDefault="00143F6F" w14:paraId="24EEEEAD" w14:textId="21EFD30A">
      <w:pPr>
        <w:widowControl w:val="0"/>
        <w:spacing w:line="240" w:lineRule="auto"/>
        <w:ind w:left="360"/>
        <w:jc w:val="both"/>
        <w:rPr>
          <w:rFonts w:ascii="Times New Roman" w:hAnsi="Times New Roman" w:eastAsia="Times New Roman" w:cs="Times New Roman"/>
        </w:rPr>
      </w:pPr>
    </w:p>
    <w:p w:rsidR="00143F6F" w:rsidP="0BEBE53A" w:rsidRDefault="7954AF6F" w14:paraId="6725A84E" w14:textId="48F0FED1">
      <w:pPr>
        <w:widowControl w:val="0"/>
        <w:spacing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Strongest Entry Points</w:t>
      </w:r>
    </w:p>
    <w:p w:rsidR="00143F6F" w:rsidP="0BEBE53A" w:rsidRDefault="00143F6F" w14:paraId="5AB297C9" w14:textId="792BA025">
      <w:pPr>
        <w:widowControl w:val="0"/>
        <w:spacing w:line="240" w:lineRule="auto"/>
        <w:ind w:left="360"/>
        <w:jc w:val="both"/>
        <w:rPr>
          <w:rFonts w:ascii="Times New Roman" w:hAnsi="Times New Roman" w:eastAsia="Times New Roman" w:cs="Times New Roman"/>
        </w:rPr>
      </w:pPr>
    </w:p>
    <w:p w:rsidR="00143F6F" w:rsidP="0BEBE53A" w:rsidRDefault="7954AF6F" w14:paraId="12E35598" w14:textId="5ACCA788">
      <w:pPr>
        <w:widowControl w:val="0"/>
        <w:spacing w:line="240" w:lineRule="auto"/>
        <w:ind w:left="360"/>
        <w:jc w:val="both"/>
      </w:pPr>
      <w:r w:rsidRPr="0BEBE53A">
        <w:rPr>
          <w:rFonts w:ascii="Times New Roman" w:hAnsi="Times New Roman" w:eastAsia="Times New Roman" w:cs="Times New Roman"/>
        </w:rPr>
        <w:t>The strongest near-term opportunities include:</w:t>
      </w:r>
    </w:p>
    <w:p w:rsidR="00143F6F" w:rsidP="0BEBE53A" w:rsidRDefault="00143F6F" w14:paraId="3995B78F" w14:textId="13F62503">
      <w:pPr>
        <w:widowControl w:val="0"/>
        <w:spacing w:line="240" w:lineRule="auto"/>
        <w:ind w:left="360"/>
        <w:jc w:val="both"/>
        <w:rPr>
          <w:rFonts w:ascii="Times New Roman" w:hAnsi="Times New Roman" w:eastAsia="Times New Roman" w:cs="Times New Roman"/>
        </w:rPr>
      </w:pPr>
    </w:p>
    <w:p w:rsidR="00143F6F" w:rsidRDefault="7954AF6F" w14:paraId="41E06A6D" w14:textId="130098F4">
      <w:pPr>
        <w:pStyle w:val="ListParagraph"/>
        <w:widowControl w:val="0"/>
        <w:numPr>
          <w:ilvl w:val="0"/>
          <w:numId w:val="1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&amp; industrial solar-plus-storage systems</w:t>
      </w:r>
    </w:p>
    <w:p w:rsidR="00143F6F" w:rsidRDefault="7954AF6F" w14:paraId="300CA3E0" w14:textId="1E726113">
      <w:pPr>
        <w:pStyle w:val="ListParagraph"/>
        <w:widowControl w:val="0"/>
        <w:numPr>
          <w:ilvl w:val="0"/>
          <w:numId w:val="1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Mini-grid battery integration</w:t>
      </w:r>
    </w:p>
    <w:p w:rsidR="00143F6F" w:rsidRDefault="7954AF6F" w14:paraId="78ED2BE5" w14:textId="6EE8E3A2">
      <w:pPr>
        <w:pStyle w:val="ListParagraph"/>
        <w:widowControl w:val="0"/>
        <w:numPr>
          <w:ilvl w:val="0"/>
          <w:numId w:val="1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Telecom tower energy systems</w:t>
      </w:r>
    </w:p>
    <w:p w:rsidR="00143F6F" w:rsidRDefault="7954AF6F" w14:paraId="2B66F1AA" w14:textId="375C0C52">
      <w:pPr>
        <w:pStyle w:val="ListParagraph"/>
        <w:widowControl w:val="0"/>
        <w:numPr>
          <w:ilvl w:val="0"/>
          <w:numId w:val="1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Healthcare and educational facility electrification</w:t>
      </w:r>
    </w:p>
    <w:p w:rsidR="00143F6F" w:rsidRDefault="7954AF6F" w14:paraId="336E3BE8" w14:textId="2728147B">
      <w:pPr>
        <w:pStyle w:val="ListParagraph"/>
        <w:widowControl w:val="0"/>
        <w:numPr>
          <w:ilvl w:val="0"/>
          <w:numId w:val="14"/>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Data centre and critical infrastructure backup systems</w:t>
      </w:r>
    </w:p>
    <w:p w:rsidR="00143F6F" w:rsidRDefault="7954AF6F" w14:paraId="3975EB33" w14:textId="4B102620">
      <w:pPr>
        <w:pStyle w:val="ListParagraph"/>
        <w:widowControl w:val="0"/>
        <w:numPr>
          <w:ilvl w:val="0"/>
          <w:numId w:val="1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Battery assembly and local manufacturing</w:t>
      </w:r>
    </w:p>
    <w:p w:rsidR="00143F6F" w:rsidRDefault="7954AF6F" w14:paraId="2339F61A" w14:textId="0F463F1F">
      <w:pPr>
        <w:pStyle w:val="ListParagraph"/>
        <w:widowControl w:val="0"/>
        <w:numPr>
          <w:ilvl w:val="0"/>
          <w:numId w:val="1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Energy-as-a-Service (EaaS) and storage leasing models</w:t>
      </w:r>
    </w:p>
    <w:p w:rsidR="00143F6F" w:rsidP="0BEBE53A" w:rsidRDefault="7954AF6F" w14:paraId="41663A63" w14:textId="5648EDE0">
      <w:pPr>
        <w:widowControl w:val="0"/>
        <w:spacing w:line="240" w:lineRule="auto"/>
        <w:ind w:left="360"/>
        <w:jc w:val="both"/>
      </w:pPr>
      <w:r w:rsidRPr="0BEBE53A">
        <w:rPr>
          <w:rFonts w:ascii="Times New Roman" w:hAnsi="Times New Roman" w:eastAsia="Times New Roman" w:cs="Times New Roman"/>
        </w:rPr>
        <w:t xml:space="preserve"> </w:t>
      </w:r>
    </w:p>
    <w:p w:rsidR="00143F6F" w:rsidP="0BEBE53A" w:rsidRDefault="7954AF6F" w14:paraId="4B75EA57" w14:textId="24E99C6B">
      <w:pPr>
        <w:widowControl w:val="0"/>
        <w:spacing w:line="240" w:lineRule="auto"/>
        <w:ind w:left="360"/>
        <w:jc w:val="both"/>
      </w:pPr>
      <w:r w:rsidRPr="0BEBE53A">
        <w:rPr>
          <w:rFonts w:ascii="Times New Roman" w:hAnsi="Times New Roman" w:eastAsia="Times New Roman" w:cs="Times New Roman"/>
        </w:rPr>
        <w:t>For investors, the most attractive projects are those with predictable electricity demand, measurable diesel displacement, and long-term customer contracts, as these typically provide the clearest path to financing and scalable growth.</w:t>
      </w:r>
    </w:p>
    <w:p w:rsidR="00143F6F" w:rsidP="0BEBE53A" w:rsidRDefault="00143F6F" w14:paraId="5A19A98F" w14:textId="4880E2BD">
      <w:pPr>
        <w:widowControl w:val="0"/>
        <w:spacing w:line="240" w:lineRule="auto"/>
        <w:ind w:left="360"/>
        <w:jc w:val="both"/>
        <w:rPr>
          <w:rFonts w:ascii="Times New Roman" w:hAnsi="Times New Roman" w:eastAsia="Times New Roman" w:cs="Times New Roman"/>
        </w:rPr>
      </w:pPr>
    </w:p>
    <w:p w:rsidR="2FFD2249" w:rsidP="0BEBE53A" w:rsidRDefault="2FFD2249" w14:paraId="57B7E8BC" w14:textId="5FF51590">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i/>
          <w:iCs/>
        </w:rPr>
        <w:t>PS: Photos will apply where necessary</w:t>
      </w:r>
    </w:p>
    <w:p w:rsidR="0BEBE53A" w:rsidP="0BEBE53A" w:rsidRDefault="0BEBE53A" w14:paraId="08F19298" w14:textId="01CD2DA1">
      <w:pPr>
        <w:widowControl w:val="0"/>
        <w:spacing w:line="240" w:lineRule="auto"/>
        <w:jc w:val="both"/>
        <w:rPr>
          <w:rFonts w:ascii="Times New Roman" w:hAnsi="Times New Roman" w:eastAsia="Times New Roman" w:cs="Times New Roman"/>
          <w:i/>
          <w:iCs/>
        </w:rPr>
      </w:pPr>
    </w:p>
    <w:p w:rsidR="0BEBE53A" w:rsidP="0BEBE53A" w:rsidRDefault="0BEBE53A" w14:paraId="33AE32E4" w14:textId="62502D85">
      <w:pPr>
        <w:widowControl w:val="0"/>
        <w:spacing w:line="240" w:lineRule="auto"/>
        <w:jc w:val="both"/>
        <w:rPr>
          <w:rFonts w:ascii="Times New Roman" w:hAnsi="Times New Roman" w:eastAsia="Times New Roman" w:cs="Times New Roman"/>
          <w:i/>
          <w:iCs/>
        </w:rPr>
      </w:pPr>
    </w:p>
    <w:p w:rsidR="0BEBE53A" w:rsidP="0BEBE53A" w:rsidRDefault="0BEBE53A" w14:paraId="0083FBB8" w14:textId="6115EDA6">
      <w:pPr>
        <w:widowControl w:val="0"/>
        <w:spacing w:line="240" w:lineRule="auto"/>
        <w:jc w:val="both"/>
        <w:rPr>
          <w:rFonts w:ascii="Times New Roman" w:hAnsi="Times New Roman" w:eastAsia="Times New Roman" w:cs="Times New Roman"/>
          <w:i/>
          <w:iCs/>
        </w:rPr>
      </w:pPr>
    </w:p>
    <w:p w:rsidRPr="00143F6F" w:rsidR="00143F6F" w:rsidP="0BEBE53A" w:rsidRDefault="2FFD2249" w14:paraId="66A4DE74" w14:textId="7B332905">
      <w:pPr>
        <w:pStyle w:val="Heading1"/>
      </w:pPr>
      <w:bookmarkStart w:name="_Toc819948634" w:id="67"/>
      <w:r>
        <w:t>Small Hydro (Page Title)</w:t>
      </w:r>
      <w:bookmarkEnd w:id="67"/>
    </w:p>
    <w:p w:rsidR="0BEBE53A" w:rsidP="0BEBE53A" w:rsidRDefault="0BEBE53A" w14:paraId="10A1F012" w14:textId="4D470967">
      <w:pPr>
        <w:jc w:val="both"/>
      </w:pPr>
    </w:p>
    <w:p w:rsidRPr="00CF1C9B" w:rsidR="00143F6F" w:rsidP="0BEBE53A" w:rsidRDefault="2FFD2249" w14:paraId="5DF6E9EC" w14:textId="6042FC91">
      <w:pPr>
        <w:pStyle w:val="Heading2"/>
        <w:rPr>
          <w:color w:val="4472C4"/>
          <w:sz w:val="30"/>
          <w:szCs w:val="30"/>
        </w:rPr>
      </w:pPr>
      <w:bookmarkStart w:name="_Toc376027181" w:id="68"/>
      <w:r>
        <w:t>Description (Hero Section) - Text</w:t>
      </w:r>
      <w:bookmarkEnd w:id="68"/>
    </w:p>
    <w:p w:rsidR="00143F6F" w:rsidP="0BEBE53A" w:rsidRDefault="00143F6F" w14:paraId="4D0A23E8" w14:textId="204C1E8F">
      <w:pPr>
        <w:ind w:left="360"/>
        <w:jc w:val="both"/>
        <w:rPr>
          <w:rFonts w:ascii="Times New Roman" w:hAnsi="Times New Roman" w:eastAsia="Times New Roman" w:cs="Times New Roman"/>
        </w:rPr>
      </w:pPr>
    </w:p>
    <w:p w:rsidR="00143F6F" w:rsidP="0BEBE53A" w:rsidRDefault="2FFD2249" w14:paraId="6478DE25" w14:textId="46D74C62">
      <w:pPr>
        <w:ind w:left="360"/>
        <w:jc w:val="both"/>
        <w:rPr>
          <w:rFonts w:ascii="Times New Roman" w:hAnsi="Times New Roman" w:eastAsia="Times New Roman" w:cs="Times New Roman"/>
        </w:rPr>
      </w:pPr>
      <w:r w:rsidRPr="0BEBE53A">
        <w:rPr>
          <w:rFonts w:ascii="Times New Roman" w:hAnsi="Times New Roman" w:eastAsia="Times New Roman" w:cs="Times New Roman"/>
        </w:rPr>
        <w:t>A stable, site-specific renewable energy source delivering reliable baseload power from rivers and small water systems across Nigeria.</w:t>
      </w:r>
    </w:p>
    <w:p w:rsidR="00143F6F" w:rsidP="0BEBE53A" w:rsidRDefault="00143F6F" w14:paraId="0BEF225D" w14:textId="77777777">
      <w:pPr>
        <w:ind w:left="720"/>
        <w:jc w:val="both"/>
        <w:rPr>
          <w:rFonts w:ascii="Times New Roman" w:hAnsi="Times New Roman" w:eastAsia="Times New Roman" w:cs="Times New Roman"/>
        </w:rPr>
      </w:pPr>
    </w:p>
    <w:p w:rsidR="00143F6F" w:rsidP="00CF1C9B" w:rsidRDefault="00143F6F" w14:paraId="7005F2FE" w14:textId="77777777">
      <w:pPr>
        <w:ind w:left="360"/>
        <w:jc w:val="both"/>
        <w:rPr>
          <w:rFonts w:ascii="Times New Roman" w:hAnsi="Times New Roman" w:eastAsia="Times New Roman" w:cs="Times New Roman"/>
          <w:i/>
          <w:iCs/>
        </w:rPr>
      </w:pPr>
      <w:r>
        <w:rPr>
          <w:rFonts w:ascii="Times New Roman" w:hAnsi="Times New Roman" w:eastAsia="Times New Roman" w:cs="Times New Roman"/>
          <w:i/>
          <w:iCs/>
        </w:rPr>
        <w:lastRenderedPageBreak/>
        <w:t>Below are clickable tabs to take the user directly to the selected session</w:t>
      </w:r>
    </w:p>
    <w:p w:rsidR="00143F6F" w:rsidP="00CF1C9B" w:rsidRDefault="00143F6F" w14:paraId="2F47F6BB" w14:textId="77777777">
      <w:pPr>
        <w:ind w:left="360"/>
        <w:jc w:val="both"/>
        <w:rPr>
          <w:rFonts w:ascii="Times New Roman" w:hAnsi="Times New Roman" w:eastAsia="Times New Roman" w:cs="Times New Roman"/>
          <w:i/>
          <w:iCs/>
        </w:rPr>
      </w:pP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1661481582"/>
          <w:lock w:val="contentLocked"/>
        </w:sdtPr>
        <w:sdtContent>
          <w:tr w:rsidR="00143F6F" w:rsidTr="00CF1C9B" w14:paraId="5D1E1915"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6D13288"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528C7A00"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2312FBC"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6401220D"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1A843626" w14:textId="77777777">
                <w:pPr>
                  <w:widowControl w:val="0"/>
                  <w:spacing w:line="240" w:lineRule="auto"/>
                  <w:jc w:val="both"/>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0992839" w:rsidP="0BEBE53A" w:rsidRDefault="00992839" w14:paraId="0223B133" w14:textId="7A49FFC3">
      <w:pPr>
        <w:jc w:val="both"/>
        <w:rPr>
          <w:rFonts w:ascii="Times New Roman" w:hAnsi="Times New Roman" w:eastAsia="Times New Roman" w:cs="Times New Roman"/>
          <w:b/>
          <w:bCs/>
        </w:rPr>
      </w:pPr>
    </w:p>
    <w:p w:rsidRPr="00CF1C9B" w:rsidR="00143F6F" w:rsidP="0BEBE53A" w:rsidRDefault="2FFD2249" w14:paraId="4F93A696" w14:textId="2D70F93F">
      <w:pPr>
        <w:pStyle w:val="Heading2"/>
      </w:pPr>
      <w:bookmarkStart w:name="_Toc202947681" w:id="69"/>
      <w:r>
        <w:t>Overview - Text</w:t>
      </w:r>
      <w:bookmarkEnd w:id="69"/>
    </w:p>
    <w:p w:rsidR="00143F6F" w:rsidP="00CF1C9B" w:rsidRDefault="00143F6F" w14:paraId="6E6AB702" w14:textId="77777777">
      <w:pPr>
        <w:widowControl w:val="0"/>
        <w:spacing w:line="240" w:lineRule="auto"/>
        <w:ind w:left="360"/>
        <w:jc w:val="both"/>
        <w:rPr>
          <w:rFonts w:ascii="Times New Roman" w:hAnsi="Times New Roman" w:eastAsia="Times New Roman" w:cs="Times New Roman"/>
        </w:rPr>
      </w:pPr>
    </w:p>
    <w:p w:rsidR="00143F6F" w:rsidP="00CF1C9B" w:rsidRDefault="00143F6F" w14:paraId="0EFBC4DC"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Nigeria’s small hydropower market remains one of the country’s most underdeveloped renewable energy opportunities despite significant untapped river and dam resources nationwide. Small hydro offers reliable baseload renewable power for rural electrification, mini-grids, agricultural processing, industrial clusters, and isolated communities, particularly in North-Central, Middle Belt, and Southern riverine regions.</w:t>
      </w:r>
    </w:p>
    <w:p w:rsidR="00143F6F" w:rsidP="00CF1C9B" w:rsidRDefault="00143F6F" w14:paraId="6BBBEC95" w14:textId="77777777">
      <w:pPr>
        <w:widowControl w:val="0"/>
        <w:spacing w:line="240" w:lineRule="auto"/>
        <w:ind w:left="360"/>
        <w:jc w:val="both"/>
        <w:rPr>
          <w:rFonts w:ascii="Times New Roman" w:hAnsi="Times New Roman" w:eastAsia="Times New Roman" w:cs="Times New Roman"/>
        </w:rPr>
      </w:pPr>
    </w:p>
    <w:p w:rsidR="00143F6F" w:rsidP="0BEBE53A" w:rsidRDefault="60341D37" w14:paraId="237006F8" w14:textId="272F5C3C">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 possesses one of Africa's largest untapped small hydropower resources. More than 278 small hydropower sites have been identified across the country with a combined assessed capacity of approximately 734 MW. Beyond these surveyed locations, Nigeria's total exploitable small hydropower potential is estimated at about 3,500 MW, highlighting substantial opportunities for clean energy investment and rural electrification. These estimates are based on assessments by the Energy Commission of Nigeria (ECN, 2006) and the United Nations Industrial Development Organization (UNIDO, 2006).</w:t>
      </w:r>
    </w:p>
    <w:p w:rsidR="00143F6F" w:rsidP="00CF1C9B" w:rsidRDefault="00143F6F" w14:paraId="1BC80EDE" w14:textId="77777777">
      <w:pPr>
        <w:widowControl w:val="0"/>
        <w:spacing w:line="240" w:lineRule="auto"/>
        <w:ind w:left="360"/>
        <w:jc w:val="both"/>
        <w:rPr>
          <w:rFonts w:ascii="Times New Roman" w:hAnsi="Times New Roman" w:eastAsia="Times New Roman" w:cs="Times New Roman"/>
        </w:rPr>
      </w:pPr>
    </w:p>
    <w:p w:rsidR="00143F6F" w:rsidP="0BEBE53A" w:rsidRDefault="2FFD2249" w14:paraId="46789FB2" w14:textId="32A00818">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Small hydropower is one of Nigeria’s oldest renewable energy resources, but large portions of its estimated potential remain undeveloped. Unlike solar, small hydro can provide stable 24-hour electricity generation where water resources are sufficient, making it highly attractive for mini-grids, agro-industrial processing, and rural electrification.</w:t>
      </w:r>
    </w:p>
    <w:p w:rsidR="00143F6F" w:rsidP="00CF1C9B" w:rsidRDefault="00143F6F" w14:paraId="1C934E60" w14:textId="77777777">
      <w:pPr>
        <w:widowControl w:val="0"/>
        <w:spacing w:line="240" w:lineRule="auto"/>
        <w:ind w:left="360"/>
        <w:jc w:val="both"/>
        <w:rPr>
          <w:rFonts w:ascii="Times New Roman" w:hAnsi="Times New Roman" w:eastAsia="Times New Roman" w:cs="Times New Roman"/>
        </w:rPr>
      </w:pPr>
    </w:p>
    <w:p w:rsidR="00143F6F" w:rsidP="00CF1C9B" w:rsidRDefault="00143F6F" w14:paraId="5A328321"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Nigeria’s Renewable Energy Master Plan and Electricity Act 2023 support private-sector participation in renewable generation, including small hydro development. REA programmes and donor-backed rural electrification initiatives are also increasing interest in small-scale hydro deployment.</w:t>
      </w:r>
    </w:p>
    <w:p w:rsidR="00143F6F" w:rsidP="00CF1C9B" w:rsidRDefault="00143F6F" w14:paraId="5EDD630D" w14:textId="77777777">
      <w:pPr>
        <w:widowControl w:val="0"/>
        <w:spacing w:line="240" w:lineRule="auto"/>
        <w:ind w:left="360"/>
        <w:jc w:val="both"/>
        <w:rPr>
          <w:rFonts w:ascii="Times New Roman" w:hAnsi="Times New Roman" w:eastAsia="Times New Roman" w:cs="Times New Roman"/>
        </w:rPr>
      </w:pPr>
    </w:p>
    <w:p w:rsidR="00143F6F" w:rsidP="00CF1C9B" w:rsidRDefault="00143F6F" w14:paraId="6E2DD04C" w14:textId="77777777">
      <w:pPr>
        <w:widowControl w:val="0"/>
        <w:spacing w:line="240" w:lineRule="auto"/>
        <w:ind w:left="360"/>
        <w:jc w:val="both"/>
        <w:rPr>
          <w:rFonts w:ascii="Times New Roman" w:hAnsi="Times New Roman" w:eastAsia="Times New Roman" w:cs="Times New Roman"/>
        </w:rPr>
      </w:pPr>
      <w:r>
        <w:rPr>
          <w:rFonts w:ascii="Times New Roman" w:hAnsi="Times New Roman" w:eastAsia="Times New Roman" w:cs="Times New Roman"/>
        </w:rPr>
        <w:t>Most projects currently range from micro-hydro systems below 100 kW to small hydro plants between 1–30 MW.</w:t>
      </w:r>
    </w:p>
    <w:p w:rsidR="00143F6F" w:rsidP="00143F6F" w:rsidRDefault="00143F6F" w14:paraId="6E9CE6FF" w14:textId="77777777">
      <w:pPr>
        <w:widowControl w:val="0"/>
        <w:spacing w:line="240" w:lineRule="auto"/>
        <w:jc w:val="both"/>
        <w:rPr>
          <w:rFonts w:ascii="Times New Roman" w:hAnsi="Times New Roman" w:eastAsia="Times New Roman" w:cs="Times New Roman"/>
        </w:rPr>
      </w:pPr>
    </w:p>
    <w:p w:rsidR="00143F6F" w:rsidP="00143F6F" w:rsidRDefault="00143F6F" w14:paraId="1456BA5A" w14:textId="77777777">
      <w:pPr>
        <w:widowControl w:val="0"/>
        <w:spacing w:line="240" w:lineRule="auto"/>
        <w:jc w:val="both"/>
        <w:rPr>
          <w:rFonts w:ascii="Times New Roman" w:hAnsi="Times New Roman" w:eastAsia="Times New Roman" w:cs="Times New Roman"/>
        </w:rPr>
      </w:pPr>
    </w:p>
    <w:p w:rsidRPr="00CF1C9B" w:rsidR="00143F6F" w:rsidP="0BEBE53A" w:rsidRDefault="236D4198" w14:paraId="5E37CFF5" w14:textId="3C53A86A">
      <w:pPr>
        <w:pStyle w:val="Heading2"/>
      </w:pPr>
      <w:commentRangeStart w:id="70"/>
      <w:r>
        <w:t xml:space="preserve"> </w:t>
      </w:r>
      <w:bookmarkStart w:name="_Toc1615556059" w:id="71"/>
      <w:r w:rsidR="2FFD2249">
        <w:t xml:space="preserve">Key Facts </w:t>
      </w:r>
      <w:commentRangeEnd w:id="70"/>
      <w:r w:rsidR="00143F6F">
        <w:rPr>
          <w:rStyle w:val="CommentReference"/>
          <w:sz w:val="24"/>
          <w:szCs w:val="24"/>
        </w:rPr>
        <w:commentReference w:id="70"/>
      </w:r>
      <w:r w:rsidR="2FFD2249">
        <w:t>- Infographics | Factsheets</w:t>
      </w:r>
      <w:bookmarkEnd w:id="71"/>
    </w:p>
    <w:p w:rsidR="00143F6F" w:rsidP="00143F6F" w:rsidRDefault="382219BF" w14:paraId="1E31CBDD" w14:textId="120F8171">
      <w:pPr>
        <w:widowControl w:val="0"/>
        <w:spacing w:line="240" w:lineRule="auto"/>
        <w:jc w:val="both"/>
      </w:pPr>
      <w:r w:rsidRPr="0BEBE53A">
        <w:rPr>
          <w:rFonts w:ascii="Times New Roman" w:hAnsi="Times New Roman" w:eastAsia="Times New Roman" w:cs="Times New Roman"/>
          <w:b/>
          <w:bCs/>
          <w:sz w:val="24"/>
          <w:szCs w:val="24"/>
        </w:rPr>
        <w:t xml:space="preserve">     </w:t>
      </w:r>
    </w:p>
    <w:p w:rsidR="4E26D551" w:rsidRDefault="4E26D551" w14:paraId="102B7A6F" w14:textId="7EF0BD9D">
      <w:pPr>
        <w:pStyle w:val="ListParagraph"/>
        <w:widowControl w:val="0"/>
        <w:numPr>
          <w:ilvl w:val="0"/>
          <w:numId w:val="7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Net-zero target: 2060.</w:t>
      </w:r>
    </w:p>
    <w:p w:rsidR="0FD8FF31" w:rsidP="0BEBE53A" w:rsidRDefault="0FD8FF31" w14:paraId="5052AD11" w14:textId="5E015398">
      <w:pPr>
        <w:pStyle w:val="ListParagraph"/>
        <w:widowControl w:val="0"/>
        <w:spacing w:line="240" w:lineRule="auto"/>
        <w:jc w:val="both"/>
        <w:rPr>
          <w:i/>
          <w:iCs/>
          <w:lang w:val="en-US"/>
        </w:rPr>
      </w:pPr>
      <w:r w:rsidRPr="0BEBE53A">
        <w:rPr>
          <w:rFonts w:ascii="Times New Roman" w:hAnsi="Times New Roman" w:eastAsia="Times New Roman" w:cs="Times New Roman"/>
          <w:lang w:val="en-US"/>
        </w:rPr>
        <w:t xml:space="preserve">Source: </w:t>
      </w:r>
      <w:r w:rsidRPr="0BEBE53A" w:rsidR="3C947DF0">
        <w:rPr>
          <w:rFonts w:ascii="Times New Roman" w:hAnsi="Times New Roman" w:eastAsia="Times New Roman" w:cs="Times New Roman"/>
          <w:i/>
          <w:iCs/>
          <w:lang w:val="en-US"/>
        </w:rPr>
        <w:t>Federal Republic of Nigeria, Energy Transition Plan, August 2022 (updated 2024). Developed with the Energy Transition Office, S</w:t>
      </w:r>
      <w:r w:rsidRPr="0BEBE53A" w:rsidR="1B8D8AC7">
        <w:rPr>
          <w:rFonts w:ascii="Times New Roman" w:hAnsi="Times New Roman" w:eastAsia="Times New Roman" w:cs="Times New Roman"/>
          <w:i/>
          <w:iCs/>
          <w:lang w:val="en-US"/>
        </w:rPr>
        <w:t xml:space="preserve">ustainable </w:t>
      </w:r>
      <w:r w:rsidRPr="0BEBE53A" w:rsidR="3C947DF0">
        <w:rPr>
          <w:rFonts w:ascii="Times New Roman" w:hAnsi="Times New Roman" w:eastAsia="Times New Roman" w:cs="Times New Roman"/>
          <w:i/>
          <w:iCs/>
          <w:lang w:val="en-US"/>
        </w:rPr>
        <w:t>E</w:t>
      </w:r>
      <w:r w:rsidRPr="0BEBE53A" w:rsidR="6A0627CD">
        <w:rPr>
          <w:rFonts w:ascii="Times New Roman" w:hAnsi="Times New Roman" w:eastAsia="Times New Roman" w:cs="Times New Roman"/>
          <w:i/>
          <w:iCs/>
          <w:lang w:val="en-US"/>
        </w:rPr>
        <w:t xml:space="preserve">nergy </w:t>
      </w:r>
      <w:r w:rsidRPr="0BEBE53A" w:rsidR="3C947DF0">
        <w:rPr>
          <w:rFonts w:ascii="Times New Roman" w:hAnsi="Times New Roman" w:eastAsia="Times New Roman" w:cs="Times New Roman"/>
          <w:i/>
          <w:iCs/>
          <w:lang w:val="en-US"/>
        </w:rPr>
        <w:t>for</w:t>
      </w:r>
      <w:r w:rsidRPr="0BEBE53A" w:rsidR="7E5E914E">
        <w:rPr>
          <w:rFonts w:ascii="Times New Roman" w:hAnsi="Times New Roman" w:eastAsia="Times New Roman" w:cs="Times New Roman"/>
          <w:i/>
          <w:iCs/>
          <w:lang w:val="en-US"/>
        </w:rPr>
        <w:t xml:space="preserve"> </w:t>
      </w:r>
      <w:r w:rsidRPr="0BEBE53A" w:rsidR="3C947DF0">
        <w:rPr>
          <w:rFonts w:ascii="Times New Roman" w:hAnsi="Times New Roman" w:eastAsia="Times New Roman" w:cs="Times New Roman"/>
          <w:i/>
          <w:iCs/>
          <w:lang w:val="en-US"/>
        </w:rPr>
        <w:t>A</w:t>
      </w:r>
      <w:r w:rsidRPr="0BEBE53A" w:rsidR="43860EE7">
        <w:rPr>
          <w:rFonts w:ascii="Times New Roman" w:hAnsi="Times New Roman" w:eastAsia="Times New Roman" w:cs="Times New Roman"/>
          <w:i/>
          <w:iCs/>
          <w:lang w:val="en-US"/>
        </w:rPr>
        <w:t>ll</w:t>
      </w:r>
      <w:r w:rsidRPr="0BEBE53A" w:rsidR="3C947DF0">
        <w:rPr>
          <w:rFonts w:ascii="Times New Roman" w:hAnsi="Times New Roman" w:eastAsia="Times New Roman" w:cs="Times New Roman"/>
          <w:i/>
          <w:iCs/>
          <w:lang w:val="en-US"/>
        </w:rPr>
        <w:t>, and G</w:t>
      </w:r>
      <w:r w:rsidRPr="0BEBE53A" w:rsidR="2E760D7E">
        <w:rPr>
          <w:rFonts w:ascii="Times New Roman" w:hAnsi="Times New Roman" w:eastAsia="Times New Roman" w:cs="Times New Roman"/>
          <w:i/>
          <w:iCs/>
          <w:lang w:val="en-US"/>
        </w:rPr>
        <w:t xml:space="preserve">lobal </w:t>
      </w:r>
      <w:r w:rsidRPr="0BEBE53A" w:rsidR="3C947DF0">
        <w:rPr>
          <w:rFonts w:ascii="Times New Roman" w:hAnsi="Times New Roman" w:eastAsia="Times New Roman" w:cs="Times New Roman"/>
          <w:i/>
          <w:iCs/>
          <w:lang w:val="en-US"/>
        </w:rPr>
        <w:t>E</w:t>
      </w:r>
      <w:r w:rsidRPr="0BEBE53A" w:rsidR="6A2710C3">
        <w:rPr>
          <w:rFonts w:ascii="Times New Roman" w:hAnsi="Times New Roman" w:eastAsia="Times New Roman" w:cs="Times New Roman"/>
          <w:i/>
          <w:iCs/>
          <w:lang w:val="en-US"/>
        </w:rPr>
        <w:t xml:space="preserve">nergy </w:t>
      </w:r>
      <w:r w:rsidRPr="0BEBE53A" w:rsidR="3C947DF0">
        <w:rPr>
          <w:rFonts w:ascii="Times New Roman" w:hAnsi="Times New Roman" w:eastAsia="Times New Roman" w:cs="Times New Roman"/>
          <w:i/>
          <w:iCs/>
          <w:lang w:val="en-US"/>
        </w:rPr>
        <w:t>A</w:t>
      </w:r>
      <w:r w:rsidRPr="0BEBE53A" w:rsidR="77B45163">
        <w:rPr>
          <w:rFonts w:ascii="Times New Roman" w:hAnsi="Times New Roman" w:eastAsia="Times New Roman" w:cs="Times New Roman"/>
          <w:i/>
          <w:iCs/>
          <w:lang w:val="en-US"/>
        </w:rPr>
        <w:t xml:space="preserve">lliance for </w:t>
      </w:r>
      <w:r w:rsidRPr="0BEBE53A" w:rsidR="3C947DF0">
        <w:rPr>
          <w:rFonts w:ascii="Times New Roman" w:hAnsi="Times New Roman" w:eastAsia="Times New Roman" w:cs="Times New Roman"/>
          <w:i/>
          <w:iCs/>
          <w:lang w:val="en-US"/>
        </w:rPr>
        <w:t>P</w:t>
      </w:r>
      <w:r w:rsidRPr="0BEBE53A" w:rsidR="4C6A2119">
        <w:rPr>
          <w:rFonts w:ascii="Times New Roman" w:hAnsi="Times New Roman" w:eastAsia="Times New Roman" w:cs="Times New Roman"/>
          <w:i/>
          <w:iCs/>
          <w:lang w:val="en-US"/>
        </w:rPr>
        <w:t xml:space="preserve">eople and </w:t>
      </w:r>
      <w:r w:rsidRPr="0BEBE53A" w:rsidR="3C947DF0">
        <w:rPr>
          <w:rFonts w:ascii="Times New Roman" w:hAnsi="Times New Roman" w:eastAsia="Times New Roman" w:cs="Times New Roman"/>
          <w:i/>
          <w:iCs/>
          <w:lang w:val="en-US"/>
        </w:rPr>
        <w:t>P</w:t>
      </w:r>
      <w:r w:rsidRPr="0BEBE53A" w:rsidR="47BE8FF9">
        <w:rPr>
          <w:rFonts w:ascii="Times New Roman" w:hAnsi="Times New Roman" w:eastAsia="Times New Roman" w:cs="Times New Roman"/>
          <w:i/>
          <w:iCs/>
          <w:lang w:val="en-US"/>
        </w:rPr>
        <w:t>lanet</w:t>
      </w:r>
      <w:r w:rsidRPr="0BEBE53A" w:rsidR="3C947DF0">
        <w:rPr>
          <w:rFonts w:ascii="Times New Roman" w:hAnsi="Times New Roman" w:eastAsia="Times New Roman" w:cs="Times New Roman"/>
          <w:i/>
          <w:iCs/>
          <w:lang w:val="en-US"/>
        </w:rPr>
        <w:t>.</w:t>
      </w:r>
    </w:p>
    <w:p w:rsidR="4031E9BA" w:rsidP="0BEBE53A" w:rsidRDefault="4031E9BA" w14:paraId="10E395C8" w14:textId="47CE9211">
      <w:pPr>
        <w:pStyle w:val="ListParagraph"/>
        <w:widowControl w:val="0"/>
        <w:spacing w:line="240" w:lineRule="auto"/>
        <w:jc w:val="both"/>
      </w:pPr>
      <w:r w:rsidRPr="0BEBE53A">
        <w:rPr>
          <w:rFonts w:ascii="Times New Roman" w:hAnsi="Times New Roman" w:eastAsia="Times New Roman" w:cs="Times New Roman"/>
          <w:i/>
          <w:iCs/>
          <w:lang w:val="en-US"/>
        </w:rPr>
        <w:t>Design: Climate Timeline Pathway (2022 → 2060) with milestone markers and “Net-Zero” endpoint highlight</w:t>
      </w:r>
    </w:p>
    <w:p w:rsidR="0BEBE53A" w:rsidP="0BEBE53A" w:rsidRDefault="0BEBE53A" w14:paraId="0E533F6A" w14:textId="6F5C799F">
      <w:pPr>
        <w:pStyle w:val="ListParagraph"/>
        <w:widowControl w:val="0"/>
        <w:spacing w:line="240" w:lineRule="auto"/>
        <w:jc w:val="both"/>
        <w:rPr>
          <w:rFonts w:ascii="Times New Roman" w:hAnsi="Times New Roman" w:eastAsia="Times New Roman" w:cs="Times New Roman"/>
          <w:i/>
          <w:iCs/>
          <w:lang w:val="en-US"/>
        </w:rPr>
      </w:pPr>
    </w:p>
    <w:p w:rsidR="4E26D551" w:rsidRDefault="4E26D551" w14:paraId="6E369F23" w14:textId="353A4D57">
      <w:pPr>
        <w:pStyle w:val="ListParagraph"/>
        <w:numPr>
          <w:ilvl w:val="0"/>
          <w:numId w:val="70"/>
        </w:numPr>
        <w:jc w:val="both"/>
        <w:rPr>
          <w:rFonts w:ascii="Times New Roman" w:hAnsi="Times New Roman" w:eastAsia="Times New Roman" w:cs="Times New Roman"/>
        </w:rPr>
      </w:pPr>
      <w:r w:rsidRPr="0BEBE53A">
        <w:rPr>
          <w:rFonts w:ascii="Times New Roman" w:hAnsi="Times New Roman" w:eastAsia="Times New Roman" w:cs="Times New Roman"/>
        </w:rPr>
        <w:t xml:space="preserve">Estimated SHP potential: ~3,500 MW nationally, with over 278 identified sites. </w:t>
      </w:r>
    </w:p>
    <w:p w:rsidR="15B7F82E" w:rsidP="0BEBE53A" w:rsidRDefault="15B7F82E" w14:paraId="5D158F86" w14:textId="316D1010">
      <w:pPr>
        <w:pStyle w:val="ListParagraph"/>
        <w:jc w:val="both"/>
      </w:pPr>
      <w:r w:rsidRPr="0BEBE53A">
        <w:rPr>
          <w:rFonts w:ascii="Times New Roman" w:hAnsi="Times New Roman" w:eastAsia="Times New Roman" w:cs="Times New Roman"/>
        </w:rPr>
        <w:t xml:space="preserve">Source: </w:t>
      </w:r>
      <w:r w:rsidRPr="0BEBE53A" w:rsidR="2F47BC4C">
        <w:rPr>
          <w:rFonts w:ascii="Times New Roman" w:hAnsi="Times New Roman" w:eastAsia="Times New Roman" w:cs="Times New Roman"/>
          <w:i/>
          <w:iCs/>
        </w:rPr>
        <w:t>Sule et al. (2021), Energy Reports; corroborated by Aliyu et al. (2012).</w:t>
      </w:r>
    </w:p>
    <w:p w:rsidR="2AC2347F" w:rsidP="0BEBE53A" w:rsidRDefault="2AC2347F" w14:paraId="7E05A0C1" w14:textId="103761B1">
      <w:pPr>
        <w:pStyle w:val="ListParagraph"/>
        <w:jc w:val="both"/>
      </w:pPr>
      <w:r w:rsidRPr="0BEBE53A">
        <w:rPr>
          <w:rFonts w:ascii="Times New Roman" w:hAnsi="Times New Roman" w:eastAsia="Times New Roman" w:cs="Times New Roman"/>
          <w:i/>
          <w:iCs/>
          <w:lang w:val="en-US"/>
        </w:rPr>
        <w:t>Design: Nigeria Map; heatmap with site pins + total capacity counter badge (MW scale visualisation)</w:t>
      </w:r>
    </w:p>
    <w:p w:rsidR="0BEBE53A" w:rsidP="0BEBE53A" w:rsidRDefault="0BEBE53A" w14:paraId="28AF6BC4" w14:textId="5B9825E2">
      <w:pPr>
        <w:pStyle w:val="ListParagraph"/>
        <w:jc w:val="both"/>
        <w:rPr>
          <w:rFonts w:ascii="Times New Roman" w:hAnsi="Times New Roman" w:eastAsia="Times New Roman" w:cs="Times New Roman"/>
          <w:i/>
          <w:iCs/>
        </w:rPr>
      </w:pPr>
    </w:p>
    <w:p w:rsidR="4E26D551" w:rsidRDefault="4E26D551" w14:paraId="7A1341C3" w14:textId="78D828B5">
      <w:pPr>
        <w:pStyle w:val="ListParagraph"/>
        <w:numPr>
          <w:ilvl w:val="0"/>
          <w:numId w:val="70"/>
        </w:numPr>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lastRenderedPageBreak/>
        <w:t>Major UNIDO initiatives: €9 million EU-funded SHP programme (2024–2027), SHP-DAIN, local turbine manufacturing programme, and the newly established Small Hydropower Center of Excellence (2026).</w:t>
      </w:r>
    </w:p>
    <w:p w:rsidR="11728CD8" w:rsidP="0BEBE53A" w:rsidRDefault="11728CD8" w14:paraId="7DAD0039" w14:textId="0F028389">
      <w:pPr>
        <w:pStyle w:val="ListParagraph"/>
        <w:jc w:val="both"/>
      </w:pPr>
      <w:r w:rsidRPr="0BEBE53A">
        <w:rPr>
          <w:rFonts w:ascii="Times New Roman" w:hAnsi="Times New Roman" w:eastAsia="Times New Roman" w:cs="Times New Roman"/>
          <w:i/>
          <w:iCs/>
          <w:lang w:val="en-US"/>
        </w:rPr>
        <w:t>Source</w:t>
      </w:r>
      <w:r w:rsidRPr="0BEBE53A" w:rsidR="6D8B9CD9">
        <w:rPr>
          <w:rFonts w:ascii="Times New Roman" w:hAnsi="Times New Roman" w:eastAsia="Times New Roman" w:cs="Times New Roman"/>
          <w:i/>
          <w:iCs/>
          <w:lang w:val="en-US"/>
        </w:rPr>
        <w:t>: United Nations Industrial Development Organisation (UNIDO); European Union (EU) Energy Support Programmes (2024–2027); Nigeria Energy Transition Office (Hydropower and Renewable Infrastructure Roadmaps); Small Hydropower Development Network (SHP-DAIN) programme documentation; and regional renewable energy institutional development reports (2024–2026).</w:t>
      </w:r>
    </w:p>
    <w:p w:rsidR="11728CD8" w:rsidP="0BEBE53A" w:rsidRDefault="11728CD8" w14:paraId="3400C01E" w14:textId="2CE8F37A">
      <w:pPr>
        <w:pStyle w:val="ListParagraph"/>
        <w:jc w:val="both"/>
      </w:pPr>
      <w:r w:rsidRPr="0BEBE53A">
        <w:rPr>
          <w:rFonts w:ascii="Times New Roman" w:hAnsi="Times New Roman" w:eastAsia="Times New Roman" w:cs="Times New Roman"/>
          <w:i/>
          <w:iCs/>
          <w:lang w:val="en-US"/>
        </w:rPr>
        <w:t>Design: Ecosystem Network Diagram (Institutions + Programs connected as nodes in a hydropower innovation cluster)</w:t>
      </w:r>
    </w:p>
    <w:p w:rsidR="0BEBE53A" w:rsidP="0BEBE53A" w:rsidRDefault="0BEBE53A" w14:paraId="672D02D2" w14:textId="2AE449EF">
      <w:pPr>
        <w:ind w:left="720"/>
        <w:jc w:val="both"/>
        <w:rPr>
          <w:rFonts w:ascii="Times New Roman" w:hAnsi="Times New Roman" w:eastAsia="Times New Roman" w:cs="Times New Roman"/>
          <w:lang w:val="en-US"/>
        </w:rPr>
      </w:pPr>
    </w:p>
    <w:p w:rsidR="0BEBE53A" w:rsidP="0BEBE53A" w:rsidRDefault="0BEBE53A" w14:paraId="27C81134" w14:textId="1AD614C9">
      <w:pPr>
        <w:ind w:left="720"/>
        <w:jc w:val="both"/>
        <w:rPr>
          <w:rFonts w:ascii="Times New Roman" w:hAnsi="Times New Roman" w:eastAsia="Times New Roman" w:cs="Times New Roman"/>
          <w:lang w:val="en-US"/>
        </w:rPr>
      </w:pPr>
    </w:p>
    <w:p w:rsidR="51D7E621" w:rsidP="0BEBE53A" w:rsidRDefault="4DCEC9B0" w14:paraId="359B4792" w14:textId="2C241760">
      <w:pPr>
        <w:pStyle w:val="Heading2"/>
      </w:pPr>
      <w:bookmarkStart w:name="_Toc507262020" w:id="72"/>
      <w:r>
        <w:t>Ease of Doing Business</w:t>
      </w:r>
      <w:r w:rsidR="51ABD06B">
        <w:t xml:space="preserve"> (Business Process</w:t>
      </w:r>
      <w:r w:rsidR="5C0271B3">
        <w:t xml:space="preserve"> &amp; Incentives</w:t>
      </w:r>
      <w:r w:rsidR="51ABD06B">
        <w:t>)</w:t>
      </w:r>
      <w:bookmarkEnd w:id="72"/>
    </w:p>
    <w:p w:rsidR="0BEBE53A" w:rsidP="0BEBE53A" w:rsidRDefault="0BEBE53A" w14:paraId="1D236962" w14:textId="6D11419B">
      <w:pPr>
        <w:widowControl w:val="0"/>
        <w:spacing w:line="240" w:lineRule="auto"/>
        <w:jc w:val="both"/>
        <w:rPr>
          <w:rFonts w:ascii="Times New Roman" w:hAnsi="Times New Roman" w:eastAsia="Times New Roman" w:cs="Times New Roman"/>
          <w:lang w:val="en-US"/>
        </w:rPr>
      </w:pPr>
    </w:p>
    <w:p w:rsidR="2F9A187E" w:rsidP="0BEBE53A" w:rsidRDefault="2F9A187E" w14:paraId="2B4CFA40" w14:textId="2A598DE0">
      <w:pPr>
        <w:widowControl w:val="0"/>
        <w:spacing w:line="240" w:lineRule="auto"/>
        <w:ind w:left="720"/>
        <w:jc w:val="both"/>
      </w:pPr>
      <w:r w:rsidRPr="0BEBE53A">
        <w:rPr>
          <w:rFonts w:ascii="Times New Roman" w:hAnsi="Times New Roman" w:eastAsia="Times New Roman" w:cs="Times New Roman"/>
          <w:lang w:val="en-US"/>
        </w:rPr>
        <w:t>Nigeria's small hydropower sector offers a compelling investment opportunity driven by abundant untapped resources, growing demand for reliable electricity, and increasing policy support for renewable energy development. With more than 277 identified small hydropower sites and an estimated technical potential of approximately 3,500 MW, the sector remains significantly underdeveloped relative to its resource base.</w:t>
      </w:r>
    </w:p>
    <w:p w:rsidR="2F9A187E" w:rsidP="0BEBE53A" w:rsidRDefault="2F9A187E" w14:paraId="79428F44" w14:textId="44A168E1">
      <w:pPr>
        <w:widowControl w:val="0"/>
        <w:spacing w:line="240" w:lineRule="auto"/>
        <w:ind w:left="720"/>
        <w:jc w:val="both"/>
      </w:pPr>
      <w:r w:rsidRPr="0BEBE53A">
        <w:rPr>
          <w:rFonts w:ascii="Times New Roman" w:hAnsi="Times New Roman" w:eastAsia="Times New Roman" w:cs="Times New Roman"/>
        </w:rPr>
        <w:t xml:space="preserve"> </w:t>
      </w:r>
    </w:p>
    <w:p w:rsidR="2F9A187E" w:rsidP="0BEBE53A" w:rsidRDefault="2F9A187E" w14:paraId="4F40184A" w14:textId="7442038E">
      <w:pPr>
        <w:widowControl w:val="0"/>
        <w:spacing w:line="240" w:lineRule="auto"/>
        <w:ind w:left="720"/>
        <w:jc w:val="both"/>
      </w:pPr>
      <w:r w:rsidRPr="0BEBE53A">
        <w:rPr>
          <w:rFonts w:ascii="Times New Roman" w:hAnsi="Times New Roman" w:eastAsia="Times New Roman" w:cs="Times New Roman"/>
        </w:rPr>
        <w:t>Small hydro projects can be deployed through multiple business models, including grid-connected generation, embedded generation, isolated mini-grids, rural electrification schemes, agricultural energy systems, and hybrid renewable energy projects combined with solar or battery storage. This flexibility enables investors to serve both on-grid and off-grid markets while addressing energy access and productive-use needs.</w:t>
      </w:r>
    </w:p>
    <w:p w:rsidR="2F9A187E" w:rsidP="0BEBE53A" w:rsidRDefault="2F9A187E" w14:paraId="3C49AD7E" w14:textId="50E299D4">
      <w:pPr>
        <w:widowControl w:val="0"/>
        <w:spacing w:line="240" w:lineRule="auto"/>
        <w:ind w:left="720"/>
        <w:jc w:val="both"/>
      </w:pPr>
      <w:r w:rsidRPr="0BEBE53A">
        <w:rPr>
          <w:rFonts w:ascii="Times New Roman" w:hAnsi="Times New Roman" w:eastAsia="Times New Roman" w:cs="Times New Roman"/>
        </w:rPr>
        <w:t xml:space="preserve"> </w:t>
      </w:r>
    </w:p>
    <w:p w:rsidR="2F9A187E" w:rsidP="0BEBE53A" w:rsidRDefault="2F9A187E" w14:paraId="0D28011E" w14:textId="12722E2B">
      <w:pPr>
        <w:widowControl w:val="0"/>
        <w:spacing w:line="240" w:lineRule="auto"/>
        <w:ind w:left="720"/>
        <w:jc w:val="both"/>
      </w:pPr>
      <w:r w:rsidRPr="0BEBE53A">
        <w:rPr>
          <w:rFonts w:ascii="Times New Roman" w:hAnsi="Times New Roman" w:eastAsia="Times New Roman" w:cs="Times New Roman"/>
          <w:lang w:val="en-US"/>
        </w:rPr>
        <w:t>Nigeria's regulatory framework provides established pathways for project development through the Electricity Act 2023, NERC licensing frameworks, mini-grid regulations, environmental approval processes, and water-use permitting systems. Renewable energy investors may also benefit from fiscal incentives, including Pioneer Status tax relief, accelerated capital allowances, import-duty concessions, and other investment support measures.</w:t>
      </w:r>
    </w:p>
    <w:p w:rsidR="2F9A187E" w:rsidP="0BEBE53A" w:rsidRDefault="2F9A187E" w14:paraId="63FA9FDA" w14:textId="567EF2E0">
      <w:pPr>
        <w:widowControl w:val="0"/>
        <w:spacing w:line="240" w:lineRule="auto"/>
        <w:ind w:left="720"/>
        <w:jc w:val="both"/>
      </w:pPr>
      <w:r w:rsidRPr="0BEBE53A">
        <w:rPr>
          <w:rFonts w:ascii="Times New Roman" w:hAnsi="Times New Roman" w:eastAsia="Times New Roman" w:cs="Times New Roman"/>
        </w:rPr>
        <w:t xml:space="preserve"> </w:t>
      </w:r>
    </w:p>
    <w:p w:rsidR="2F9A187E" w:rsidP="0BEBE53A" w:rsidRDefault="2F9A187E" w14:paraId="26E7AC19" w14:textId="05F29E84">
      <w:pPr>
        <w:widowControl w:val="0"/>
        <w:spacing w:line="240" w:lineRule="auto"/>
        <w:ind w:left="720"/>
        <w:jc w:val="both"/>
      </w:pPr>
      <w:r w:rsidRPr="0BEBE53A">
        <w:rPr>
          <w:rFonts w:ascii="Times New Roman" w:hAnsi="Times New Roman" w:eastAsia="Times New Roman" w:cs="Times New Roman"/>
          <w:lang w:val="en-US"/>
        </w:rPr>
        <w:t>Development partners and public institutions continue to support the sector through financing, technical assistance, and project preparation programmes. REA, AfDB, the World Bank, BOI, and climate-finance institutions are increasingly supporting renewable energy projects that improve energy access, rural development, and productive economic activity.</w:t>
      </w:r>
    </w:p>
    <w:p w:rsidR="2F9A187E" w:rsidP="0BEBE53A" w:rsidRDefault="2F9A187E" w14:paraId="121D42B3" w14:textId="68C801E2">
      <w:pPr>
        <w:widowControl w:val="0"/>
        <w:spacing w:line="240" w:lineRule="auto"/>
        <w:ind w:left="720"/>
        <w:jc w:val="both"/>
      </w:pPr>
      <w:r w:rsidRPr="0BEBE53A">
        <w:rPr>
          <w:rFonts w:ascii="Times New Roman" w:hAnsi="Times New Roman" w:eastAsia="Times New Roman" w:cs="Times New Roman"/>
        </w:rPr>
        <w:t xml:space="preserve"> </w:t>
      </w:r>
    </w:p>
    <w:p w:rsidR="2F9A187E" w:rsidP="0BEBE53A" w:rsidRDefault="2F9A187E" w14:paraId="60376720" w14:textId="0A4F7AC8">
      <w:pPr>
        <w:widowControl w:val="0"/>
        <w:spacing w:line="240" w:lineRule="auto"/>
        <w:ind w:left="720"/>
        <w:jc w:val="both"/>
      </w:pPr>
      <w:r w:rsidRPr="0BEBE53A">
        <w:rPr>
          <w:rFonts w:ascii="Times New Roman" w:hAnsi="Times New Roman" w:eastAsia="Times New Roman" w:cs="Times New Roman"/>
          <w:lang w:val="en-US"/>
        </w:rPr>
        <w:t>The strongest opportunities currently exist in rural mini-grids, agricultural processing clusters, embedded generation projects, community electrification schemes, dam rehabilitation, and hybrid hydro-solar systems. Investors can also participate across the value chain through engineering, procurement and construction (EPC), operations and maintenance services, equipment supply, technical consulting, and project development.</w:t>
      </w:r>
    </w:p>
    <w:p w:rsidR="2F9A187E" w:rsidP="0BEBE53A" w:rsidRDefault="2F9A187E" w14:paraId="26F11B51" w14:textId="69FE9EE3">
      <w:pPr>
        <w:widowControl w:val="0"/>
        <w:spacing w:line="240" w:lineRule="auto"/>
        <w:ind w:left="720"/>
        <w:jc w:val="both"/>
      </w:pPr>
      <w:r w:rsidRPr="0BEBE53A">
        <w:rPr>
          <w:rFonts w:ascii="Times New Roman" w:hAnsi="Times New Roman" w:eastAsia="Times New Roman" w:cs="Times New Roman"/>
        </w:rPr>
        <w:t xml:space="preserve"> </w:t>
      </w:r>
    </w:p>
    <w:p w:rsidR="2F9A187E" w:rsidP="0BEBE53A" w:rsidRDefault="2F9A187E" w14:paraId="30A36E0D" w14:textId="20E1DFEA">
      <w:pPr>
        <w:widowControl w:val="0"/>
        <w:spacing w:line="240" w:lineRule="auto"/>
        <w:ind w:left="720"/>
        <w:jc w:val="both"/>
      </w:pPr>
      <w:r w:rsidRPr="0BEBE53A">
        <w:rPr>
          <w:rFonts w:ascii="Times New Roman" w:hAnsi="Times New Roman" w:eastAsia="Times New Roman" w:cs="Times New Roman"/>
          <w:lang w:val="en-US"/>
        </w:rPr>
        <w:t>For investors seeking long-term infrastructure assets, small hydropower offers attractive fundamentals through low operating costs, long asset lifespans, predictable generation profiles, and strong alignment with Nigeria's electrification and energy-transition objectives.</w:t>
      </w:r>
    </w:p>
    <w:p w:rsidR="0BEBE53A" w:rsidP="0BEBE53A" w:rsidRDefault="0BEBE53A" w14:paraId="4B40F323" w14:textId="68558896">
      <w:pPr>
        <w:widowControl w:val="0"/>
        <w:spacing w:line="240" w:lineRule="auto"/>
        <w:jc w:val="both"/>
        <w:rPr>
          <w:rFonts w:ascii="Times New Roman" w:hAnsi="Times New Roman" w:eastAsia="Times New Roman" w:cs="Times New Roman"/>
        </w:rPr>
      </w:pPr>
    </w:p>
    <w:p w:rsidR="00143F6F" w:rsidP="00143F6F" w:rsidRDefault="00143F6F" w14:paraId="55813BA2" w14:textId="77777777">
      <w:pPr>
        <w:widowControl w:val="0"/>
        <w:spacing w:line="240" w:lineRule="auto"/>
        <w:jc w:val="both"/>
        <w:rPr>
          <w:rFonts w:ascii="Times New Roman" w:hAnsi="Times New Roman" w:eastAsia="Times New Roman" w:cs="Times New Roman"/>
        </w:rPr>
      </w:pPr>
    </w:p>
    <w:p w:rsidRPr="00CF1C9B" w:rsidR="00143F6F" w:rsidP="0BEBE53A" w:rsidRDefault="2FFD2249" w14:paraId="59D9AC03" w14:textId="655259C1">
      <w:pPr>
        <w:pStyle w:val="Heading2"/>
      </w:pPr>
      <w:bookmarkStart w:name="_Toc1716436017" w:id="73"/>
      <w:r>
        <w:t>Regulations - Text</w:t>
      </w:r>
      <w:bookmarkEnd w:id="73"/>
    </w:p>
    <w:p w:rsidR="00143F6F" w:rsidP="0BEBE53A" w:rsidRDefault="00143F6F" w14:paraId="0EA8DA17" w14:textId="77777777">
      <w:pPr>
        <w:widowControl w:val="0"/>
        <w:spacing w:line="240" w:lineRule="auto"/>
        <w:ind w:left="360"/>
        <w:jc w:val="both"/>
        <w:rPr>
          <w:rFonts w:ascii="Times New Roman" w:hAnsi="Times New Roman" w:eastAsia="Times New Roman" w:cs="Times New Roman"/>
          <w:b/>
          <w:bCs/>
        </w:rPr>
      </w:pPr>
    </w:p>
    <w:p w:rsidR="7A328705" w:rsidP="0BEBE53A" w:rsidRDefault="7A328705" w14:paraId="3ED46D16" w14:textId="6617527C">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Applicable Laws &amp; Policies</w:t>
      </w:r>
    </w:p>
    <w:p w:rsidR="7A328705" w:rsidP="0BEBE53A" w:rsidRDefault="7A328705" w14:paraId="292BC887" w14:textId="2741B087">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040CDB6A" w14:textId="44E8379D">
      <w:pPr>
        <w:widowControl w:val="0"/>
        <w:spacing w:line="240" w:lineRule="auto"/>
        <w:ind w:left="360"/>
        <w:jc w:val="both"/>
      </w:pPr>
      <w:r w:rsidRPr="0BEBE53A">
        <w:rPr>
          <w:rFonts w:ascii="Times New Roman" w:hAnsi="Times New Roman" w:eastAsia="Times New Roman" w:cs="Times New Roman"/>
        </w:rPr>
        <w:t>Small hydropower projects in Nigeria are governed through the country's electricity, renewable energy, water resources, and environmental frameworks. Key policies and legislation include:</w:t>
      </w:r>
    </w:p>
    <w:p w:rsidR="7A328705" w:rsidP="0BEBE53A" w:rsidRDefault="7A328705" w14:paraId="7B8E9774" w14:textId="7E6E0E48">
      <w:pPr>
        <w:widowControl w:val="0"/>
        <w:spacing w:line="240" w:lineRule="auto"/>
        <w:ind w:left="360"/>
        <w:jc w:val="both"/>
      </w:pPr>
      <w:r w:rsidRPr="0BEBE53A">
        <w:rPr>
          <w:rFonts w:ascii="Times New Roman" w:hAnsi="Times New Roman" w:eastAsia="Times New Roman" w:cs="Times New Roman"/>
        </w:rPr>
        <w:t xml:space="preserve"> </w:t>
      </w:r>
    </w:p>
    <w:p w:rsidR="7A328705" w:rsidRDefault="7A328705" w14:paraId="401ED5A3" w14:textId="5504EA1B">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Electricity Act 2023</w:t>
      </w:r>
    </w:p>
    <w:p w:rsidR="7A328705" w:rsidRDefault="7A328705" w14:paraId="23CD3108" w14:textId="3C751E80">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National Integrated Electricity Policy (NIEP) 2025</w:t>
      </w:r>
    </w:p>
    <w:p w:rsidR="7A328705" w:rsidRDefault="7A328705" w14:paraId="0E1C5C46" w14:textId="10177675">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National Renewable Energy and Energy Efficiency Policy (NREEEP) 2015</w:t>
      </w:r>
    </w:p>
    <w:p w:rsidR="7A328705" w:rsidRDefault="7A328705" w14:paraId="36152334" w14:textId="37D304D8">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Renewable Energy Master Plan (REMP)</w:t>
      </w:r>
    </w:p>
    <w:p w:rsidR="7A328705" w:rsidRDefault="7A328705" w14:paraId="0B1E2D85" w14:textId="7C2DA7A9">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National Energy Policy (Revised 2025)</w:t>
      </w:r>
    </w:p>
    <w:p w:rsidR="7A328705" w:rsidRDefault="7A328705" w14:paraId="3084CFF2" w14:textId="3A1357EB">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Energy Transition Plan (ETP) 2022</w:t>
      </w:r>
    </w:p>
    <w:p w:rsidR="7A328705" w:rsidRDefault="7A328705" w14:paraId="365129DB" w14:textId="0FC21780">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Nigeria's Nationally Determined Contributions (NDCs)</w:t>
      </w:r>
    </w:p>
    <w:p w:rsidR="7A328705" w:rsidRDefault="7A328705" w14:paraId="559EC049" w14:textId="51FF2B6C">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National Water Resources Policy</w:t>
      </w:r>
    </w:p>
    <w:p w:rsidR="7A328705" w:rsidRDefault="7A328705" w14:paraId="05695F58" w14:textId="0B812056">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Environmental Impact Assessment (EIA) Act</w:t>
      </w:r>
    </w:p>
    <w:p w:rsidR="7A328705" w:rsidRDefault="7A328705" w14:paraId="0837BBA8" w14:textId="4BB4C647">
      <w:pPr>
        <w:pStyle w:val="ListParagraph"/>
        <w:widowControl w:val="0"/>
        <w:numPr>
          <w:ilvl w:val="0"/>
          <w:numId w:val="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NESREA Act 2007</w:t>
      </w:r>
    </w:p>
    <w:p w:rsidR="7A328705" w:rsidP="0BEBE53A" w:rsidRDefault="7A328705" w14:paraId="30F3A1AD" w14:textId="128E175B">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1C3F10B8" w14:textId="5557DF6E">
      <w:pPr>
        <w:widowControl w:val="0"/>
        <w:spacing w:line="240" w:lineRule="auto"/>
        <w:ind w:left="360"/>
        <w:jc w:val="both"/>
      </w:pPr>
      <w:r w:rsidRPr="0BEBE53A">
        <w:rPr>
          <w:rFonts w:ascii="Times New Roman" w:hAnsi="Times New Roman" w:eastAsia="Times New Roman" w:cs="Times New Roman"/>
        </w:rPr>
        <w:t>Together, these frameworks support renewable energy development, rural electrification, private-sector participation, environmental sustainability, and improved energy access.</w:t>
      </w:r>
    </w:p>
    <w:p w:rsidR="7A328705" w:rsidP="0BEBE53A" w:rsidRDefault="7A328705" w14:paraId="16F7AAF7" w14:textId="697AE252">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5F84B726" w14:textId="6434CC2A">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b/>
          <w:bCs/>
          <w:u w:val="single"/>
        </w:rPr>
        <w:t>Project Development Frameworks</w:t>
      </w:r>
    </w:p>
    <w:p w:rsidR="0BEBE53A" w:rsidP="0BEBE53A" w:rsidRDefault="0BEBE53A" w14:paraId="3D5AE131" w14:textId="0FE53E59">
      <w:pPr>
        <w:widowControl w:val="0"/>
        <w:spacing w:line="240" w:lineRule="auto"/>
        <w:ind w:left="360"/>
        <w:jc w:val="both"/>
        <w:rPr>
          <w:rFonts w:ascii="Times New Roman" w:hAnsi="Times New Roman" w:eastAsia="Times New Roman" w:cs="Times New Roman"/>
        </w:rPr>
      </w:pPr>
    </w:p>
    <w:p w:rsidR="7A328705" w:rsidP="0BEBE53A" w:rsidRDefault="7A328705" w14:paraId="2D3D17C1" w14:textId="664D9950">
      <w:pPr>
        <w:widowControl w:val="0"/>
        <w:spacing w:line="240" w:lineRule="auto"/>
        <w:ind w:left="360"/>
        <w:jc w:val="both"/>
      </w:pPr>
      <w:r w:rsidRPr="0BEBE53A">
        <w:rPr>
          <w:rFonts w:ascii="Times New Roman" w:hAnsi="Times New Roman" w:eastAsia="Times New Roman" w:cs="Times New Roman"/>
        </w:rPr>
        <w:t>Nigeria's small hydropower sector supports multiple investment pathways:</w:t>
      </w:r>
    </w:p>
    <w:p w:rsidR="7A328705" w:rsidP="0BEBE53A" w:rsidRDefault="7A328705" w14:paraId="5E34EC11" w14:textId="31724F80">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1F91FC91" w14:textId="2773C7A2">
      <w:pPr>
        <w:widowControl w:val="0"/>
        <w:spacing w:line="240" w:lineRule="auto"/>
        <w:ind w:left="360"/>
        <w:jc w:val="both"/>
        <w:rPr>
          <w:rFonts w:ascii="Times New Roman" w:hAnsi="Times New Roman" w:eastAsia="Times New Roman" w:cs="Times New Roman"/>
          <w:b/>
          <w:bCs/>
          <w:i/>
          <w:iCs/>
        </w:rPr>
      </w:pPr>
      <w:r w:rsidRPr="0BEBE53A">
        <w:rPr>
          <w:rFonts w:ascii="Times New Roman" w:hAnsi="Times New Roman" w:eastAsia="Times New Roman" w:cs="Times New Roman"/>
          <w:b/>
          <w:bCs/>
          <w:i/>
          <w:iCs/>
        </w:rPr>
        <w:t>Grid-Connected Small Hydro</w:t>
      </w:r>
    </w:p>
    <w:p w:rsidR="7A328705" w:rsidP="0BEBE53A" w:rsidRDefault="7A328705" w14:paraId="15AA74C3" w14:textId="7CEED84F">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5D9C9F27" w14:textId="5B17ED5E">
      <w:pPr>
        <w:widowControl w:val="0"/>
        <w:spacing w:line="240" w:lineRule="auto"/>
        <w:ind w:left="360"/>
        <w:jc w:val="both"/>
      </w:pPr>
      <w:r w:rsidRPr="0BEBE53A">
        <w:rPr>
          <w:rFonts w:ascii="Times New Roman" w:hAnsi="Times New Roman" w:eastAsia="Times New Roman" w:cs="Times New Roman"/>
          <w:lang w:val="en-US"/>
        </w:rPr>
        <w:t>Projects supplying electricity to the national grid or eligible customers through transmission and distribution networks.</w:t>
      </w:r>
    </w:p>
    <w:p w:rsidR="0BEBE53A" w:rsidP="0BEBE53A" w:rsidRDefault="0BEBE53A" w14:paraId="619D9E4D" w14:textId="69D3732B">
      <w:pPr>
        <w:widowControl w:val="0"/>
        <w:spacing w:line="240" w:lineRule="auto"/>
        <w:ind w:left="360"/>
        <w:jc w:val="both"/>
        <w:rPr>
          <w:rFonts w:ascii="Times New Roman" w:hAnsi="Times New Roman" w:eastAsia="Times New Roman" w:cs="Times New Roman"/>
        </w:rPr>
      </w:pPr>
    </w:p>
    <w:p w:rsidR="7A328705" w:rsidP="0BEBE53A" w:rsidRDefault="7A328705" w14:paraId="5B3D571B" w14:textId="39CEA86E">
      <w:pPr>
        <w:widowControl w:val="0"/>
        <w:spacing w:line="240" w:lineRule="auto"/>
        <w:ind w:left="360"/>
        <w:jc w:val="both"/>
        <w:rPr>
          <w:rFonts w:ascii="Times New Roman" w:hAnsi="Times New Roman" w:eastAsia="Times New Roman" w:cs="Times New Roman"/>
          <w:b/>
          <w:bCs/>
          <w:i/>
          <w:iCs/>
        </w:rPr>
      </w:pPr>
      <w:r w:rsidRPr="0BEBE53A">
        <w:rPr>
          <w:rFonts w:ascii="Times New Roman" w:hAnsi="Times New Roman" w:eastAsia="Times New Roman" w:cs="Times New Roman"/>
          <w:b/>
          <w:bCs/>
          <w:i/>
          <w:iCs/>
        </w:rPr>
        <w:t>Embedded Generation</w:t>
      </w:r>
    </w:p>
    <w:p w:rsidR="0BEBE53A" w:rsidP="0BEBE53A" w:rsidRDefault="0BEBE53A" w14:paraId="2EDEB35D" w14:textId="79A0BB0E">
      <w:pPr>
        <w:widowControl w:val="0"/>
        <w:spacing w:line="240" w:lineRule="auto"/>
        <w:ind w:left="360"/>
        <w:jc w:val="both"/>
        <w:rPr>
          <w:rFonts w:ascii="Times New Roman" w:hAnsi="Times New Roman" w:eastAsia="Times New Roman" w:cs="Times New Roman"/>
          <w:i/>
          <w:iCs/>
        </w:rPr>
      </w:pPr>
    </w:p>
    <w:p w:rsidR="7A328705" w:rsidP="0BEBE53A" w:rsidRDefault="7A328705" w14:paraId="4A2C6464" w14:textId="43CC2B72">
      <w:pPr>
        <w:widowControl w:val="0"/>
        <w:spacing w:line="240" w:lineRule="auto"/>
        <w:ind w:left="360"/>
        <w:jc w:val="both"/>
      </w:pPr>
      <w:r w:rsidRPr="0BEBE53A">
        <w:rPr>
          <w:rFonts w:ascii="Times New Roman" w:hAnsi="Times New Roman" w:eastAsia="Times New Roman" w:cs="Times New Roman"/>
        </w:rPr>
        <w:t>Projects supplying electricity directly to industrial, commercial, institutional, or distribution network customers.</w:t>
      </w:r>
    </w:p>
    <w:p w:rsidR="0BEBE53A" w:rsidP="0BEBE53A" w:rsidRDefault="0BEBE53A" w14:paraId="54B12A85" w14:textId="76C94F85">
      <w:pPr>
        <w:widowControl w:val="0"/>
        <w:spacing w:line="240" w:lineRule="auto"/>
        <w:ind w:left="360"/>
        <w:jc w:val="both"/>
        <w:rPr>
          <w:rFonts w:ascii="Times New Roman" w:hAnsi="Times New Roman" w:eastAsia="Times New Roman" w:cs="Times New Roman"/>
        </w:rPr>
      </w:pPr>
    </w:p>
    <w:p w:rsidR="7A328705" w:rsidP="0BEBE53A" w:rsidRDefault="7A328705" w14:paraId="70FF2E03" w14:textId="0FB9878B">
      <w:pPr>
        <w:widowControl w:val="0"/>
        <w:spacing w:line="240" w:lineRule="auto"/>
        <w:ind w:left="360"/>
        <w:jc w:val="both"/>
        <w:rPr>
          <w:rFonts w:ascii="Times New Roman" w:hAnsi="Times New Roman" w:eastAsia="Times New Roman" w:cs="Times New Roman"/>
          <w:b/>
          <w:bCs/>
          <w:i/>
          <w:iCs/>
        </w:rPr>
      </w:pPr>
      <w:r w:rsidRPr="0BEBE53A">
        <w:rPr>
          <w:rFonts w:ascii="Times New Roman" w:hAnsi="Times New Roman" w:eastAsia="Times New Roman" w:cs="Times New Roman"/>
          <w:b/>
          <w:bCs/>
          <w:i/>
          <w:iCs/>
        </w:rPr>
        <w:t>Off-Grid &amp; Mini-Grid Hydro</w:t>
      </w:r>
    </w:p>
    <w:p w:rsidR="0BEBE53A" w:rsidP="0BEBE53A" w:rsidRDefault="0BEBE53A" w14:paraId="27DF3FF2" w14:textId="6E78F8B3">
      <w:pPr>
        <w:widowControl w:val="0"/>
        <w:spacing w:line="240" w:lineRule="auto"/>
        <w:ind w:left="360"/>
        <w:jc w:val="both"/>
        <w:rPr>
          <w:rFonts w:ascii="Times New Roman" w:hAnsi="Times New Roman" w:eastAsia="Times New Roman" w:cs="Times New Roman"/>
          <w:i/>
          <w:iCs/>
        </w:rPr>
      </w:pPr>
    </w:p>
    <w:p w:rsidR="7A328705" w:rsidP="0BEBE53A" w:rsidRDefault="7A328705" w14:paraId="20544B9D" w14:textId="745CA13D">
      <w:pPr>
        <w:widowControl w:val="0"/>
        <w:spacing w:line="240" w:lineRule="auto"/>
        <w:ind w:left="360"/>
        <w:jc w:val="both"/>
      </w:pPr>
      <w:r w:rsidRPr="0BEBE53A">
        <w:rPr>
          <w:rFonts w:ascii="Times New Roman" w:hAnsi="Times New Roman" w:eastAsia="Times New Roman" w:cs="Times New Roman"/>
        </w:rPr>
        <w:t>Isolated and interconnected systems serving rural communities, agricultural clusters, commercial facilities, and productive-use customers.</w:t>
      </w:r>
    </w:p>
    <w:p w:rsidR="0BEBE53A" w:rsidP="0BEBE53A" w:rsidRDefault="0BEBE53A" w14:paraId="23D8B076" w14:textId="71FE5159">
      <w:pPr>
        <w:widowControl w:val="0"/>
        <w:spacing w:line="240" w:lineRule="auto"/>
        <w:ind w:left="360"/>
        <w:jc w:val="both"/>
        <w:rPr>
          <w:rFonts w:ascii="Times New Roman" w:hAnsi="Times New Roman" w:eastAsia="Times New Roman" w:cs="Times New Roman"/>
        </w:rPr>
      </w:pPr>
    </w:p>
    <w:p w:rsidR="7A328705" w:rsidP="0BEBE53A" w:rsidRDefault="7A328705" w14:paraId="3C3C141B" w14:textId="32BC6A00">
      <w:pPr>
        <w:widowControl w:val="0"/>
        <w:spacing w:line="240" w:lineRule="auto"/>
        <w:ind w:left="360"/>
        <w:jc w:val="both"/>
        <w:rPr>
          <w:rFonts w:ascii="Times New Roman" w:hAnsi="Times New Roman" w:eastAsia="Times New Roman" w:cs="Times New Roman"/>
          <w:b/>
          <w:bCs/>
          <w:i/>
          <w:iCs/>
        </w:rPr>
      </w:pPr>
      <w:r w:rsidRPr="0BEBE53A">
        <w:rPr>
          <w:rFonts w:ascii="Times New Roman" w:hAnsi="Times New Roman" w:eastAsia="Times New Roman" w:cs="Times New Roman"/>
          <w:b/>
          <w:bCs/>
          <w:i/>
          <w:iCs/>
        </w:rPr>
        <w:t>Hybrid Renewable Energy Systems</w:t>
      </w:r>
    </w:p>
    <w:p w:rsidR="0BEBE53A" w:rsidP="0BEBE53A" w:rsidRDefault="0BEBE53A" w14:paraId="670A7ECA" w14:textId="5A482860">
      <w:pPr>
        <w:widowControl w:val="0"/>
        <w:spacing w:line="240" w:lineRule="auto"/>
        <w:ind w:left="360"/>
        <w:jc w:val="both"/>
        <w:rPr>
          <w:rFonts w:ascii="Times New Roman" w:hAnsi="Times New Roman" w:eastAsia="Times New Roman" w:cs="Times New Roman"/>
        </w:rPr>
      </w:pPr>
    </w:p>
    <w:p w:rsidR="7A328705" w:rsidP="0BEBE53A" w:rsidRDefault="7A328705" w14:paraId="2A4BD02E" w14:textId="1E016B6E">
      <w:pPr>
        <w:widowControl w:val="0"/>
        <w:spacing w:line="240" w:lineRule="auto"/>
        <w:ind w:left="360"/>
        <w:jc w:val="both"/>
      </w:pPr>
      <w:r w:rsidRPr="0BEBE53A">
        <w:rPr>
          <w:rFonts w:ascii="Times New Roman" w:hAnsi="Times New Roman" w:eastAsia="Times New Roman" w:cs="Times New Roman"/>
        </w:rPr>
        <w:t>Small hydropower projects integrated with solar PV, battery storage, or other renewable energy technologies to improve reliability and energy availability.</w:t>
      </w:r>
    </w:p>
    <w:p w:rsidR="0BEBE53A" w:rsidP="0BEBE53A" w:rsidRDefault="0BEBE53A" w14:paraId="2E4BF3E5" w14:textId="7B739EDA">
      <w:pPr>
        <w:widowControl w:val="0"/>
        <w:spacing w:line="240" w:lineRule="auto"/>
        <w:ind w:left="360"/>
        <w:jc w:val="both"/>
        <w:rPr>
          <w:rFonts w:ascii="Times New Roman" w:hAnsi="Times New Roman" w:eastAsia="Times New Roman" w:cs="Times New Roman"/>
        </w:rPr>
      </w:pPr>
    </w:p>
    <w:p w:rsidR="7A328705" w:rsidP="0BEBE53A" w:rsidRDefault="7A328705" w14:paraId="4996A627" w14:textId="0781F4EF">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Regulatory Requirements</w:t>
      </w:r>
    </w:p>
    <w:p w:rsidR="7A328705" w:rsidP="0BEBE53A" w:rsidRDefault="7A328705" w14:paraId="6BE1D59A" w14:textId="09ED4FA4">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697BFDB5" w14:textId="2966B078">
      <w:pPr>
        <w:widowControl w:val="0"/>
        <w:spacing w:line="240" w:lineRule="auto"/>
        <w:ind w:left="360"/>
        <w:jc w:val="both"/>
      </w:pPr>
      <w:r w:rsidRPr="0BEBE53A">
        <w:rPr>
          <w:rFonts w:ascii="Times New Roman" w:hAnsi="Times New Roman" w:eastAsia="Times New Roman" w:cs="Times New Roman"/>
          <w:lang w:val="en-US"/>
        </w:rPr>
        <w:t>Grid-connected projects above 1 MW generally require a NERC Generation Licence and must comply with applicable grid connection and interconnection requirements.</w:t>
      </w:r>
    </w:p>
    <w:p w:rsidR="7A328705" w:rsidP="0BEBE53A" w:rsidRDefault="7A328705" w14:paraId="4FC8751D" w14:textId="6CB8B4BC">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2E549286" w14:textId="026D8508">
      <w:pPr>
        <w:widowControl w:val="0"/>
        <w:spacing w:line="240" w:lineRule="auto"/>
        <w:ind w:left="360"/>
        <w:jc w:val="both"/>
      </w:pPr>
      <w:r w:rsidRPr="0BEBE53A">
        <w:rPr>
          <w:rFonts w:ascii="Times New Roman" w:hAnsi="Times New Roman" w:eastAsia="Times New Roman" w:cs="Times New Roman"/>
        </w:rPr>
        <w:t xml:space="preserve">Mini-grid and isolated hydro projects are regulated under the NERC Mini-Grid Regulations and </w:t>
      </w:r>
      <w:r w:rsidRPr="0BEBE53A">
        <w:rPr>
          <w:rFonts w:ascii="Times New Roman" w:hAnsi="Times New Roman" w:eastAsia="Times New Roman" w:cs="Times New Roman"/>
        </w:rPr>
        <w:lastRenderedPageBreak/>
        <w:t>applicable provisions of the Electricity Act 2023.</w:t>
      </w:r>
    </w:p>
    <w:p w:rsidR="7A328705" w:rsidP="0BEBE53A" w:rsidRDefault="7A328705" w14:paraId="4ED521D3" w14:textId="56B844C3">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3AD05F66" w14:textId="7B633FDD">
      <w:pPr>
        <w:widowControl w:val="0"/>
        <w:spacing w:line="240" w:lineRule="auto"/>
        <w:ind w:left="360"/>
        <w:jc w:val="both"/>
      </w:pPr>
      <w:r w:rsidRPr="0BEBE53A">
        <w:rPr>
          <w:rFonts w:ascii="Times New Roman" w:hAnsi="Times New Roman" w:eastAsia="Times New Roman" w:cs="Times New Roman"/>
          <w:lang w:val="en-US"/>
        </w:rPr>
        <w:t>Water abstraction, water-use permits, or other approvals may be required depending on project size, location, and river-basin characteristics.</w:t>
      </w:r>
    </w:p>
    <w:p w:rsidR="7A328705" w:rsidP="0BEBE53A" w:rsidRDefault="7A328705" w14:paraId="39E26FDF" w14:textId="5207DD10">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267210AA" w14:textId="603A1B0B">
      <w:pPr>
        <w:widowControl w:val="0"/>
        <w:spacing w:line="240" w:lineRule="auto"/>
        <w:ind w:left="360"/>
        <w:jc w:val="both"/>
      </w:pPr>
      <w:r w:rsidRPr="0BEBE53A">
        <w:rPr>
          <w:rFonts w:ascii="Times New Roman" w:hAnsi="Times New Roman" w:eastAsia="Times New Roman" w:cs="Times New Roman"/>
          <w:lang w:val="en-US"/>
        </w:rPr>
        <w:t>Environmental Impact Assessment (EIA) approval may be required for qualifying projects in accordance with Federal Ministry of Environment requirements.</w:t>
      </w:r>
    </w:p>
    <w:p w:rsidR="7A328705" w:rsidP="0BEBE53A" w:rsidRDefault="7A328705" w14:paraId="4829804F" w14:textId="5244EB0B">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79D1BA51" w14:textId="60D4D5BA">
      <w:pPr>
        <w:widowControl w:val="0"/>
        <w:spacing w:line="240" w:lineRule="auto"/>
        <w:ind w:left="360"/>
        <w:jc w:val="both"/>
      </w:pPr>
      <w:r w:rsidRPr="0BEBE53A">
        <w:rPr>
          <w:rFonts w:ascii="Times New Roman" w:hAnsi="Times New Roman" w:eastAsia="Times New Roman" w:cs="Times New Roman"/>
        </w:rPr>
        <w:t>Land acquisition, site access, and community engagement are governed by the Land Use Act 1978 and applicable state-level land administration procedures.</w:t>
      </w:r>
    </w:p>
    <w:p w:rsidR="7A328705" w:rsidP="0BEBE53A" w:rsidRDefault="7A328705" w14:paraId="4A744C92" w14:textId="660D2134">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4AF5E4FB" w14:textId="6B0593C0">
      <w:pPr>
        <w:widowControl w:val="0"/>
        <w:spacing w:line="240" w:lineRule="auto"/>
        <w:ind w:left="360"/>
        <w:jc w:val="both"/>
      </w:pPr>
      <w:r w:rsidRPr="0BEBE53A">
        <w:rPr>
          <w:rFonts w:ascii="Times New Roman" w:hAnsi="Times New Roman" w:eastAsia="Times New Roman" w:cs="Times New Roman"/>
          <w:lang w:val="en-US"/>
        </w:rPr>
        <w:t>Eligible projects may benefit from Pioneer Status Incentive (PSI), import-duty and VAT concessions on renewable energy equipment, accelerated capital allowances, Rural Investment Allowance, Investment Tax Credits, and the Economic Development Tax Incentive (EDTI).</w:t>
      </w:r>
    </w:p>
    <w:p w:rsidR="0BEBE53A" w:rsidP="0BEBE53A" w:rsidRDefault="0BEBE53A" w14:paraId="7266A154" w14:textId="2707C72C">
      <w:pPr>
        <w:widowControl w:val="0"/>
        <w:spacing w:line="240" w:lineRule="auto"/>
        <w:ind w:left="360"/>
        <w:jc w:val="both"/>
        <w:rPr>
          <w:rFonts w:ascii="Times New Roman" w:hAnsi="Times New Roman" w:eastAsia="Times New Roman" w:cs="Times New Roman"/>
        </w:rPr>
      </w:pPr>
    </w:p>
    <w:p w:rsidR="7A328705" w:rsidP="0BEBE53A" w:rsidRDefault="7A328705" w14:paraId="17D051B4" w14:textId="4C78C3CF">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Key Regulatory Agencies</w:t>
      </w:r>
    </w:p>
    <w:p w:rsidR="0BEBE53A" w:rsidP="0BEBE53A" w:rsidRDefault="0BEBE53A" w14:paraId="4BD3FC1F" w14:textId="27A655FC">
      <w:pPr>
        <w:widowControl w:val="0"/>
        <w:spacing w:line="240" w:lineRule="auto"/>
        <w:ind w:left="360"/>
        <w:jc w:val="both"/>
        <w:rPr>
          <w:rFonts w:ascii="Times New Roman" w:hAnsi="Times New Roman" w:eastAsia="Times New Roman" w:cs="Times New Roman"/>
        </w:rPr>
      </w:pPr>
    </w:p>
    <w:p w:rsidR="7A328705" w:rsidRDefault="7A328705" w14:paraId="27978774" w14:textId="0770520E">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Federal Ministry of Power</w:t>
      </w:r>
    </w:p>
    <w:p w:rsidR="7A328705" w:rsidRDefault="7A328705" w14:paraId="7E121A95" w14:textId="7DE7D1E2">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Electricity Regulatory Commission (NERC)</w:t>
      </w:r>
    </w:p>
    <w:p w:rsidR="7A328705" w:rsidRDefault="7A328705" w14:paraId="408FC763" w14:textId="19B78B5E">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Rural Electrification Agency (REA)</w:t>
      </w:r>
    </w:p>
    <w:p w:rsidR="7A328705" w:rsidRDefault="7A328705" w14:paraId="243A628C" w14:textId="0E56CE55">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Federal Ministry of Water Resources</w:t>
      </w:r>
    </w:p>
    <w:p w:rsidR="7A328705" w:rsidRDefault="7A328705" w14:paraId="7E64F948" w14:textId="5B138661">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Federal Ministry of Environment</w:t>
      </w:r>
    </w:p>
    <w:p w:rsidR="7A328705" w:rsidRDefault="7A328705" w14:paraId="21047F54" w14:textId="51478F68">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National Environmental Standards and Regulations Enforcement Agency (NESREA)</w:t>
      </w:r>
    </w:p>
    <w:p w:rsidR="7A328705" w:rsidRDefault="7A328705" w14:paraId="52560059" w14:textId="4D0C70AA">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Electricity Management Services Agency (NEMSA)</w:t>
      </w:r>
    </w:p>
    <w:p w:rsidR="7A328705" w:rsidRDefault="7A328705" w14:paraId="05262057" w14:textId="4EE3DEAD">
      <w:pPr>
        <w:pStyle w:val="ListParagraph"/>
        <w:widowControl w:val="0"/>
        <w:numPr>
          <w:ilvl w:val="0"/>
          <w:numId w:val="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Standards Organisation of Nigeria (SON)</w:t>
      </w:r>
    </w:p>
    <w:p w:rsidR="7A328705" w:rsidRDefault="7A328705" w14:paraId="3BA42AA7" w14:textId="4B4FCC45">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Investment Promotion Commission (NIPC)</w:t>
      </w:r>
    </w:p>
    <w:p w:rsidR="7A328705" w:rsidRDefault="7A328705" w14:paraId="1728E520" w14:textId="47666568">
      <w:pPr>
        <w:pStyle w:val="ListParagraph"/>
        <w:widowControl w:val="0"/>
        <w:numPr>
          <w:ilvl w:val="0"/>
          <w:numId w:val="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Transmission Company of Nigeria (TCN)</w:t>
      </w:r>
    </w:p>
    <w:p w:rsidR="0BEBE53A" w:rsidP="0BEBE53A" w:rsidRDefault="0BEBE53A" w14:paraId="1A9C9624" w14:textId="41A20021">
      <w:pPr>
        <w:widowControl w:val="0"/>
        <w:spacing w:line="240" w:lineRule="auto"/>
        <w:ind w:left="360"/>
        <w:jc w:val="both"/>
        <w:rPr>
          <w:rFonts w:ascii="Times New Roman" w:hAnsi="Times New Roman" w:eastAsia="Times New Roman" w:cs="Times New Roman"/>
        </w:rPr>
      </w:pPr>
    </w:p>
    <w:p w:rsidR="0BEBE53A" w:rsidP="0BEBE53A" w:rsidRDefault="0BEBE53A" w14:paraId="4728C480" w14:textId="57B98E58">
      <w:pPr>
        <w:widowControl w:val="0"/>
        <w:spacing w:line="240" w:lineRule="auto"/>
        <w:ind w:left="360"/>
        <w:jc w:val="both"/>
        <w:rPr>
          <w:rFonts w:ascii="Times New Roman" w:hAnsi="Times New Roman" w:eastAsia="Times New Roman" w:cs="Times New Roman"/>
        </w:rPr>
      </w:pPr>
    </w:p>
    <w:p w:rsidR="7A328705" w:rsidP="0BEBE53A" w:rsidRDefault="7A328705" w14:paraId="4F7A885C" w14:textId="242B13B6">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Technical Standards</w:t>
      </w:r>
    </w:p>
    <w:p w:rsidR="0BEBE53A" w:rsidP="0BEBE53A" w:rsidRDefault="0BEBE53A" w14:paraId="1BB3554E" w14:textId="2AD7ADD7">
      <w:pPr>
        <w:widowControl w:val="0"/>
        <w:spacing w:line="240" w:lineRule="auto"/>
        <w:ind w:left="360"/>
        <w:jc w:val="both"/>
        <w:rPr>
          <w:rFonts w:ascii="Times New Roman" w:hAnsi="Times New Roman" w:eastAsia="Times New Roman" w:cs="Times New Roman"/>
          <w:b/>
          <w:bCs/>
        </w:rPr>
      </w:pPr>
    </w:p>
    <w:p w:rsidR="7A328705" w:rsidP="0BEBE53A" w:rsidRDefault="7A328705" w14:paraId="0D44D358" w14:textId="0BB990AD">
      <w:pPr>
        <w:widowControl w:val="0"/>
        <w:spacing w:line="240" w:lineRule="auto"/>
        <w:ind w:left="360"/>
        <w:jc w:val="both"/>
      </w:pPr>
      <w:r w:rsidRPr="0BEBE53A">
        <w:rPr>
          <w:rFonts w:ascii="Times New Roman" w:hAnsi="Times New Roman" w:eastAsia="Times New Roman" w:cs="Times New Roman"/>
          <w:lang w:val="en-US"/>
        </w:rPr>
        <w:t>Small hydropower projects must comply with applicable Nigerian and international technical standards covering safety, reliability, environmental performance, and grid compatibility.</w:t>
      </w:r>
    </w:p>
    <w:p w:rsidR="7A328705" w:rsidP="0BEBE53A" w:rsidRDefault="7A328705" w14:paraId="1E579C81" w14:textId="678BD4DA">
      <w:pPr>
        <w:widowControl w:val="0"/>
        <w:spacing w:line="240" w:lineRule="auto"/>
        <w:ind w:left="360"/>
        <w:jc w:val="both"/>
      </w:pPr>
      <w:r w:rsidRPr="0BEBE53A">
        <w:rPr>
          <w:rFonts w:ascii="Times New Roman" w:hAnsi="Times New Roman" w:eastAsia="Times New Roman" w:cs="Times New Roman"/>
        </w:rPr>
        <w:t xml:space="preserve"> </w:t>
      </w:r>
    </w:p>
    <w:p w:rsidR="7A328705" w:rsidP="0BEBE53A" w:rsidRDefault="7A328705" w14:paraId="7A31F68B" w14:textId="52895494">
      <w:pPr>
        <w:widowControl w:val="0"/>
        <w:spacing w:line="240" w:lineRule="auto"/>
        <w:ind w:left="360"/>
        <w:jc w:val="both"/>
      </w:pPr>
      <w:r w:rsidRPr="0BEBE53A">
        <w:rPr>
          <w:rFonts w:ascii="Times New Roman" w:hAnsi="Times New Roman" w:eastAsia="Times New Roman" w:cs="Times New Roman"/>
        </w:rPr>
        <w:t>Requirements may include:</w:t>
      </w:r>
    </w:p>
    <w:p w:rsidR="7A328705" w:rsidP="0BEBE53A" w:rsidRDefault="7A328705" w14:paraId="6F5C2DDA" w14:textId="36FC62BA">
      <w:pPr>
        <w:widowControl w:val="0"/>
        <w:spacing w:line="240" w:lineRule="auto"/>
        <w:ind w:left="360"/>
        <w:jc w:val="both"/>
      </w:pPr>
      <w:r w:rsidRPr="0BEBE53A">
        <w:rPr>
          <w:rFonts w:ascii="Times New Roman" w:hAnsi="Times New Roman" w:eastAsia="Times New Roman" w:cs="Times New Roman"/>
        </w:rPr>
        <w:t xml:space="preserve"> </w:t>
      </w:r>
    </w:p>
    <w:p w:rsidR="7A328705" w:rsidRDefault="7A328705" w14:paraId="4A684922" w14:textId="05BD7C6A">
      <w:pPr>
        <w:pStyle w:val="ListParagraph"/>
        <w:widowControl w:val="0"/>
        <w:numPr>
          <w:ilvl w:val="0"/>
          <w:numId w:val="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NERC Grid Code for grid-connected facilities</w:t>
      </w:r>
    </w:p>
    <w:p w:rsidR="7A328705" w:rsidRDefault="7A328705" w14:paraId="5455319E" w14:textId="1C0EEDA6">
      <w:pPr>
        <w:pStyle w:val="ListParagraph"/>
        <w:widowControl w:val="0"/>
        <w:numPr>
          <w:ilvl w:val="0"/>
          <w:numId w:val="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TCN interconnection and grid-impact assessment requirements</w:t>
      </w:r>
    </w:p>
    <w:p w:rsidR="7A328705" w:rsidRDefault="7A328705" w14:paraId="23758EDD" w14:textId="30638298">
      <w:pPr>
        <w:pStyle w:val="ListParagraph"/>
        <w:widowControl w:val="0"/>
        <w:numPr>
          <w:ilvl w:val="0"/>
          <w:numId w:val="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NEMSA inspection and electrical safety certification</w:t>
      </w:r>
    </w:p>
    <w:p w:rsidR="7A328705" w:rsidRDefault="7A328705" w14:paraId="2C7D8DE7" w14:textId="36B63265">
      <w:pPr>
        <w:pStyle w:val="ListParagraph"/>
        <w:widowControl w:val="0"/>
        <w:numPr>
          <w:ilvl w:val="0"/>
          <w:numId w:val="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SON product certification requirements (including SONCAP where applicable)</w:t>
      </w:r>
    </w:p>
    <w:p w:rsidR="7A328705" w:rsidRDefault="7A328705" w14:paraId="2363ABBC" w14:textId="59D0FEF9">
      <w:pPr>
        <w:pStyle w:val="ListParagraph"/>
        <w:widowControl w:val="0"/>
        <w:numPr>
          <w:ilvl w:val="0"/>
          <w:numId w:val="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Applicable Nigerian Industrial Standards (NIS)</w:t>
      </w:r>
    </w:p>
    <w:p w:rsidR="7A328705" w:rsidRDefault="7A328705" w14:paraId="52FD4F07" w14:textId="4D777624">
      <w:pPr>
        <w:pStyle w:val="ListParagraph"/>
        <w:widowControl w:val="0"/>
        <w:numPr>
          <w:ilvl w:val="0"/>
          <w:numId w:val="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International Electrotechnical Commission (IEC) standards for turbines, generators, transformers, switchgear, protection systems, and control equipment</w:t>
      </w:r>
    </w:p>
    <w:p w:rsidR="0BEBE53A" w:rsidP="0BEBE53A" w:rsidRDefault="0BEBE53A" w14:paraId="35D06E17" w14:textId="3AA03673">
      <w:pPr>
        <w:widowControl w:val="0"/>
        <w:spacing w:line="240" w:lineRule="auto"/>
        <w:ind w:left="360"/>
        <w:jc w:val="both"/>
        <w:rPr>
          <w:rFonts w:ascii="Times New Roman" w:hAnsi="Times New Roman" w:eastAsia="Times New Roman" w:cs="Times New Roman"/>
        </w:rPr>
      </w:pPr>
    </w:p>
    <w:p w:rsidR="0BEBE53A" w:rsidP="0BEBE53A" w:rsidRDefault="0BEBE53A" w14:paraId="1B859B57" w14:textId="1F7B90FD">
      <w:pPr>
        <w:widowControl w:val="0"/>
        <w:spacing w:line="240" w:lineRule="auto"/>
        <w:jc w:val="both"/>
        <w:rPr>
          <w:rFonts w:ascii="Times New Roman" w:hAnsi="Times New Roman" w:eastAsia="Times New Roman" w:cs="Times New Roman"/>
        </w:rPr>
      </w:pPr>
    </w:p>
    <w:p w:rsidR="04E6242D" w:rsidP="0BEBE53A" w:rsidRDefault="04E6242D" w14:paraId="6606FF7F" w14:textId="28087054">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Workflow Process</w:t>
      </w:r>
      <w:r w:rsidRPr="0BEBE53A" w:rsidR="7A328705">
        <w:rPr>
          <w:rFonts w:ascii="Times New Roman" w:hAnsi="Times New Roman" w:eastAsia="Times New Roman" w:cs="Times New Roman"/>
          <w:b/>
          <w:bCs/>
          <w:u w:val="single"/>
        </w:rPr>
        <w:t xml:space="preserve"> – Grid-Connected Small Hydro</w:t>
      </w:r>
    </w:p>
    <w:p w:rsidR="0BEBE53A" w:rsidP="0BEBE53A" w:rsidRDefault="0BEBE53A" w14:paraId="0E9F10E5" w14:textId="09981E2B">
      <w:pPr>
        <w:widowControl w:val="0"/>
        <w:spacing w:line="240" w:lineRule="auto"/>
        <w:ind w:left="360"/>
        <w:jc w:val="both"/>
        <w:rPr>
          <w:rFonts w:ascii="Times New Roman" w:hAnsi="Times New Roman" w:eastAsia="Times New Roman" w:cs="Times New Roman"/>
        </w:rPr>
      </w:pPr>
    </w:p>
    <w:p w:rsidR="7A328705" w:rsidRDefault="7A328705" w14:paraId="33EF6F31" w14:textId="245ACE7F">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Company Incorporation (CAC)</w:t>
      </w:r>
    </w:p>
    <w:p w:rsidR="7A328705" w:rsidRDefault="7A328705" w14:paraId="4E1140D7" w14:textId="579810B5">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Land Acquisition and Site Access</w:t>
      </w:r>
    </w:p>
    <w:p w:rsidR="7A328705" w:rsidRDefault="7A328705" w14:paraId="2A9C67D7" w14:textId="1108F6ED">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Water-Use and Water-Abstraction Approvals (where applicable)</w:t>
      </w:r>
    </w:p>
    <w:p w:rsidR="7A328705" w:rsidRDefault="7A328705" w14:paraId="0773BC1F" w14:textId="2142F408">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lastRenderedPageBreak/>
        <w:t>Environmental Screening and EIA Approval (where applicable)</w:t>
      </w:r>
    </w:p>
    <w:p w:rsidR="7A328705" w:rsidRDefault="7A328705" w14:paraId="58C29037" w14:textId="488B1F1F">
      <w:pPr>
        <w:pStyle w:val="ListParagraph"/>
        <w:widowControl w:val="0"/>
        <w:numPr>
          <w:ilvl w:val="0"/>
          <w:numId w:val="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NERC Generation Licence Application</w:t>
      </w:r>
    </w:p>
    <w:p w:rsidR="7A328705" w:rsidRDefault="7A328705" w14:paraId="391DFF79" w14:textId="51DE8E24">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Grid Impact Studies and TCN Interconnection Approval</w:t>
      </w:r>
    </w:p>
    <w:p w:rsidR="7A328705" w:rsidRDefault="7A328705" w14:paraId="3513C433" w14:textId="74A27827">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Technical Compliance and NEMSA Certification</w:t>
      </w:r>
    </w:p>
    <w:p w:rsidR="7A328705" w:rsidRDefault="7A328705" w14:paraId="683D46D1" w14:textId="3C382E4A">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Power Purchase Agreement (PPA) or Offtake Arrangement</w:t>
      </w:r>
    </w:p>
    <w:p w:rsidR="7A328705" w:rsidRDefault="7A328705" w14:paraId="12D5B9E4" w14:textId="15B2B0DF">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Construction and Commissioning</w:t>
      </w:r>
    </w:p>
    <w:p w:rsidR="7A328705" w:rsidRDefault="7A328705" w14:paraId="21362916" w14:textId="782BDD07">
      <w:pPr>
        <w:pStyle w:val="ListParagraph"/>
        <w:widowControl w:val="0"/>
        <w:numPr>
          <w:ilvl w:val="0"/>
          <w:numId w:val="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Operations</w:t>
      </w:r>
    </w:p>
    <w:p w:rsidR="0BEBE53A" w:rsidP="70118F5B" w:rsidRDefault="0BEBE53A" w14:paraId="4768AF9C" w14:textId="00FE75DF">
      <w:pPr>
        <w:widowControl w:val="0"/>
        <w:spacing w:line="240" w:lineRule="auto"/>
        <w:ind w:left="360"/>
        <w:jc w:val="both"/>
        <w:rPr>
          <w:rFonts w:ascii="Times New Roman" w:hAnsi="Times New Roman" w:eastAsia="Times New Roman" w:cs="Times New Roman"/>
        </w:rPr>
      </w:pPr>
    </w:p>
    <w:p w:rsidR="0BEBE53A" w:rsidP="0BEBE53A" w:rsidRDefault="0BEBE53A" w14:paraId="03ECF4CF" w14:textId="34E9FF27">
      <w:pPr>
        <w:widowControl w:val="0"/>
        <w:spacing w:line="240" w:lineRule="auto"/>
        <w:ind w:left="360"/>
        <w:jc w:val="both"/>
        <w:rPr>
          <w:rFonts w:ascii="Times New Roman" w:hAnsi="Times New Roman" w:eastAsia="Times New Roman" w:cs="Times New Roman"/>
        </w:rPr>
      </w:pPr>
    </w:p>
    <w:p w:rsidR="7B5A8089" w:rsidP="0BEBE53A" w:rsidRDefault="7B5A8089" w14:paraId="12A9207A" w14:textId="5D31CC2C">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Workflow Process</w:t>
      </w:r>
      <w:r w:rsidRPr="0BEBE53A" w:rsidR="7A328705">
        <w:rPr>
          <w:rFonts w:ascii="Times New Roman" w:hAnsi="Times New Roman" w:eastAsia="Times New Roman" w:cs="Times New Roman"/>
          <w:b/>
          <w:bCs/>
          <w:u w:val="single"/>
        </w:rPr>
        <w:t xml:space="preserve"> – Off-Grid / Mini-Grid Small Hydro</w:t>
      </w:r>
    </w:p>
    <w:p w:rsidR="7A328705" w:rsidRDefault="7A328705" w14:paraId="07C3062B" w14:textId="5F27096F">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Company Incorporation (CAC)</w:t>
      </w:r>
    </w:p>
    <w:p w:rsidR="7A328705" w:rsidRDefault="7A328705" w14:paraId="404A2037" w14:textId="71E0691F">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Land Acquisition and Site Access</w:t>
      </w:r>
    </w:p>
    <w:p w:rsidR="7A328705" w:rsidRDefault="7A328705" w14:paraId="21CAA53F" w14:textId="0BEB2002">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Water-Use Approvals (where applicable)</w:t>
      </w:r>
    </w:p>
    <w:p w:rsidR="7A328705" w:rsidRDefault="7A328705" w14:paraId="44FA01C2" w14:textId="3C97E4E5">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Environmental Screening or EIA (where applicable)</w:t>
      </w:r>
    </w:p>
    <w:p w:rsidR="7A328705" w:rsidRDefault="7A328705" w14:paraId="1E7740CA" w14:textId="004D7145">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Compliance with NERC Mini-Grid Regulations</w:t>
      </w:r>
    </w:p>
    <w:p w:rsidR="7A328705" w:rsidRDefault="7A328705" w14:paraId="51BAA639" w14:textId="46BE24A1">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REA Engagement for Rural Electrification Support (where applicable)</w:t>
      </w:r>
    </w:p>
    <w:p w:rsidR="7A328705" w:rsidRDefault="7A328705" w14:paraId="09D63AC6" w14:textId="6ED9091E">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Technical Compliance and NEMSA Certification</w:t>
      </w:r>
    </w:p>
    <w:p w:rsidR="7A328705" w:rsidRDefault="7A328705" w14:paraId="18927B35" w14:textId="5D033BC8">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Construction and Commissioning</w:t>
      </w:r>
    </w:p>
    <w:p w:rsidR="7A328705" w:rsidRDefault="7A328705" w14:paraId="619D5252" w14:textId="77E20D6C">
      <w:pPr>
        <w:pStyle w:val="ListParagraph"/>
        <w:widowControl w:val="0"/>
        <w:numPr>
          <w:ilvl w:val="0"/>
          <w:numId w:val="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Operations</w:t>
      </w:r>
    </w:p>
    <w:p w:rsidR="0BEBE53A" w:rsidP="0BEBE53A" w:rsidRDefault="0BEBE53A" w14:paraId="6316DAF8" w14:textId="1C63B251">
      <w:pPr>
        <w:widowControl w:val="0"/>
        <w:spacing w:line="240" w:lineRule="auto"/>
        <w:ind w:left="360"/>
        <w:jc w:val="both"/>
        <w:rPr>
          <w:rFonts w:ascii="Times New Roman" w:hAnsi="Times New Roman" w:eastAsia="Times New Roman" w:cs="Times New Roman"/>
        </w:rPr>
      </w:pPr>
    </w:p>
    <w:p w:rsidR="0BEBE53A" w:rsidP="0BEBE53A" w:rsidRDefault="0BEBE53A" w14:paraId="50A76BD4" w14:textId="22C031F2">
      <w:pPr>
        <w:widowControl w:val="0"/>
        <w:spacing w:line="240" w:lineRule="auto"/>
        <w:ind w:left="360"/>
        <w:jc w:val="both"/>
        <w:rPr>
          <w:rFonts w:ascii="Times New Roman" w:hAnsi="Times New Roman" w:eastAsia="Times New Roman" w:cs="Times New Roman"/>
        </w:rPr>
      </w:pPr>
    </w:p>
    <w:p w:rsidR="7A328705" w:rsidP="0BEBE53A" w:rsidRDefault="7A328705" w14:paraId="5F1FB381" w14:textId="1D9FF507">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Useful Resources</w:t>
      </w:r>
    </w:p>
    <w:p w:rsidR="7A328705" w:rsidP="0BEBE53A" w:rsidRDefault="7A328705" w14:paraId="3387EE1E" w14:textId="24C298E7">
      <w:pPr>
        <w:widowControl w:val="0"/>
        <w:spacing w:line="240" w:lineRule="auto"/>
        <w:ind w:left="360"/>
        <w:jc w:val="both"/>
      </w:pPr>
      <w:r w:rsidRPr="0BEBE53A">
        <w:rPr>
          <w:rFonts w:ascii="Times New Roman" w:hAnsi="Times New Roman" w:eastAsia="Times New Roman" w:cs="Times New Roman"/>
        </w:rPr>
        <w:t xml:space="preserve">NERC – </w:t>
      </w:r>
      <w:hyperlink r:id="rId41">
        <w:r w:rsidRPr="0BEBE53A">
          <w:rPr>
            <w:rFonts w:ascii="Times New Roman" w:hAnsi="Times New Roman" w:eastAsia="Times New Roman" w:cs="Times New Roman"/>
          </w:rPr>
          <w:t>www.nerc.gov.ng</w:t>
        </w:r>
      </w:hyperlink>
    </w:p>
    <w:p w:rsidR="7A328705" w:rsidP="0BEBE53A" w:rsidRDefault="7A328705" w14:paraId="2A2BBA39" w14:textId="6D473FFC">
      <w:pPr>
        <w:widowControl w:val="0"/>
        <w:spacing w:line="240" w:lineRule="auto"/>
        <w:ind w:left="360"/>
        <w:jc w:val="both"/>
      </w:pPr>
      <w:r w:rsidRPr="0BEBE53A">
        <w:rPr>
          <w:rFonts w:ascii="Times New Roman" w:hAnsi="Times New Roman" w:eastAsia="Times New Roman" w:cs="Times New Roman"/>
        </w:rPr>
        <w:t xml:space="preserve">REA – </w:t>
      </w:r>
      <w:hyperlink r:id="rId42">
        <w:r w:rsidRPr="0BEBE53A">
          <w:rPr>
            <w:rFonts w:ascii="Times New Roman" w:hAnsi="Times New Roman" w:eastAsia="Times New Roman" w:cs="Times New Roman"/>
          </w:rPr>
          <w:t>www.rea.gov.ng</w:t>
        </w:r>
      </w:hyperlink>
    </w:p>
    <w:p w:rsidR="7A328705" w:rsidP="0BEBE53A" w:rsidRDefault="7A328705" w14:paraId="36F8762F" w14:textId="1C2781B3">
      <w:pPr>
        <w:widowControl w:val="0"/>
        <w:spacing w:line="240" w:lineRule="auto"/>
        <w:ind w:left="360"/>
        <w:jc w:val="both"/>
      </w:pPr>
      <w:r w:rsidRPr="0BEBE53A">
        <w:rPr>
          <w:rFonts w:ascii="Times New Roman" w:hAnsi="Times New Roman" w:eastAsia="Times New Roman" w:cs="Times New Roman"/>
        </w:rPr>
        <w:t xml:space="preserve">Federal Ministry of Power – </w:t>
      </w:r>
      <w:hyperlink r:id="rId43">
        <w:r w:rsidRPr="0BEBE53A">
          <w:rPr>
            <w:rFonts w:ascii="Times New Roman" w:hAnsi="Times New Roman" w:eastAsia="Times New Roman" w:cs="Times New Roman"/>
          </w:rPr>
          <w:t>www.power.gov.ng</w:t>
        </w:r>
      </w:hyperlink>
    </w:p>
    <w:p w:rsidR="7A328705" w:rsidP="0BEBE53A" w:rsidRDefault="7A328705" w14:paraId="68DA2FB7" w14:textId="718B47A0">
      <w:pPr>
        <w:widowControl w:val="0"/>
        <w:spacing w:line="240" w:lineRule="auto"/>
        <w:ind w:left="360"/>
        <w:jc w:val="both"/>
      </w:pPr>
      <w:r w:rsidRPr="0BEBE53A">
        <w:rPr>
          <w:rFonts w:ascii="Times New Roman" w:hAnsi="Times New Roman" w:eastAsia="Times New Roman" w:cs="Times New Roman"/>
        </w:rPr>
        <w:t xml:space="preserve">Federal Ministry of Water Resources – </w:t>
      </w:r>
      <w:hyperlink r:id="rId44">
        <w:r w:rsidRPr="0BEBE53A">
          <w:rPr>
            <w:rFonts w:ascii="Times New Roman" w:hAnsi="Times New Roman" w:eastAsia="Times New Roman" w:cs="Times New Roman"/>
          </w:rPr>
          <w:t>www.waterresources.gov.ng</w:t>
        </w:r>
      </w:hyperlink>
    </w:p>
    <w:p w:rsidRPr="006531AD" w:rsidR="7A328705" w:rsidP="0BEBE53A" w:rsidRDefault="7A328705" w14:paraId="40AD169F" w14:textId="2BDF7335">
      <w:pPr>
        <w:widowControl w:val="0"/>
        <w:spacing w:line="240" w:lineRule="auto"/>
        <w:ind w:left="360"/>
        <w:jc w:val="both"/>
        <w:rPr>
          <w:lang w:val="de-DE"/>
        </w:rPr>
      </w:pPr>
      <w:r w:rsidRPr="006531AD">
        <w:rPr>
          <w:rFonts w:ascii="Times New Roman" w:hAnsi="Times New Roman" w:eastAsia="Times New Roman" w:cs="Times New Roman"/>
          <w:lang w:val="de-DE"/>
        </w:rPr>
        <w:t xml:space="preserve">NEMSA – </w:t>
      </w:r>
      <w:hyperlink r:id="rId45">
        <w:r w:rsidRPr="006531AD">
          <w:rPr>
            <w:rFonts w:ascii="Times New Roman" w:hAnsi="Times New Roman" w:eastAsia="Times New Roman" w:cs="Times New Roman"/>
            <w:lang w:val="de-DE"/>
          </w:rPr>
          <w:t>www.nemsa.gov.ng</w:t>
        </w:r>
      </w:hyperlink>
    </w:p>
    <w:p w:rsidRPr="006531AD" w:rsidR="7A328705" w:rsidP="0BEBE53A" w:rsidRDefault="7A328705" w14:paraId="742C0695" w14:textId="74A6D10D">
      <w:pPr>
        <w:widowControl w:val="0"/>
        <w:spacing w:line="240" w:lineRule="auto"/>
        <w:ind w:left="360"/>
        <w:jc w:val="both"/>
        <w:rPr>
          <w:lang w:val="de-DE"/>
        </w:rPr>
      </w:pPr>
      <w:r w:rsidRPr="006531AD">
        <w:rPr>
          <w:rFonts w:ascii="Times New Roman" w:hAnsi="Times New Roman" w:eastAsia="Times New Roman" w:cs="Times New Roman"/>
          <w:lang w:val="de-DE"/>
        </w:rPr>
        <w:t xml:space="preserve">SON – </w:t>
      </w:r>
      <w:hyperlink r:id="rId46">
        <w:r w:rsidRPr="006531AD">
          <w:rPr>
            <w:rFonts w:ascii="Times New Roman" w:hAnsi="Times New Roman" w:eastAsia="Times New Roman" w:cs="Times New Roman"/>
            <w:lang w:val="de-DE"/>
          </w:rPr>
          <w:t>www.son.gov.ng</w:t>
        </w:r>
      </w:hyperlink>
    </w:p>
    <w:p w:rsidRPr="006531AD" w:rsidR="7A328705" w:rsidP="0BEBE53A" w:rsidRDefault="7A328705" w14:paraId="5C93EABC" w14:textId="770FB2CB">
      <w:pPr>
        <w:widowControl w:val="0"/>
        <w:spacing w:line="240" w:lineRule="auto"/>
        <w:ind w:left="360"/>
        <w:jc w:val="both"/>
        <w:rPr>
          <w:lang w:val="fr-FR"/>
        </w:rPr>
      </w:pPr>
      <w:r w:rsidRPr="006531AD">
        <w:rPr>
          <w:rFonts w:ascii="Times New Roman" w:hAnsi="Times New Roman" w:eastAsia="Times New Roman" w:cs="Times New Roman"/>
          <w:lang w:val="fr-FR"/>
        </w:rPr>
        <w:t xml:space="preserve">NIPC – </w:t>
      </w:r>
      <w:hyperlink r:id="rId47">
        <w:r w:rsidRPr="006531AD">
          <w:rPr>
            <w:rFonts w:ascii="Times New Roman" w:hAnsi="Times New Roman" w:eastAsia="Times New Roman" w:cs="Times New Roman"/>
            <w:lang w:val="fr-FR"/>
          </w:rPr>
          <w:t>www.nipc.gov.ng</w:t>
        </w:r>
      </w:hyperlink>
    </w:p>
    <w:p w:rsidRPr="006531AD" w:rsidR="7A328705" w:rsidP="0BEBE53A" w:rsidRDefault="7A328705" w14:paraId="6B57EA66" w14:textId="127A857E">
      <w:pPr>
        <w:widowControl w:val="0"/>
        <w:spacing w:line="240" w:lineRule="auto"/>
        <w:ind w:left="360"/>
        <w:jc w:val="both"/>
        <w:rPr>
          <w:lang w:val="fr-FR"/>
        </w:rPr>
      </w:pPr>
      <w:r w:rsidRPr="006531AD">
        <w:rPr>
          <w:rFonts w:ascii="Times New Roman" w:hAnsi="Times New Roman" w:eastAsia="Times New Roman" w:cs="Times New Roman"/>
          <w:lang w:val="fr-FR"/>
        </w:rPr>
        <w:t xml:space="preserve">NESREA – </w:t>
      </w:r>
      <w:hyperlink r:id="rId48">
        <w:r w:rsidRPr="006531AD">
          <w:rPr>
            <w:rFonts w:ascii="Times New Roman" w:hAnsi="Times New Roman" w:eastAsia="Times New Roman" w:cs="Times New Roman"/>
            <w:lang w:val="fr-FR"/>
          </w:rPr>
          <w:t>www.nesrea.gov.ng</w:t>
        </w:r>
      </w:hyperlink>
    </w:p>
    <w:p w:rsidR="7A328705" w:rsidP="0BEBE53A" w:rsidRDefault="7A328705" w14:paraId="6975E355" w14:textId="6D3617C2">
      <w:pPr>
        <w:widowControl w:val="0"/>
        <w:spacing w:line="240" w:lineRule="auto"/>
        <w:ind w:left="360"/>
        <w:jc w:val="both"/>
      </w:pPr>
      <w:r w:rsidRPr="0BEBE53A">
        <w:rPr>
          <w:rFonts w:ascii="Times New Roman" w:hAnsi="Times New Roman" w:eastAsia="Times New Roman" w:cs="Times New Roman"/>
        </w:rPr>
        <w:t>Corporate Affairs Commission (CAC) – www.cac.gov.ng</w:t>
      </w:r>
    </w:p>
    <w:p w:rsidR="0BEBE53A" w:rsidP="0BEBE53A" w:rsidRDefault="0BEBE53A" w14:paraId="1014188E" w14:textId="5FF46C0D">
      <w:pPr>
        <w:widowControl w:val="0"/>
        <w:spacing w:line="240" w:lineRule="auto"/>
        <w:ind w:left="360"/>
        <w:jc w:val="both"/>
        <w:rPr>
          <w:rFonts w:ascii="Times New Roman" w:hAnsi="Times New Roman" w:eastAsia="Times New Roman" w:cs="Times New Roman"/>
          <w:b/>
          <w:bCs/>
        </w:rPr>
      </w:pPr>
    </w:p>
    <w:p w:rsidR="0BEBE53A" w:rsidP="0BEBE53A" w:rsidRDefault="0BEBE53A" w14:paraId="7CD2D638" w14:textId="41FA7FAE">
      <w:pPr>
        <w:widowControl w:val="0"/>
        <w:spacing w:line="240" w:lineRule="auto"/>
        <w:ind w:left="360"/>
        <w:jc w:val="both"/>
        <w:rPr>
          <w:rFonts w:ascii="Times New Roman" w:hAnsi="Times New Roman" w:eastAsia="Times New Roman" w:cs="Times New Roman"/>
          <w:b/>
          <w:bCs/>
        </w:rPr>
      </w:pPr>
    </w:p>
    <w:p w:rsidRPr="00CF1C9B" w:rsidR="00143F6F" w:rsidP="0BEBE53A" w:rsidRDefault="2FFD2249" w14:paraId="0F6E9AB0" w14:textId="3335446C">
      <w:pPr>
        <w:pStyle w:val="Heading2"/>
        <w:rPr>
          <w:sz w:val="22"/>
          <w:szCs w:val="22"/>
        </w:rPr>
      </w:pPr>
      <w:bookmarkStart w:name="_Toc256050513" w:id="74"/>
      <w:r w:rsidRPr="0BEBE53A">
        <w:rPr>
          <w:sz w:val="22"/>
          <w:szCs w:val="22"/>
        </w:rPr>
        <w:t>Finance – Text | Infographics</w:t>
      </w:r>
      <w:bookmarkEnd w:id="74"/>
    </w:p>
    <w:p w:rsidR="00143F6F" w:rsidP="0BEBE53A" w:rsidRDefault="00143F6F" w14:paraId="213103B1" w14:textId="77777777">
      <w:pPr>
        <w:widowControl w:val="0"/>
        <w:spacing w:line="240" w:lineRule="auto"/>
        <w:ind w:left="360"/>
        <w:jc w:val="both"/>
        <w:rPr>
          <w:rFonts w:ascii="Times New Roman" w:hAnsi="Times New Roman" w:eastAsia="Times New Roman" w:cs="Times New Roman"/>
        </w:rPr>
      </w:pPr>
    </w:p>
    <w:p w:rsidR="00143F6F" w:rsidP="0BEBE53A" w:rsidRDefault="2FFD2249" w14:paraId="70676827" w14:textId="77777777">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Public Finance</w:t>
      </w:r>
    </w:p>
    <w:p w:rsidR="00143F6F" w:rsidP="0BEBE53A" w:rsidRDefault="00143F6F" w14:paraId="4A138B9D" w14:textId="77777777">
      <w:pPr>
        <w:widowControl w:val="0"/>
        <w:spacing w:line="240" w:lineRule="auto"/>
        <w:ind w:left="360"/>
        <w:jc w:val="both"/>
        <w:rPr>
          <w:rFonts w:ascii="Times New Roman" w:hAnsi="Times New Roman" w:eastAsia="Times New Roman" w:cs="Times New Roman"/>
          <w:u w:val="single"/>
        </w:rPr>
      </w:pPr>
    </w:p>
    <w:p w:rsidR="00143F6F" w:rsidP="0BEBE53A" w:rsidRDefault="2FFD2249" w14:paraId="6ADFF228" w14:textId="77777777">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Small hydro projects are eligible under REA’s Rural Electrification Fund (REF) for mini-hydro and community electrification schemes. Development finance institutions such as the World Bank, AfDB, and GIZ provide concessional funding and technical assistance for feasibility studies and rural energy infrastructure. NSIA and other public-backed infrastructure vehicles may support scalable hydro assets linked to broader renewable energy portfolios.</w:t>
      </w:r>
    </w:p>
    <w:p w:rsidR="00143F6F" w:rsidP="0BEBE53A" w:rsidRDefault="00143F6F" w14:paraId="2C59C67E" w14:textId="77777777">
      <w:pPr>
        <w:widowControl w:val="0"/>
        <w:spacing w:line="240" w:lineRule="auto"/>
        <w:ind w:left="360"/>
        <w:jc w:val="both"/>
        <w:rPr>
          <w:rFonts w:ascii="Times New Roman" w:hAnsi="Times New Roman" w:eastAsia="Times New Roman" w:cs="Times New Roman"/>
        </w:rPr>
      </w:pPr>
    </w:p>
    <w:p w:rsidR="00143F6F" w:rsidP="0BEBE53A" w:rsidRDefault="2FFD2249" w14:paraId="0B20A139" w14:textId="77777777">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Commercial Finance</w:t>
      </w:r>
    </w:p>
    <w:p w:rsidR="00143F6F" w:rsidP="0BEBE53A" w:rsidRDefault="00143F6F" w14:paraId="7DD5CC30" w14:textId="77777777">
      <w:pPr>
        <w:widowControl w:val="0"/>
        <w:spacing w:line="240" w:lineRule="auto"/>
        <w:ind w:left="360"/>
        <w:jc w:val="both"/>
        <w:rPr>
          <w:rFonts w:ascii="Times New Roman" w:hAnsi="Times New Roman" w:eastAsia="Times New Roman" w:cs="Times New Roman"/>
          <w:u w:val="single"/>
        </w:rPr>
      </w:pPr>
    </w:p>
    <w:p w:rsidR="00143F6F" w:rsidP="0BEBE53A" w:rsidRDefault="2FFD2249" w14:paraId="0E074E64" w14:textId="77777777">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Local banks such as Access Bank, Zenith Bank, FCMB, and Sterling Bank are gradually expanding renewable energy portfolios, though small hydro remains underfunded due to higher upfront civil works and longer payback periods. DFIs, including IFC, Africa Finance Corporation (AFC), and AfDB, remain key sources of debt and blended investment for bankable hydro projects.</w:t>
      </w:r>
    </w:p>
    <w:p w:rsidR="00143F6F" w:rsidP="0BEBE53A" w:rsidRDefault="00143F6F" w14:paraId="49571D08" w14:textId="77777777">
      <w:pPr>
        <w:widowControl w:val="0"/>
        <w:spacing w:line="240" w:lineRule="auto"/>
        <w:ind w:left="360"/>
        <w:jc w:val="both"/>
        <w:rPr>
          <w:rFonts w:ascii="Times New Roman" w:hAnsi="Times New Roman" w:eastAsia="Times New Roman" w:cs="Times New Roman"/>
        </w:rPr>
      </w:pPr>
    </w:p>
    <w:p w:rsidR="00143F6F" w:rsidP="0BEBE53A" w:rsidRDefault="2FFD2249" w14:paraId="2E01996B" w14:textId="77777777">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Guarantees &amp; Risk Instruments</w:t>
      </w:r>
    </w:p>
    <w:p w:rsidR="00143F6F" w:rsidP="0BEBE53A" w:rsidRDefault="00143F6F" w14:paraId="0E676BBA" w14:textId="77777777">
      <w:pPr>
        <w:widowControl w:val="0"/>
        <w:spacing w:line="240" w:lineRule="auto"/>
        <w:ind w:left="360"/>
        <w:jc w:val="both"/>
        <w:rPr>
          <w:rFonts w:ascii="Times New Roman" w:hAnsi="Times New Roman" w:eastAsia="Times New Roman" w:cs="Times New Roman"/>
          <w:u w:val="single"/>
        </w:rPr>
      </w:pPr>
    </w:p>
    <w:p w:rsidR="00143F6F" w:rsidP="0BEBE53A" w:rsidRDefault="2FFD2249" w14:paraId="309C677C" w14:textId="77777777">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Hydrological risk guarantees, political risk insurance, and credit enhancement structures from InfraCredit, MIGA, and DFI-backed facilities are critical to de-risk small hydro investments. Off-taker guarantees and long-term power purchase agreements (PPAs) are essential for improving bankability.</w:t>
      </w:r>
    </w:p>
    <w:p w:rsidR="00143F6F" w:rsidP="0BEBE53A" w:rsidRDefault="00143F6F" w14:paraId="4130A93F" w14:textId="7E9D16F2">
      <w:pPr>
        <w:widowControl w:val="0"/>
        <w:spacing w:line="240" w:lineRule="auto"/>
        <w:ind w:left="360"/>
        <w:jc w:val="both"/>
        <w:rPr>
          <w:rFonts w:ascii="Times New Roman" w:hAnsi="Times New Roman" w:eastAsia="Times New Roman" w:cs="Times New Roman"/>
        </w:rPr>
      </w:pPr>
    </w:p>
    <w:p w:rsidR="00143F6F" w:rsidP="0BEBE53A" w:rsidRDefault="2FFD2249" w14:paraId="02D99F78" w14:textId="77777777">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Blended Finance</w:t>
      </w:r>
    </w:p>
    <w:p w:rsidR="00143F6F" w:rsidP="0BEBE53A" w:rsidRDefault="00143F6F" w14:paraId="71C7804E" w14:textId="77777777">
      <w:pPr>
        <w:widowControl w:val="0"/>
        <w:spacing w:line="240" w:lineRule="auto"/>
        <w:ind w:left="360"/>
        <w:jc w:val="both"/>
        <w:rPr>
          <w:rFonts w:ascii="Times New Roman" w:hAnsi="Times New Roman" w:eastAsia="Times New Roman" w:cs="Times New Roman"/>
          <w:u w:val="single"/>
        </w:rPr>
      </w:pPr>
    </w:p>
    <w:p w:rsidR="00143F6F" w:rsidP="0BEBE53A" w:rsidRDefault="2FFD2249" w14:paraId="0D9215A5" w14:textId="77777777">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Small hydro is highly dependent on blended finance structures combining REF grants, donor funding, concessional loans, and private equity. Early-stage feasibility funding is often required before projects become commercially viable due to high development and permitting costs.</w:t>
      </w:r>
    </w:p>
    <w:p w:rsidR="00143F6F" w:rsidP="0BEBE53A" w:rsidRDefault="00143F6F" w14:paraId="772AED87" w14:textId="1457F3C9">
      <w:pPr>
        <w:widowControl w:val="0"/>
        <w:spacing w:line="240" w:lineRule="auto"/>
        <w:ind w:left="360"/>
        <w:jc w:val="both"/>
        <w:rPr>
          <w:rFonts w:ascii="Times New Roman" w:hAnsi="Times New Roman" w:eastAsia="Times New Roman" w:cs="Times New Roman"/>
        </w:rPr>
      </w:pPr>
    </w:p>
    <w:p w:rsidR="0BEBE53A" w:rsidP="0BEBE53A" w:rsidRDefault="0BEBE53A" w14:paraId="72167666" w14:textId="632D3045">
      <w:pPr>
        <w:widowControl w:val="0"/>
        <w:spacing w:line="240" w:lineRule="auto"/>
        <w:ind w:left="360"/>
        <w:jc w:val="both"/>
        <w:rPr>
          <w:rFonts w:ascii="Times New Roman" w:hAnsi="Times New Roman" w:eastAsia="Times New Roman" w:cs="Times New Roman"/>
        </w:rPr>
      </w:pPr>
    </w:p>
    <w:p w:rsidR="7C184864" w:rsidP="0BEBE53A" w:rsidRDefault="7C184864" w14:paraId="05F896D5" w14:textId="6DF51237">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Investor Outlook</w:t>
      </w:r>
    </w:p>
    <w:p w:rsidR="0BEBE53A" w:rsidP="0BEBE53A" w:rsidRDefault="0BEBE53A" w14:paraId="290062A3" w14:textId="77777777">
      <w:pPr>
        <w:widowControl w:val="0"/>
        <w:spacing w:line="240" w:lineRule="auto"/>
        <w:ind w:left="360"/>
        <w:jc w:val="both"/>
        <w:rPr>
          <w:rFonts w:ascii="Times New Roman" w:hAnsi="Times New Roman" w:eastAsia="Times New Roman" w:cs="Times New Roman"/>
          <w:u w:val="single"/>
        </w:rPr>
      </w:pPr>
    </w:p>
    <w:p w:rsidR="7C184864" w:rsidP="0BEBE53A" w:rsidRDefault="7C184864" w14:paraId="235F721E" w14:textId="7B044EC2">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small hydro opportunities are strongest in rural and peri-urban areas with reliable year-round water flow, particularly where mini-grids, agro-processing clusters, and community electrification demand exist. Strong site selection, seasonal water variability assessment, and off-taker reliability are critical to investment success.</w:t>
      </w:r>
    </w:p>
    <w:p w:rsidR="0BEBE53A" w:rsidP="0BEBE53A" w:rsidRDefault="0BEBE53A" w14:paraId="0D734AF6" w14:textId="0B733C21">
      <w:pPr>
        <w:widowControl w:val="0"/>
        <w:spacing w:line="240" w:lineRule="auto"/>
        <w:ind w:left="360"/>
        <w:jc w:val="both"/>
        <w:rPr>
          <w:rFonts w:ascii="Times New Roman" w:hAnsi="Times New Roman" w:eastAsia="Times New Roman" w:cs="Times New Roman"/>
          <w:b/>
          <w:bCs/>
        </w:rPr>
      </w:pPr>
    </w:p>
    <w:p w:rsidR="70118F5B" w:rsidP="70118F5B" w:rsidRDefault="70118F5B" w14:paraId="7D68BB7F" w14:textId="3AF8C1A3">
      <w:pPr>
        <w:widowControl w:val="0"/>
        <w:spacing w:line="240" w:lineRule="auto"/>
        <w:ind w:left="360"/>
        <w:jc w:val="both"/>
        <w:rPr>
          <w:rFonts w:ascii="Times New Roman" w:hAnsi="Times New Roman" w:eastAsia="Times New Roman" w:cs="Times New Roman"/>
          <w:b/>
          <w:bCs/>
        </w:rPr>
      </w:pPr>
    </w:p>
    <w:p w:rsidR="70118F5B" w:rsidP="70118F5B" w:rsidRDefault="70118F5B" w14:paraId="5142E26A" w14:textId="0D5C152C">
      <w:pPr>
        <w:widowControl w:val="0"/>
        <w:spacing w:line="240" w:lineRule="auto"/>
        <w:ind w:left="360"/>
        <w:jc w:val="both"/>
        <w:rPr>
          <w:rFonts w:ascii="Times New Roman" w:hAnsi="Times New Roman" w:eastAsia="Times New Roman" w:cs="Times New Roman"/>
          <w:b/>
          <w:bCs/>
        </w:rPr>
      </w:pPr>
    </w:p>
    <w:p w:rsidRPr="00CF1C9B" w:rsidR="00143F6F" w:rsidP="0BEBE53A" w:rsidRDefault="2FFD2249" w14:paraId="44E74EC7" w14:textId="24F04685">
      <w:pPr>
        <w:pStyle w:val="Heading2"/>
        <w:rPr>
          <w:sz w:val="22"/>
          <w:szCs w:val="22"/>
        </w:rPr>
      </w:pPr>
      <w:bookmarkStart w:name="_Toc1563593473" w:id="75"/>
      <w:r w:rsidRPr="0BEBE53A">
        <w:rPr>
          <w:sz w:val="22"/>
          <w:szCs w:val="22"/>
        </w:rPr>
        <w:t>Opportunities - Text | Photos | Videos</w:t>
      </w:r>
      <w:bookmarkEnd w:id="75"/>
    </w:p>
    <w:p w:rsidR="00143F6F" w:rsidP="0BEBE53A" w:rsidRDefault="00143F6F" w14:paraId="78C5F025" w14:textId="77777777">
      <w:pPr>
        <w:widowControl w:val="0"/>
        <w:spacing w:line="240" w:lineRule="auto"/>
        <w:ind w:left="360"/>
        <w:jc w:val="both"/>
        <w:rPr>
          <w:rFonts w:ascii="Times New Roman" w:hAnsi="Times New Roman" w:eastAsia="Times New Roman" w:cs="Times New Roman"/>
        </w:rPr>
      </w:pPr>
    </w:p>
    <w:p w:rsidR="00143F6F" w:rsidP="0BEBE53A" w:rsidRDefault="2FFD2249" w14:paraId="5C9AC30F" w14:textId="77777777">
      <w:pPr>
        <w:widowControl w:val="0"/>
        <w:spacing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Small hydro remains significantly underdeveloped relative to Nigeria’s available resource potential, creating strong early-entry opportunities.</w:t>
      </w:r>
    </w:p>
    <w:p w:rsidR="00143F6F" w:rsidP="0BEBE53A" w:rsidRDefault="00143F6F" w14:paraId="383A0DF6" w14:textId="77777777">
      <w:pPr>
        <w:widowControl w:val="0"/>
        <w:spacing w:line="240" w:lineRule="auto"/>
        <w:ind w:left="360"/>
        <w:jc w:val="both"/>
        <w:rPr>
          <w:rFonts w:ascii="Times New Roman" w:hAnsi="Times New Roman" w:eastAsia="Times New Roman" w:cs="Times New Roman"/>
        </w:rPr>
      </w:pPr>
    </w:p>
    <w:p w:rsidR="00143F6F" w:rsidP="0BEBE53A" w:rsidRDefault="2FFD2249" w14:paraId="26366558" w14:textId="77777777">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North-Central Nigeria and riverine southern regions offer some of the strongest long-term opportunities due to water resource availability and underserved electricity demand.</w:t>
      </w:r>
    </w:p>
    <w:p w:rsidR="00143F6F" w:rsidP="0BEBE53A" w:rsidRDefault="00143F6F" w14:paraId="0FDAA5AE" w14:textId="77777777">
      <w:pPr>
        <w:widowControl w:val="0"/>
        <w:spacing w:line="240" w:lineRule="auto"/>
        <w:ind w:left="360"/>
        <w:jc w:val="both"/>
        <w:rPr>
          <w:rFonts w:ascii="Times New Roman" w:hAnsi="Times New Roman" w:eastAsia="Times New Roman" w:cs="Times New Roman"/>
        </w:rPr>
      </w:pPr>
    </w:p>
    <w:p w:rsidR="00143F6F" w:rsidP="00CF1C9B" w:rsidRDefault="2FFD2249" w14:paraId="5212CD57" w14:textId="77777777">
      <w:pPr>
        <w:widowControl w:val="0"/>
        <w:spacing w:line="240" w:lineRule="auto"/>
        <w:ind w:left="360"/>
        <w:jc w:val="both"/>
      </w:pPr>
      <w:r w:rsidRPr="0BEBE53A">
        <w:rPr>
          <w:rFonts w:ascii="Times New Roman" w:hAnsi="Times New Roman" w:eastAsia="Times New Roman" w:cs="Times New Roman"/>
        </w:rPr>
        <w:t>For investors seeking stable renewable baseload generation rather than intermittent supply, small hydro offers a strong long-term position in Nigeria’s evolving energy market.</w:t>
      </w:r>
    </w:p>
    <w:p w:rsidR="0BEBE53A" w:rsidP="0BEBE53A" w:rsidRDefault="0BEBE53A" w14:paraId="07ACB72A" w14:textId="1511C9DD">
      <w:pPr>
        <w:widowControl w:val="0"/>
        <w:spacing w:line="240" w:lineRule="auto"/>
        <w:ind w:left="360"/>
        <w:jc w:val="both"/>
        <w:rPr>
          <w:rFonts w:ascii="Times New Roman" w:hAnsi="Times New Roman" w:eastAsia="Times New Roman" w:cs="Times New Roman"/>
        </w:rPr>
      </w:pPr>
    </w:p>
    <w:p w:rsidR="00143F6F" w:rsidP="0BEBE53A" w:rsidRDefault="00143F6F" w14:paraId="365C673C" w14:textId="77777777">
      <w:pPr>
        <w:widowControl w:val="0"/>
        <w:spacing w:line="240" w:lineRule="auto"/>
        <w:ind w:left="360"/>
        <w:jc w:val="both"/>
        <w:rPr>
          <w:rFonts w:ascii="Times New Roman" w:hAnsi="Times New Roman" w:eastAsia="Times New Roman" w:cs="Times New Roman"/>
        </w:rPr>
      </w:pPr>
    </w:p>
    <w:p w:rsidR="00143F6F" w:rsidP="0BEBE53A" w:rsidRDefault="2FFD2249" w14:paraId="11F14077" w14:textId="77777777">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i/>
          <w:iCs/>
        </w:rPr>
        <w:t>PS: Photos will apply where necessary</w:t>
      </w:r>
    </w:p>
    <w:p w:rsidR="0BEBE53A" w:rsidP="0BEBE53A" w:rsidRDefault="0BEBE53A" w14:paraId="3FCAECD3" w14:textId="2C9F5849">
      <w:pPr>
        <w:widowControl w:val="0"/>
        <w:spacing w:line="240" w:lineRule="auto"/>
        <w:jc w:val="both"/>
        <w:rPr>
          <w:rFonts w:ascii="Times New Roman" w:hAnsi="Times New Roman" w:eastAsia="Times New Roman" w:cs="Times New Roman"/>
          <w:i/>
          <w:iCs/>
        </w:rPr>
      </w:pPr>
    </w:p>
    <w:p w:rsidR="00143F6F" w:rsidP="0BEBE53A" w:rsidRDefault="00143F6F" w14:paraId="69B1F74A" w14:textId="6B68D00F">
      <w:pPr>
        <w:widowControl w:val="0"/>
        <w:spacing w:line="240" w:lineRule="auto"/>
        <w:jc w:val="both"/>
        <w:rPr>
          <w:rFonts w:ascii="Times New Roman" w:hAnsi="Times New Roman" w:eastAsia="Times New Roman" w:cs="Times New Roman"/>
          <w:i/>
          <w:iCs/>
        </w:rPr>
      </w:pPr>
    </w:p>
    <w:p w:rsidRPr="00143F6F" w:rsidR="00143F6F" w:rsidP="0BEBE53A" w:rsidRDefault="2FFD2249" w14:paraId="1C220C74" w14:textId="75E6D821">
      <w:pPr>
        <w:pStyle w:val="Heading1"/>
      </w:pPr>
      <w:bookmarkStart w:name="_Toc1271802120" w:id="76"/>
      <w:r>
        <w:t>Green Mobility (Page Title)</w:t>
      </w:r>
      <w:bookmarkEnd w:id="76"/>
    </w:p>
    <w:p w:rsidR="0BEBE53A" w:rsidP="0BEBE53A" w:rsidRDefault="0BEBE53A" w14:paraId="63F33F10" w14:textId="40662608">
      <w:pPr>
        <w:jc w:val="both"/>
      </w:pPr>
    </w:p>
    <w:p w:rsidRPr="00CF1C9B" w:rsidR="00143F6F" w:rsidP="0BEBE53A" w:rsidRDefault="2FFD2249" w14:paraId="61448565" w14:textId="4CF607C0">
      <w:pPr>
        <w:pStyle w:val="Heading2"/>
      </w:pPr>
      <w:bookmarkStart w:name="_Toc707391505" w:id="77"/>
      <w:r>
        <w:t>Description (Hero Section)</w:t>
      </w:r>
      <w:bookmarkEnd w:id="77"/>
    </w:p>
    <w:p w:rsidR="0BEBE53A" w:rsidP="0BEBE53A" w:rsidRDefault="0BEBE53A" w14:paraId="718B23D6" w14:textId="2ECB15B5">
      <w:pPr>
        <w:jc w:val="both"/>
      </w:pPr>
    </w:p>
    <w:p w:rsidR="00143F6F" w:rsidP="0BEBE53A" w:rsidRDefault="2FFD2249" w14:paraId="1CBE69EE" w14:textId="77777777">
      <w:pPr>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green mobility market is in its early stages but moving fast, with growth led by electric two- and three-wheelers in major cities.</w:t>
      </w:r>
    </w:p>
    <w:p w:rsidR="00143F6F" w:rsidP="0BEBE53A" w:rsidRDefault="00143F6F" w14:paraId="4FF29B10" w14:textId="77777777">
      <w:pPr>
        <w:ind w:left="360"/>
        <w:jc w:val="both"/>
        <w:rPr>
          <w:rFonts w:ascii="Times New Roman" w:hAnsi="Times New Roman" w:eastAsia="Times New Roman" w:cs="Times New Roman"/>
        </w:rPr>
      </w:pPr>
    </w:p>
    <w:p w:rsidR="00143F6F" w:rsidP="0BEBE53A" w:rsidRDefault="2FFD2249" w14:paraId="29339938" w14:textId="77777777">
      <w:pPr>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t>Below are clickable tabs to take the user directly to the selected session</w:t>
      </w: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1474612773"/>
          <w:lock w:val="contentLocked"/>
        </w:sdtPr>
        <w:sdtContent>
          <w:tr w:rsidR="00143F6F" w:rsidTr="00CF1C9B" w14:paraId="10F47C69"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3B89BC1B"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2E022B94"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244EA974"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8C79510"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1BAE836C" w14:textId="77777777">
                <w:pPr>
                  <w:widowControl w:val="0"/>
                  <w:spacing w:line="240" w:lineRule="auto"/>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0143F6F" w:rsidP="0BEBE53A" w:rsidRDefault="00143F6F" w14:paraId="0E558823" w14:textId="77777777">
      <w:pPr>
        <w:jc w:val="both"/>
        <w:rPr>
          <w:rFonts w:ascii="Times New Roman" w:hAnsi="Times New Roman" w:eastAsia="Times New Roman" w:cs="Times New Roman"/>
          <w:b/>
          <w:bCs/>
        </w:rPr>
      </w:pPr>
    </w:p>
    <w:p w:rsidR="00143F6F" w:rsidP="70118F5B" w:rsidRDefault="30AEA042" w14:paraId="2EAF8AB8" w14:textId="3AC070E3">
      <w:pPr>
        <w:pStyle w:val="Heading2"/>
        <w:widowControl w:val="0"/>
        <w:spacing w:before="240" w:after="240" w:line="240" w:lineRule="auto"/>
      </w:pPr>
      <w:bookmarkStart w:name="_Toc669834848" w:id="78"/>
      <w:commentRangeStart w:id="79"/>
      <w:commentRangeStart w:id="80"/>
      <w:r>
        <w:t>Overview</w:t>
      </w:r>
      <w:bookmarkEnd w:id="78"/>
      <w:commentRangeEnd w:id="79"/>
      <w:r w:rsidR="404D6869">
        <w:rPr>
          <w:rStyle w:val="CommentReference"/>
          <w:sz w:val="24"/>
          <w:szCs w:val="24"/>
        </w:rPr>
        <w:commentReference w:id="79"/>
      </w:r>
      <w:commentRangeEnd w:id="80"/>
      <w:r>
        <w:rPr>
          <w:rStyle w:val="CommentReference"/>
        </w:rPr>
        <w:commentReference w:id="80"/>
      </w:r>
    </w:p>
    <w:p w:rsidR="00143F6F" w:rsidP="0BEBE53A" w:rsidRDefault="571396EE" w14:paraId="2C06313D" w14:textId="2F1B1874">
      <w:pPr>
        <w:widowControl w:val="0"/>
        <w:spacing w:before="240" w:after="240" w:line="240" w:lineRule="auto"/>
        <w:jc w:val="both"/>
      </w:pPr>
      <w:r w:rsidRPr="70118F5B">
        <w:rPr>
          <w:rFonts w:ascii="Times New Roman" w:hAnsi="Times New Roman" w:eastAsia="Times New Roman" w:cs="Times New Roman"/>
          <w:lang w:val="en-US"/>
        </w:rPr>
        <w:lastRenderedPageBreak/>
        <w:t>Nigeria's green mobility market has moved from pilot to early-scale deployment, anchored by electric two- and three-wheelers, EV bus rollouts already operating in Lagos and Abia, and solar-powered charging infrastructure entering commercial use. Policy has caught up to momentum: the EV Transition and Green Mobility Bill 2025 sets a target of 13 million EVs by 2050 and 100% EV penetration by 2060, backed by a 30% local content requirement by 2030 designed to anchor manufacturing onshore rather than leave Nigeria as an import market.</w:t>
      </w:r>
    </w:p>
    <w:p w:rsidR="00143F6F" w:rsidP="70118F5B" w:rsidRDefault="50E4E772" w14:paraId="651C842E" w14:textId="7F3C3F11">
      <w:pPr>
        <w:widowControl w:val="0"/>
        <w:spacing w:before="240" w:after="240" w:line="240" w:lineRule="auto"/>
        <w:jc w:val="both"/>
      </w:pPr>
      <w:r w:rsidRPr="70118F5B">
        <w:rPr>
          <w:rFonts w:ascii="Times New Roman" w:hAnsi="Times New Roman" w:eastAsia="Times New Roman" w:cs="Times New Roman"/>
          <w:lang w:val="en-US"/>
        </w:rPr>
        <w:t xml:space="preserve">Local assembly is responding in kind. Domestic and international manufacturers are establishing assembly plants and charging infrastructure on the ground, with Nigeria now home to a 100,000-unit capacity electric two-wheeler assembly plant in Ogun State. Electric two-wheelers currently account for less than 1% of Nigeria's annual two-wheeler sales, a base that is set to scale materially as the local content mandate tightens through 2030. Capital is already positioning around this trajectory, with Bank of Industry concessional loans available for electric vehicle charging and battery assembly, alongside active African Development Bank and European Union financing windows for infrastructure and manufacturing buildout. </w:t>
      </w:r>
    </w:p>
    <w:p w:rsidR="00143F6F" w:rsidP="70118F5B" w:rsidRDefault="571396EE" w14:paraId="6D59BC5D" w14:textId="212D9721">
      <w:pPr>
        <w:widowControl w:val="0"/>
        <w:spacing w:before="240" w:after="240" w:line="240" w:lineRule="auto"/>
        <w:jc w:val="both"/>
        <w:rPr>
          <w:rFonts w:ascii="Times New Roman" w:hAnsi="Times New Roman" w:eastAsia="Times New Roman" w:cs="Times New Roman"/>
          <w:sz w:val="20"/>
          <w:szCs w:val="20"/>
          <w:lang w:val="en-US"/>
        </w:rPr>
      </w:pPr>
      <w:r w:rsidRPr="70118F5B">
        <w:rPr>
          <w:rFonts w:ascii="Times New Roman" w:hAnsi="Times New Roman" w:eastAsia="Times New Roman" w:cs="Times New Roman"/>
          <w:lang w:val="en-US"/>
        </w:rPr>
        <w:t xml:space="preserve">The investment case rests on demand economics, not policy alone. Fuel subsidy removal has repriced petrol-powered transport so sharply that fleet and commercial operators now face a direct, unavoidable cost signal favoring electric alternatives </w:t>
      </w:r>
      <w:r w:rsidRPr="70118F5B" w:rsidR="36817E86">
        <w:rPr>
          <w:rFonts w:ascii="Times New Roman" w:hAnsi="Times New Roman" w:eastAsia="Times New Roman" w:cs="Times New Roman"/>
          <w:lang w:val="en-US"/>
        </w:rPr>
        <w:t>-</w:t>
      </w:r>
      <w:r w:rsidRPr="70118F5B">
        <w:rPr>
          <w:rFonts w:ascii="Times New Roman" w:hAnsi="Times New Roman" w:eastAsia="Times New Roman" w:cs="Times New Roman"/>
          <w:lang w:val="en-US"/>
        </w:rPr>
        <w:t xml:space="preserve"> a structural shift in unit economics that is pulling adoption forward independent of incentive design. </w:t>
      </w:r>
    </w:p>
    <w:p w:rsidR="00143F6F" w:rsidP="70118F5B" w:rsidRDefault="00143F6F" w14:paraId="19191A0D" w14:textId="156136DC">
      <w:pPr>
        <w:widowControl w:val="0"/>
        <w:spacing w:before="240" w:after="240" w:line="240" w:lineRule="auto"/>
        <w:jc w:val="both"/>
        <w:rPr>
          <w:rFonts w:ascii="Times New Roman" w:hAnsi="Times New Roman" w:eastAsia="Times New Roman" w:cs="Times New Roman"/>
          <w:lang w:val="en-US"/>
        </w:rPr>
      </w:pPr>
    </w:p>
    <w:p w:rsidR="00143F6F" w:rsidP="0BEBE53A" w:rsidRDefault="00143F6F" w14:paraId="3727CA22" w14:textId="0031BE73">
      <w:pPr>
        <w:widowControl w:val="0"/>
        <w:spacing w:before="240" w:after="240" w:line="240" w:lineRule="auto"/>
        <w:jc w:val="both"/>
        <w:rPr>
          <w:rFonts w:ascii="Times New Roman" w:hAnsi="Times New Roman" w:eastAsia="Times New Roman" w:cs="Times New Roman"/>
          <w:b/>
          <w:bCs/>
          <w:sz w:val="24"/>
          <w:szCs w:val="24"/>
        </w:rPr>
      </w:pPr>
    </w:p>
    <w:p w:rsidRPr="00F4022E" w:rsidR="00143F6F" w:rsidP="0BEBE53A" w:rsidRDefault="2FFD2249" w14:paraId="0C8248E1" w14:textId="456DB21D">
      <w:pPr>
        <w:pStyle w:val="Heading2"/>
      </w:pPr>
      <w:bookmarkStart w:name="_Toc1832093007" w:id="81"/>
      <w:r>
        <w:t>Key Facts - Infographics | Factsheets</w:t>
      </w:r>
      <w:bookmarkEnd w:id="81"/>
    </w:p>
    <w:p w:rsidR="0BEBE53A" w:rsidP="0BEBE53A" w:rsidRDefault="0BEBE53A" w14:paraId="402AC298" w14:textId="117F5D0F">
      <w:pPr>
        <w:jc w:val="both"/>
      </w:pPr>
    </w:p>
    <w:p w:rsidR="00143F6F" w:rsidRDefault="2ABAD4F7" w14:paraId="15FD965C" w14:textId="5AFB1072">
      <w:pPr>
        <w:pStyle w:val="ListParagraph"/>
        <w:widowControl w:val="0"/>
        <w:numPr>
          <w:ilvl w:val="0"/>
          <w:numId w:val="62"/>
        </w:numPr>
        <w:spacing w:before="240" w:after="240" w:line="240" w:lineRule="auto"/>
        <w:jc w:val="both"/>
        <w:rPr>
          <w:rFonts w:ascii="Times New Roman" w:hAnsi="Times New Roman" w:eastAsia="Times New Roman" w:cs="Times New Roman"/>
          <w:sz w:val="24"/>
          <w:szCs w:val="24"/>
        </w:rPr>
      </w:pPr>
      <w:r w:rsidRPr="0BEBE53A">
        <w:rPr>
          <w:rFonts w:ascii="Times New Roman" w:hAnsi="Times New Roman" w:eastAsia="Times New Roman" w:cs="Times New Roman"/>
          <w:b/>
          <w:bCs/>
          <w:sz w:val="24"/>
          <w:szCs w:val="24"/>
        </w:rPr>
        <w:t xml:space="preserve">      </w:t>
      </w:r>
      <w:r w:rsidRPr="0BEBE53A">
        <w:rPr>
          <w:rFonts w:ascii="Times New Roman" w:hAnsi="Times New Roman" w:eastAsia="Times New Roman" w:cs="Times New Roman"/>
          <w:sz w:val="24"/>
          <w:szCs w:val="24"/>
        </w:rPr>
        <w:t>13 million EVs by 2050 / 100% penetration by 2060</w:t>
      </w:r>
    </w:p>
    <w:p w:rsidR="00143F6F" w:rsidP="0BEBE53A" w:rsidRDefault="2ABAD4F7" w14:paraId="27204CFF" w14:textId="32D987F2">
      <w:pPr>
        <w:widowControl w:val="0"/>
        <w:spacing w:before="240" w:after="240" w:line="240" w:lineRule="auto"/>
        <w:jc w:val="both"/>
      </w:pPr>
      <w:r w:rsidRPr="0BEBE53A">
        <w:rPr>
          <w:rFonts w:ascii="Times New Roman" w:hAnsi="Times New Roman" w:eastAsia="Times New Roman" w:cs="Times New Roman"/>
          <w:sz w:val="24"/>
          <w:szCs w:val="24"/>
        </w:rPr>
        <w:t xml:space="preserve"> </w:t>
      </w:r>
      <w:r w:rsidRPr="0BEBE53A" w:rsidR="2CC0C8C7">
        <w:rPr>
          <w:rFonts w:ascii="Times New Roman" w:hAnsi="Times New Roman" w:eastAsia="Times New Roman" w:cs="Times New Roman"/>
          <w:sz w:val="24"/>
          <w:szCs w:val="24"/>
        </w:rPr>
        <w:t>Source -</w:t>
      </w:r>
      <w:r w:rsidRPr="0BEBE53A">
        <w:rPr>
          <w:rFonts w:ascii="Times New Roman" w:hAnsi="Times New Roman" w:eastAsia="Times New Roman" w:cs="Times New Roman"/>
          <w:sz w:val="24"/>
          <w:szCs w:val="24"/>
          <w:lang w:val="en-US"/>
        </w:rPr>
        <w:t xml:space="preserve"> </w:t>
      </w:r>
      <w:r w:rsidRPr="0BEBE53A">
        <w:rPr>
          <w:rFonts w:ascii="Times New Roman" w:hAnsi="Times New Roman" w:eastAsia="Times New Roman" w:cs="Times New Roman"/>
          <w:i/>
          <w:iCs/>
          <w:lang w:val="en-US"/>
        </w:rPr>
        <w:t xml:space="preserve">Federal Republic of Nigeria, Energy Transition Plan, 2022 (updated 2024), as reported by Sustainable Energy for All (SEforALL), "Nigeria's E-Mobility Surge to Lower Emissions, Cut Costs, and Spur Economic Growth." Available at: </w:t>
      </w:r>
      <w:hyperlink r:id="rId49">
        <w:r w:rsidRPr="0BEBE53A" w:rsidR="23FF2FB1">
          <w:rPr>
            <w:rStyle w:val="Hyperlink"/>
            <w:rFonts w:ascii="Times New Roman" w:hAnsi="Times New Roman" w:eastAsia="Times New Roman" w:cs="Times New Roman"/>
            <w:i/>
            <w:iCs/>
            <w:lang w:val="en-US"/>
          </w:rPr>
          <w:t>www.</w:t>
        </w:r>
        <w:r w:rsidRPr="0BEBE53A">
          <w:rPr>
            <w:rStyle w:val="Hyperlink"/>
            <w:rFonts w:ascii="Times New Roman" w:hAnsi="Times New Roman" w:eastAsia="Times New Roman" w:cs="Times New Roman"/>
            <w:i/>
            <w:iCs/>
            <w:lang w:val="en-US"/>
          </w:rPr>
          <w:t>seforall.org/news/nigerias-e-mobility-surge-to-lower-emissions-cut-costs-and-spur-economic-growth</w:t>
        </w:r>
      </w:hyperlink>
      <w:r w:rsidRPr="0BEBE53A" w:rsidR="7C3C7DBB">
        <w:rPr>
          <w:rFonts w:ascii="Times New Roman" w:hAnsi="Times New Roman" w:eastAsia="Times New Roman" w:cs="Times New Roman"/>
          <w:i/>
          <w:iCs/>
          <w:lang w:val="en-US"/>
        </w:rPr>
        <w:t xml:space="preserve"> </w:t>
      </w:r>
    </w:p>
    <w:p w:rsidR="0EEB662A" w:rsidP="0BEBE53A" w:rsidRDefault="0EEB662A" w14:paraId="665339FA" w14:textId="562AC21B">
      <w:pPr>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Design: Timeline Graphic – 2025 → 2030 → 2040 → 2050 → 2060. Milestone markers at 2050 (13 million EVs) and 2060 (100% penetration). End point highlighted.</w:t>
      </w:r>
    </w:p>
    <w:p w:rsidR="0BEBE53A" w:rsidP="0BEBE53A" w:rsidRDefault="0BEBE53A" w14:paraId="166EF3FA" w14:textId="716E27B2">
      <w:pPr>
        <w:jc w:val="both"/>
        <w:rPr>
          <w:rFonts w:ascii="Times New Roman" w:hAnsi="Times New Roman" w:eastAsia="Times New Roman" w:cs="Times New Roman"/>
          <w:i/>
          <w:iCs/>
          <w:lang w:val="en-US"/>
        </w:rPr>
      </w:pPr>
    </w:p>
    <w:p w:rsidR="2352BBC1" w:rsidRDefault="2352BBC1" w14:paraId="70987569" w14:textId="54CB5B05">
      <w:pPr>
        <w:pStyle w:val="ListParagraph"/>
        <w:numPr>
          <w:ilvl w:val="0"/>
          <w:numId w:val="61"/>
        </w:numPr>
        <w:jc w:val="both"/>
        <w:rPr>
          <w:rFonts w:ascii="Times New Roman" w:hAnsi="Times New Roman" w:eastAsia="Times New Roman" w:cs="Times New Roman"/>
          <w:b/>
          <w:bCs/>
          <w:lang w:val="en-US"/>
        </w:rPr>
      </w:pPr>
      <w:r w:rsidRPr="0BEBE53A">
        <w:rPr>
          <w:rFonts w:ascii="Times New Roman" w:hAnsi="Times New Roman" w:eastAsia="Times New Roman" w:cs="Times New Roman"/>
          <w:b/>
          <w:bCs/>
          <w:lang w:val="en-US"/>
        </w:rPr>
        <w:t>30</w:t>
      </w:r>
      <w:r w:rsidRPr="0BEBE53A" w:rsidR="315AEBA5">
        <w:rPr>
          <w:rFonts w:ascii="Times New Roman" w:hAnsi="Times New Roman" w:eastAsia="Times New Roman" w:cs="Times New Roman"/>
          <w:b/>
          <w:bCs/>
          <w:lang w:val="en-US"/>
        </w:rPr>
        <w:t>% local content requirement by 2030</w:t>
      </w:r>
    </w:p>
    <w:p w:rsidR="315AEBA5" w:rsidP="0BEBE53A" w:rsidRDefault="315AEBA5" w14:paraId="7A162112" w14:textId="3716D140">
      <w:pPr>
        <w:jc w:val="both"/>
      </w:pPr>
      <w:r w:rsidRPr="0BEBE53A">
        <w:rPr>
          <w:rFonts w:ascii="Times New Roman" w:hAnsi="Times New Roman" w:eastAsia="Times New Roman" w:cs="Times New Roman"/>
          <w:lang w:val="en-US"/>
        </w:rPr>
        <w:t xml:space="preserve"> </w:t>
      </w:r>
      <w:r w:rsidRPr="0BEBE53A" w:rsidR="19DE0699">
        <w:rPr>
          <w:rFonts w:ascii="Times New Roman" w:hAnsi="Times New Roman" w:eastAsia="Times New Roman" w:cs="Times New Roman"/>
          <w:lang w:val="en-US"/>
        </w:rPr>
        <w:t>Source -</w:t>
      </w:r>
      <w:r w:rsidRPr="0BEBE53A">
        <w:rPr>
          <w:rFonts w:ascii="Times New Roman" w:hAnsi="Times New Roman" w:eastAsia="Times New Roman" w:cs="Times New Roman"/>
          <w:lang w:val="en-US"/>
        </w:rPr>
        <w:t xml:space="preserve"> </w:t>
      </w:r>
      <w:r w:rsidRPr="0BEBE53A">
        <w:rPr>
          <w:rFonts w:ascii="Times New Roman" w:hAnsi="Times New Roman" w:eastAsia="Times New Roman" w:cs="Times New Roman"/>
          <w:i/>
          <w:iCs/>
          <w:lang w:val="en-US"/>
        </w:rPr>
        <w:t xml:space="preserve">Electric Vehicle Transition and Green Mobility Bill, 2025 (Senator Orji Uzor Kalu, sponsor), as reported in TV360 Nigeria, "Senate Advances Electric Vehicle Transition Bill," 5 November 2025. Available at: </w:t>
      </w:r>
      <w:hyperlink r:id="rId50">
        <w:r w:rsidRPr="0BEBE53A" w:rsidR="1051DC5E">
          <w:rPr>
            <w:rStyle w:val="Hyperlink"/>
            <w:i/>
            <w:iCs/>
            <w:lang w:val="en-US"/>
          </w:rPr>
          <w:t>www.</w:t>
        </w:r>
        <w:r w:rsidRPr="0BEBE53A">
          <w:rPr>
            <w:rStyle w:val="Hyperlink"/>
            <w:i/>
            <w:iCs/>
            <w:lang w:val="en-US"/>
          </w:rPr>
          <w:t>tv360nigeria.com</w:t>
        </w:r>
      </w:hyperlink>
      <w:r w:rsidRPr="0BEBE53A" w:rsidR="6A705F60">
        <w:rPr>
          <w:rFonts w:ascii="Times New Roman" w:hAnsi="Times New Roman" w:eastAsia="Times New Roman" w:cs="Times New Roman"/>
          <w:i/>
          <w:iCs/>
          <w:lang w:val="en-US"/>
        </w:rPr>
        <w:t xml:space="preserve"> </w:t>
      </w:r>
    </w:p>
    <w:p w:rsidR="00B7B764" w:rsidP="0BEBE53A" w:rsidRDefault="00B7B764" w14:paraId="623BE666" w14:textId="15DFFAAC">
      <w:pPr>
        <w:jc w:val="both"/>
      </w:pPr>
      <w:r w:rsidRPr="0BEBE53A">
        <w:rPr>
          <w:rFonts w:ascii="Times New Roman" w:hAnsi="Times New Roman" w:eastAsia="Times New Roman" w:cs="Times New Roman"/>
          <w:i/>
          <w:iCs/>
          <w:lang w:val="en-US"/>
        </w:rPr>
        <w:t>Design: Progress Bar / Target Indicator – Bar running from 0% to 100%, with 30% marked as the 2030 legislative threshold. Label: "Mandated under the EV Transition and Green Mobility Bill 2025."</w:t>
      </w:r>
    </w:p>
    <w:p w:rsidR="0BEBE53A" w:rsidP="0BEBE53A" w:rsidRDefault="0BEBE53A" w14:paraId="2EE72C3B" w14:textId="055FD55D">
      <w:pPr>
        <w:jc w:val="both"/>
        <w:rPr>
          <w:rFonts w:ascii="Times New Roman" w:hAnsi="Times New Roman" w:eastAsia="Times New Roman" w:cs="Times New Roman"/>
          <w:i/>
          <w:iCs/>
          <w:lang w:val="en-US"/>
        </w:rPr>
      </w:pPr>
    </w:p>
    <w:p w:rsidR="0BEBE53A" w:rsidP="0BEBE53A" w:rsidRDefault="0BEBE53A" w14:paraId="3651C9D6" w14:textId="3D03FFC0">
      <w:pPr>
        <w:jc w:val="both"/>
        <w:rPr>
          <w:rFonts w:ascii="Times New Roman" w:hAnsi="Times New Roman" w:eastAsia="Times New Roman" w:cs="Times New Roman"/>
          <w:i/>
          <w:iCs/>
          <w:lang w:val="en-US"/>
        </w:rPr>
      </w:pPr>
    </w:p>
    <w:p w:rsidR="6EEC9028" w:rsidP="0BEBE53A" w:rsidRDefault="1710F501" w14:paraId="094F9210" w14:textId="6A1AEAA0">
      <w:pPr>
        <w:jc w:val="both"/>
      </w:pPr>
      <w:r w:rsidRPr="70118F5B">
        <w:rPr>
          <w:rFonts w:ascii="Times New Roman" w:hAnsi="Times New Roman" w:eastAsia="Times New Roman" w:cs="Times New Roman"/>
          <w:b/>
          <w:bCs/>
          <w:lang w:val="en-US"/>
        </w:rPr>
        <w:t xml:space="preserve">Ease of Doing Business </w:t>
      </w:r>
      <w:r w:rsidRPr="70118F5B" w:rsidR="34FC98ED">
        <w:rPr>
          <w:rFonts w:ascii="Times New Roman" w:hAnsi="Times New Roman" w:eastAsia="Times New Roman" w:cs="Times New Roman"/>
          <w:b/>
          <w:bCs/>
          <w:lang w:val="en-US"/>
        </w:rPr>
        <w:t>(Business Process</w:t>
      </w:r>
      <w:r w:rsidRPr="70118F5B" w:rsidR="5ACB8F51">
        <w:rPr>
          <w:rFonts w:ascii="Times New Roman" w:hAnsi="Times New Roman" w:eastAsia="Times New Roman" w:cs="Times New Roman"/>
          <w:b/>
          <w:bCs/>
          <w:lang w:val="en-US"/>
        </w:rPr>
        <w:t xml:space="preserve"> &amp; Incentives</w:t>
      </w:r>
      <w:r w:rsidRPr="70118F5B" w:rsidR="34FC98ED">
        <w:rPr>
          <w:rFonts w:ascii="Times New Roman" w:hAnsi="Times New Roman" w:eastAsia="Times New Roman" w:cs="Times New Roman"/>
          <w:b/>
          <w:bCs/>
          <w:lang w:val="en-US"/>
        </w:rPr>
        <w:t>)</w:t>
      </w:r>
      <w:r w:rsidRPr="70118F5B" w:rsidR="03846CFB">
        <w:rPr>
          <w:rFonts w:ascii="Times New Roman" w:hAnsi="Times New Roman" w:eastAsia="Times New Roman" w:cs="Times New Roman"/>
          <w:b/>
          <w:bCs/>
          <w:lang w:val="en-US"/>
        </w:rPr>
        <w:t xml:space="preserve"> </w:t>
      </w:r>
      <w:r w:rsidRPr="70118F5B">
        <w:rPr>
          <w:rFonts w:ascii="Times New Roman" w:hAnsi="Times New Roman" w:eastAsia="Times New Roman" w:cs="Times New Roman"/>
          <w:b/>
          <w:bCs/>
          <w:lang w:val="en-US"/>
        </w:rPr>
        <w:t>– Text</w:t>
      </w:r>
    </w:p>
    <w:p w:rsidR="0BEBE53A" w:rsidP="0BEBE53A" w:rsidRDefault="0BEBE53A" w14:paraId="3AB76774" w14:textId="2A27CF73">
      <w:pPr>
        <w:jc w:val="both"/>
        <w:rPr>
          <w:rFonts w:ascii="Times New Roman" w:hAnsi="Times New Roman" w:eastAsia="Times New Roman" w:cs="Times New Roman"/>
          <w:b/>
          <w:bCs/>
          <w:lang w:val="en-US"/>
        </w:rPr>
      </w:pPr>
    </w:p>
    <w:p w:rsidR="6EEC9028" w:rsidP="0BEBE53A" w:rsidRDefault="6EEC9028" w14:paraId="4886B7B4" w14:textId="3D4915EB">
      <w:pPr>
        <w:jc w:val="both"/>
      </w:pPr>
      <w:r w:rsidRPr="0BEBE53A">
        <w:rPr>
          <w:rFonts w:ascii="Times New Roman" w:hAnsi="Times New Roman" w:eastAsia="Times New Roman" w:cs="Times New Roman"/>
          <w:lang w:val="en-US"/>
        </w:rPr>
        <w:lastRenderedPageBreak/>
        <w:t xml:space="preserve">Green mobility is one of the most incentive-rich entry environments in Nigeria's clean energy landscape right now, largely because of the momentum behind the EV Transition Bill 2025. Company formation is straightforward - CAC registration online in one to seven days, no minimum share capital; 100% foreign ownership allowed. The tax framework is standard: 30% CIT, 7.5% VAT, and TCC for contracts. But it is the incentive layer where green mobility stands apart. EV charging infrastructure and battery manufacturing are explicitly prioritized under the EV Transition Bill, making them high-eligibility categories for Pioneer Status - the three-to-five-year CIT holiday available via NIPC. </w:t>
      </w:r>
    </w:p>
    <w:p w:rsidR="0BEBE53A" w:rsidP="0BEBE53A" w:rsidRDefault="0BEBE53A" w14:paraId="17F7F256" w14:textId="1FA8768C">
      <w:pPr>
        <w:jc w:val="both"/>
        <w:rPr>
          <w:rFonts w:ascii="Times New Roman" w:hAnsi="Times New Roman" w:eastAsia="Times New Roman" w:cs="Times New Roman"/>
          <w:lang w:val="en-US"/>
        </w:rPr>
      </w:pPr>
    </w:p>
    <w:p w:rsidR="3A0C0796" w:rsidP="0BEBE53A" w:rsidRDefault="1710F501" w14:paraId="4B6A35C9" w14:textId="15BFC6ED">
      <w:pPr>
        <w:jc w:val="both"/>
      </w:pPr>
      <w:r w:rsidRPr="70118F5B">
        <w:rPr>
          <w:rFonts w:ascii="Times New Roman" w:hAnsi="Times New Roman" w:eastAsia="Times New Roman" w:cs="Times New Roman"/>
          <w:lang w:val="en-US"/>
        </w:rPr>
        <w:t xml:space="preserve">On customs, solar panels, inverters, and batteries imported under HS 8541.xx attract 0% import duty and are VAT zero-rated under ECOWAS CET and 2026 NTA exemptions, though PAAR pre-clearance is required at the port. Expatriate quotas follow the standard NIPC fast-track process available to RE and priority sectors. All equipment must meet NIS/IEC standards and carry NEMSA certification. For investors assessing green mobility, the ease-of-doing-business picture is genuinely competitive </w:t>
      </w:r>
      <w:r w:rsidRPr="70118F5B" w:rsidR="22E4A553">
        <w:rPr>
          <w:rFonts w:ascii="Times New Roman" w:hAnsi="Times New Roman" w:eastAsia="Times New Roman" w:cs="Times New Roman"/>
          <w:lang w:val="en-US"/>
        </w:rPr>
        <w:t>-</w:t>
      </w:r>
      <w:r w:rsidRPr="70118F5B">
        <w:rPr>
          <w:rFonts w:ascii="Times New Roman" w:hAnsi="Times New Roman" w:eastAsia="Times New Roman" w:cs="Times New Roman"/>
          <w:lang w:val="en-US"/>
        </w:rPr>
        <w:t xml:space="preserve"> the policy intent is clear, the incentives are codified, and the entry process is well-mapped. The residual challenge is market-side: unproven business models and import tariff volatility on non-exempted components remain active risks.</w:t>
      </w:r>
    </w:p>
    <w:p w:rsidR="0BEBE53A" w:rsidP="70118F5B" w:rsidRDefault="0BEBE53A" w14:paraId="7E444966" w14:textId="69A43894">
      <w:pPr>
        <w:jc w:val="both"/>
        <w:rPr>
          <w:rFonts w:ascii="Times New Roman" w:hAnsi="Times New Roman" w:eastAsia="Times New Roman" w:cs="Times New Roman"/>
          <w:lang w:val="en-US"/>
        </w:rPr>
      </w:pPr>
    </w:p>
    <w:p w:rsidR="0BEBE53A" w:rsidP="70118F5B" w:rsidRDefault="3A06986D" w14:paraId="2BAE0D2E" w14:textId="3DFB39AB">
      <w:pPr>
        <w:spacing w:before="240" w:after="240"/>
        <w:jc w:val="both"/>
      </w:pPr>
      <w:r w:rsidRPr="70118F5B">
        <w:rPr>
          <w:rFonts w:ascii="Times New Roman" w:hAnsi="Times New Roman" w:eastAsia="Times New Roman" w:cs="Times New Roman"/>
          <w:lang w:val="en-US"/>
        </w:rPr>
        <w:t>Nigeria's green mobility market is early-stage but moving fast, and it is open to electric vehicles, charging infrastructure, and related equipment that meet the country's applicable standards and certification requirements. The market is taking a dual track; global electric vehicle brands are entering cautiously alongside local assemblers moving aggressively, reflecting the broader pattern of electric vehicle adoption across African cities where public transport electrification tends to lead.</w:t>
      </w:r>
    </w:p>
    <w:p w:rsidR="0BEBE53A" w:rsidP="70118F5B" w:rsidRDefault="3A06986D" w14:paraId="3BED1419" w14:textId="59D21C2B">
      <w:pPr>
        <w:spacing w:before="240" w:after="240"/>
        <w:jc w:val="both"/>
      </w:pPr>
      <w:r w:rsidRPr="70118F5B">
        <w:rPr>
          <w:rFonts w:ascii="Times New Roman" w:hAnsi="Times New Roman" w:eastAsia="Times New Roman" w:cs="Times New Roman"/>
          <w:lang w:val="en-US"/>
        </w:rPr>
        <w:t>On the vehicle side, electric buses are the most significant entry point for international manufacturers, consistent with early electric vehicle adoption patterns across African cities. On the local side, Nigeria's nascent electric vehicle assembly sector is growing through foreign original equipment manufacturer partnership models that mirror the completely knocked down parts assembly playbook used successfully in the conventional vehicle market. The charging infrastructure segment is in early-stage development, with global energy management companies active in the broader space.</w:t>
      </w:r>
    </w:p>
    <w:p w:rsidR="0BEBE53A" w:rsidP="70118F5B" w:rsidRDefault="3A06986D" w14:paraId="25B2EAE8" w14:textId="41898BEA">
      <w:pPr>
        <w:spacing w:before="240" w:after="240"/>
        <w:jc w:val="both"/>
      </w:pPr>
      <w:r w:rsidRPr="70118F5B">
        <w:rPr>
          <w:rFonts w:ascii="Times New Roman" w:hAnsi="Times New Roman" w:eastAsia="Times New Roman" w:cs="Times New Roman"/>
          <w:lang w:val="en-US"/>
        </w:rPr>
        <w:t xml:space="preserve">The regulatory context matters here. The Electric Vehicle Transition and Green Mobility Bill 2025 mandates 30% local content by 2030, which gives local assembly and partnership models a structural advantage in procurement and incentive access. All equipment must meet Nigerian Industrial Standards and International Electrotechnical Commission standards and carry the relevant Standards Organization of Nigeria Conformity Assessment Programme certification for imports, the Mandatory Conformity Assessment and Product Certification scheme certification for locally manufactured products, and Nigerian Electricity Management Services Agency certification for electrical safety compliance. </w:t>
      </w:r>
    </w:p>
    <w:p w:rsidR="0BEBE53A" w:rsidP="70118F5B" w:rsidRDefault="3A06986D" w14:paraId="5F2FBDFC" w14:textId="39D8711F">
      <w:pPr>
        <w:spacing w:before="240" w:after="240"/>
        <w:jc w:val="both"/>
      </w:pPr>
      <w:r w:rsidRPr="70118F5B">
        <w:rPr>
          <w:rFonts w:ascii="Times New Roman" w:hAnsi="Times New Roman" w:eastAsia="Times New Roman" w:cs="Times New Roman"/>
          <w:lang w:val="en-US"/>
        </w:rPr>
        <w:t>For investors, the electric vehicle supply chain is still being built, which means early-mover relationships with assemblers, charging infrastructure providers, and engineering, procurement and construction contractors are available and competitively open in a way they will not be once the market matures.</w:t>
      </w:r>
    </w:p>
    <w:p w:rsidR="0BEBE53A" w:rsidP="0BEBE53A" w:rsidRDefault="0BEBE53A" w14:paraId="396B9C7F" w14:textId="137C5374">
      <w:pPr>
        <w:jc w:val="both"/>
        <w:rPr>
          <w:rFonts w:ascii="Times New Roman" w:hAnsi="Times New Roman" w:eastAsia="Times New Roman" w:cs="Times New Roman"/>
          <w:lang w:val="en-US"/>
        </w:rPr>
      </w:pPr>
    </w:p>
    <w:p w:rsidR="00143F6F" w:rsidP="0BEBE53A" w:rsidRDefault="2FFD2249" w14:paraId="4A8658CC" w14:textId="4361330D">
      <w:pPr>
        <w:pStyle w:val="Heading2"/>
        <w:widowControl w:val="0"/>
        <w:spacing w:line="240" w:lineRule="auto"/>
        <w:rPr>
          <w:sz w:val="22"/>
          <w:szCs w:val="22"/>
        </w:rPr>
      </w:pPr>
      <w:bookmarkStart w:name="_Toc75092699" w:id="82"/>
      <w:r>
        <w:t>Regulations</w:t>
      </w:r>
      <w:r w:rsidR="4EA187D7">
        <w:t xml:space="preserve"> – </w:t>
      </w:r>
      <w:r>
        <w:t>Text</w:t>
      </w:r>
      <w:bookmarkEnd w:id="82"/>
    </w:p>
    <w:p w:rsidR="00143F6F" w:rsidP="0BEBE53A" w:rsidRDefault="00143F6F" w14:paraId="134FFB2A" w14:textId="5EB1A7E2"/>
    <w:p w:rsidR="00143F6F" w:rsidP="0BEBE53A" w:rsidRDefault="1FE17E96" w14:paraId="3423E721" w14:textId="230303D4">
      <w:pPr>
        <w:pStyle w:val="Heading2"/>
        <w:widowControl w:val="0"/>
        <w:numPr>
          <w:ilvl w:val="0"/>
          <w:numId w:val="0"/>
        </w:numPr>
        <w:spacing w:line="240" w:lineRule="auto"/>
        <w:rPr>
          <w:sz w:val="22"/>
          <w:szCs w:val="22"/>
        </w:rPr>
      </w:pPr>
      <w:bookmarkStart w:name="_Toc1580480760" w:id="83"/>
      <w:r w:rsidRPr="0BEBE53A">
        <w:rPr>
          <w:sz w:val="22"/>
          <w:szCs w:val="22"/>
          <w:u w:val="single"/>
        </w:rPr>
        <w:t>Policies and Laws</w:t>
      </w:r>
      <w:bookmarkEnd w:id="83"/>
    </w:p>
    <w:p w:rsidR="00143F6F" w:rsidP="0BEBE53A" w:rsidRDefault="00143F6F" w14:paraId="0DF6956E" w14:textId="794D2F39">
      <w:pPr>
        <w:widowControl w:val="0"/>
        <w:spacing w:line="240" w:lineRule="auto"/>
        <w:jc w:val="both"/>
        <w:rPr>
          <w:rFonts w:ascii="Times New Roman" w:hAnsi="Times New Roman" w:eastAsia="Times New Roman" w:cs="Times New Roman"/>
          <w:lang w:val="en-US"/>
        </w:rPr>
      </w:pPr>
    </w:p>
    <w:p w:rsidR="00143F6F" w:rsidP="0BEBE53A" w:rsidRDefault="1FE17E96" w14:paraId="2EADB7C7" w14:textId="2EC26DB6">
      <w:pPr>
        <w:widowControl w:val="0"/>
        <w:spacing w:line="240" w:lineRule="auto"/>
        <w:jc w:val="both"/>
      </w:pPr>
      <w:r w:rsidRPr="0BEBE53A">
        <w:rPr>
          <w:rFonts w:ascii="Times New Roman" w:hAnsi="Times New Roman" w:eastAsia="Times New Roman" w:cs="Times New Roman"/>
          <w:lang w:val="en-US"/>
        </w:rPr>
        <w:t>The overarching framework rests on the Electricity Act 2023, which governs all electricity supply and tariff matters relevant to EV charging infrastructure. The EV Transition and Green Mobility Bill 2025 remain the central piece of dedicated legislation, but as of May 2026 it has not been passed into law, despite proposing a licensing regime for the sector. Supporting instruments include the National Integrated Electricity Policy 2025, the National Automotive Industry Development Plan (NAIDP) 2023, Nigeria's updated Nationally Determined Contributions (NDCs), and the Energy Transition Plan 2022.</w:t>
      </w:r>
    </w:p>
    <w:p w:rsidR="00143F6F" w:rsidP="0BEBE53A" w:rsidRDefault="7DC0EE7A" w14:paraId="68E8F3CD" w14:textId="1AC0F12C">
      <w:pPr>
        <w:pStyle w:val="Heading3"/>
        <w:widowControl w:val="0"/>
        <w:spacing w:line="240" w:lineRule="auto"/>
        <w:jc w:val="both"/>
        <w:rPr>
          <w:rFonts w:ascii="Times New Roman" w:hAnsi="Times New Roman" w:eastAsia="Times New Roman" w:cs="Times New Roman"/>
          <w:b/>
          <w:bCs/>
          <w:sz w:val="22"/>
          <w:szCs w:val="22"/>
          <w:u w:val="single"/>
          <w:lang w:val="en-US"/>
        </w:rPr>
      </w:pPr>
      <w:bookmarkStart w:name="_Toc1053829757" w:id="84"/>
      <w:r w:rsidRPr="0BEBE53A">
        <w:rPr>
          <w:rFonts w:ascii="Times New Roman" w:hAnsi="Times New Roman" w:eastAsia="Times New Roman" w:cs="Times New Roman"/>
          <w:b/>
          <w:bCs/>
          <w:sz w:val="22"/>
          <w:szCs w:val="22"/>
          <w:u w:val="single"/>
          <w:lang w:val="en-US"/>
        </w:rPr>
        <w:t xml:space="preserve">Different </w:t>
      </w:r>
      <w:r w:rsidRPr="0BEBE53A" w:rsidR="0182E4B3">
        <w:rPr>
          <w:rFonts w:ascii="Times New Roman" w:hAnsi="Times New Roman" w:eastAsia="Times New Roman" w:cs="Times New Roman"/>
          <w:b/>
          <w:bCs/>
          <w:sz w:val="22"/>
          <w:szCs w:val="22"/>
          <w:u w:val="single"/>
          <w:lang w:val="en-US"/>
        </w:rPr>
        <w:t>F</w:t>
      </w:r>
      <w:r w:rsidRPr="0BEBE53A">
        <w:rPr>
          <w:rFonts w:ascii="Times New Roman" w:hAnsi="Times New Roman" w:eastAsia="Times New Roman" w:cs="Times New Roman"/>
          <w:b/>
          <w:bCs/>
          <w:sz w:val="22"/>
          <w:szCs w:val="22"/>
          <w:u w:val="single"/>
          <w:lang w:val="en-US"/>
        </w:rPr>
        <w:t>rameworks</w:t>
      </w:r>
      <w:bookmarkEnd w:id="84"/>
    </w:p>
    <w:p w:rsidR="00143F6F" w:rsidP="0BEBE53A" w:rsidRDefault="7DC0EE7A" w14:paraId="1331DA72" w14:textId="02EF21D3">
      <w:pPr>
        <w:widowControl w:val="0"/>
        <w:spacing w:line="240" w:lineRule="auto"/>
        <w:jc w:val="both"/>
      </w:pPr>
      <w:r w:rsidRPr="0BEBE53A">
        <w:rPr>
          <w:rFonts w:ascii="Times New Roman" w:hAnsi="Times New Roman" w:eastAsia="Times New Roman" w:cs="Times New Roman"/>
          <w:lang w:val="en-US"/>
        </w:rPr>
        <w:t>Regulatory treatment currently splits across three operational lanes rather than a single licensing track, since the Bill has not yet been enacted:</w:t>
      </w:r>
    </w:p>
    <w:p w:rsidR="00143F6F" w:rsidRDefault="7DC0EE7A" w14:paraId="57EAD2A8" w14:textId="172FEB2E">
      <w:pPr>
        <w:pStyle w:val="ListParagraph"/>
        <w:widowControl w:val="0"/>
        <w:numPr>
          <w:ilvl w:val="0"/>
          <w:numId w:val="6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Electricity supply and tariffs:</w:t>
      </w:r>
      <w:r w:rsidRPr="0BEBE53A">
        <w:rPr>
          <w:rFonts w:ascii="Times New Roman" w:hAnsi="Times New Roman" w:eastAsia="Times New Roman" w:cs="Times New Roman"/>
          <w:lang w:val="en-US"/>
        </w:rPr>
        <w:t xml:space="preserve"> governed by NERC, with permits or simplified registration depending on charging station capacity.</w:t>
      </w:r>
    </w:p>
    <w:p w:rsidR="00143F6F" w:rsidRDefault="7DC0EE7A" w14:paraId="090A90E7" w14:textId="1795C667">
      <w:pPr>
        <w:pStyle w:val="ListParagraph"/>
        <w:widowControl w:val="0"/>
        <w:numPr>
          <w:ilvl w:val="0"/>
          <w:numId w:val="6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Standards and policy direction:</w:t>
      </w:r>
      <w:r w:rsidRPr="0BEBE53A">
        <w:rPr>
          <w:rFonts w:ascii="Times New Roman" w:hAnsi="Times New Roman" w:eastAsia="Times New Roman" w:cs="Times New Roman"/>
          <w:lang w:val="en-US"/>
        </w:rPr>
        <w:t xml:space="preserve"> led by NADDC on EV policy generally, and by SON on technical and safety standards.</w:t>
      </w:r>
    </w:p>
    <w:p w:rsidR="00143F6F" w:rsidRDefault="7DC0EE7A" w14:paraId="48A7C717" w14:textId="28844159">
      <w:pPr>
        <w:pStyle w:val="ListParagraph"/>
        <w:widowControl w:val="0"/>
        <w:numPr>
          <w:ilvl w:val="0"/>
          <w:numId w:val="6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Import and fiscal treatment:</w:t>
      </w:r>
      <w:r w:rsidRPr="0BEBE53A">
        <w:rPr>
          <w:rFonts w:ascii="Times New Roman" w:hAnsi="Times New Roman" w:eastAsia="Times New Roman" w:cs="Times New Roman"/>
          <w:lang w:val="en-US"/>
        </w:rPr>
        <w:t xml:space="preserve"> administered by the Nigeria Customs Service under the Nigeria First Policy, covering duty waivers and VAT exemptions.</w:t>
      </w:r>
    </w:p>
    <w:p w:rsidR="00143F6F" w:rsidP="0BEBE53A" w:rsidRDefault="00143F6F" w14:paraId="7253E675" w14:textId="4B9139B9">
      <w:pPr>
        <w:pStyle w:val="ListParagraph"/>
        <w:widowControl w:val="0"/>
        <w:spacing w:line="240" w:lineRule="auto"/>
        <w:jc w:val="both"/>
        <w:rPr>
          <w:rFonts w:ascii="Times New Roman" w:hAnsi="Times New Roman" w:eastAsia="Times New Roman" w:cs="Times New Roman"/>
          <w:lang w:val="en-US"/>
        </w:rPr>
      </w:pPr>
    </w:p>
    <w:p w:rsidR="00143F6F" w:rsidP="0BEBE53A" w:rsidRDefault="7DC0EE7A" w14:paraId="3D06D00D" w14:textId="54E9935E">
      <w:pPr>
        <w:widowControl w:val="0"/>
        <w:spacing w:line="240" w:lineRule="auto"/>
        <w:jc w:val="both"/>
      </w:pPr>
      <w:r w:rsidRPr="0BEBE53A">
        <w:rPr>
          <w:rFonts w:ascii="Times New Roman" w:hAnsi="Times New Roman" w:eastAsia="Times New Roman" w:cs="Times New Roman"/>
          <w:lang w:val="en-US"/>
        </w:rPr>
        <w:t>Once the Bill is passed and SON's standards are gazetted, expected late 2026, these three lanes are intended to consolidate into a single licensing regime with defined processing timelines.</w:t>
      </w:r>
    </w:p>
    <w:p w:rsidR="00143F6F" w:rsidP="0BEBE53A" w:rsidRDefault="00143F6F" w14:paraId="7A05F7E8" w14:textId="613028E3">
      <w:pPr>
        <w:widowControl w:val="0"/>
        <w:spacing w:line="240" w:lineRule="auto"/>
        <w:jc w:val="both"/>
        <w:rPr>
          <w:rFonts w:ascii="Times New Roman" w:hAnsi="Times New Roman" w:eastAsia="Times New Roman" w:cs="Times New Roman"/>
          <w:lang w:val="en-US"/>
        </w:rPr>
      </w:pPr>
    </w:p>
    <w:p w:rsidR="00143F6F" w:rsidP="0BEBE53A" w:rsidRDefault="0F6670DB" w14:paraId="187E3654" w14:textId="375BB833">
      <w:pPr>
        <w:pStyle w:val="Heading3"/>
        <w:widowControl w:val="0"/>
        <w:spacing w:line="240" w:lineRule="auto"/>
        <w:jc w:val="both"/>
        <w:rPr>
          <w:rFonts w:ascii="Times New Roman" w:hAnsi="Times New Roman" w:eastAsia="Times New Roman" w:cs="Times New Roman"/>
          <w:b/>
          <w:bCs/>
          <w:sz w:val="22"/>
          <w:szCs w:val="22"/>
          <w:u w:val="single"/>
          <w:lang w:val="en-US"/>
        </w:rPr>
      </w:pPr>
      <w:bookmarkStart w:name="_Toc647562760" w:id="85"/>
      <w:r w:rsidRPr="0BEBE53A">
        <w:rPr>
          <w:rFonts w:ascii="Times New Roman" w:hAnsi="Times New Roman" w:eastAsia="Times New Roman" w:cs="Times New Roman"/>
          <w:b/>
          <w:bCs/>
          <w:sz w:val="22"/>
          <w:szCs w:val="22"/>
          <w:u w:val="single"/>
          <w:lang w:val="en-US"/>
        </w:rPr>
        <w:t>Regulatory Requirements</w:t>
      </w:r>
      <w:bookmarkEnd w:id="85"/>
    </w:p>
    <w:p w:rsidR="00143F6F" w:rsidRDefault="0F6670DB" w14:paraId="5AA00649" w14:textId="205E125C">
      <w:pPr>
        <w:pStyle w:val="ListParagraph"/>
        <w:widowControl w:val="0"/>
        <w:numPr>
          <w:ilvl w:val="0"/>
          <w:numId w:val="5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CAC incorporation typically completes within 1–7 days; foreign investors may retain 100% ownership.</w:t>
      </w:r>
    </w:p>
    <w:p w:rsidR="00143F6F" w:rsidRDefault="0F6670DB" w14:paraId="46A2ACA2" w14:textId="09E35158">
      <w:pPr>
        <w:pStyle w:val="ListParagraph"/>
        <w:widowControl w:val="0"/>
        <w:numPr>
          <w:ilvl w:val="0"/>
          <w:numId w:val="5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NIPC registration via the One-Stop Investment Centre (OSIC) is recommended for fiscal incentive access, including a 3–</w:t>
      </w:r>
      <w:r w:rsidRPr="0BEBE53A" w:rsidR="56CE1ACA">
        <w:rPr>
          <w:rFonts w:ascii="Times New Roman" w:hAnsi="Times New Roman" w:eastAsia="Times New Roman" w:cs="Times New Roman"/>
          <w:lang w:val="en-US"/>
        </w:rPr>
        <w:t>5-year</w:t>
      </w:r>
      <w:r w:rsidRPr="0BEBE53A">
        <w:rPr>
          <w:rFonts w:ascii="Times New Roman" w:hAnsi="Times New Roman" w:eastAsia="Times New Roman" w:cs="Times New Roman"/>
          <w:lang w:val="en-US"/>
        </w:rPr>
        <w:t xml:space="preserve"> Pioneer Status tax holiday.</w:t>
      </w:r>
    </w:p>
    <w:p w:rsidR="00143F6F" w:rsidRDefault="0F6670DB" w14:paraId="2340AC8B" w14:textId="6770EE4C">
      <w:pPr>
        <w:pStyle w:val="ListParagraph"/>
        <w:widowControl w:val="0"/>
        <w:numPr>
          <w:ilvl w:val="0"/>
          <w:numId w:val="5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NESREA governs battery waste, e-waste, and emissions compliance for EV battery imports and end-of-life management.</w:t>
      </w:r>
    </w:p>
    <w:p w:rsidR="00143F6F" w:rsidRDefault="0F6670DB" w14:paraId="4691B433" w14:textId="2427CDF7">
      <w:pPr>
        <w:pStyle w:val="ListParagraph"/>
        <w:widowControl w:val="0"/>
        <w:numPr>
          <w:ilvl w:val="0"/>
          <w:numId w:val="5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FMEnv EIA is mandatory for large-scale charging infrastructure with significant environmental impact; smaller installations are subject to lighter environmental screening.</w:t>
      </w:r>
    </w:p>
    <w:p w:rsidR="00143F6F" w:rsidRDefault="0F6670DB" w14:paraId="3A46911A" w14:textId="6AE7220C">
      <w:pPr>
        <w:pStyle w:val="ListParagraph"/>
        <w:widowControl w:val="0"/>
        <w:numPr>
          <w:ilvl w:val="0"/>
          <w:numId w:val="5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Land access requires consents or certificates of occupancy from state governors, plus local government planning approval, with preference given to urban, highway, and transport hub locations.</w:t>
      </w:r>
    </w:p>
    <w:p w:rsidR="00143F6F" w:rsidRDefault="0F6670DB" w14:paraId="2BBE9547" w14:textId="1554519C">
      <w:pPr>
        <w:pStyle w:val="ListParagraph"/>
        <w:widowControl w:val="0"/>
        <w:numPr>
          <w:ilvl w:val="0"/>
          <w:numId w:val="5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Solar-powered and off-grid charging stations are eligible for net billing under Section 80 of the Electricity Act </w:t>
      </w:r>
      <w:r w:rsidRPr="0BEBE53A" w:rsidR="66567079">
        <w:rPr>
          <w:rFonts w:ascii="Times New Roman" w:hAnsi="Times New Roman" w:eastAsia="Times New Roman" w:cs="Times New Roman"/>
          <w:lang w:val="en-US"/>
        </w:rPr>
        <w:t>2023 and</w:t>
      </w:r>
      <w:r w:rsidRPr="0BEBE53A">
        <w:rPr>
          <w:rFonts w:ascii="Times New Roman" w:hAnsi="Times New Roman" w:eastAsia="Times New Roman" w:cs="Times New Roman"/>
          <w:lang w:val="en-US"/>
        </w:rPr>
        <w:t xml:space="preserve"> can access REA and REF support; co-location with existing mini-grid infrastructure is explicitly </w:t>
      </w:r>
      <w:r w:rsidRPr="0BEBE53A" w:rsidR="0059A1D8">
        <w:rPr>
          <w:rFonts w:ascii="Times New Roman" w:hAnsi="Times New Roman" w:eastAsia="Times New Roman" w:cs="Times New Roman"/>
          <w:lang w:val="en-US"/>
        </w:rPr>
        <w:t>recognized</w:t>
      </w:r>
      <w:r w:rsidRPr="0BEBE53A">
        <w:rPr>
          <w:rFonts w:ascii="Times New Roman" w:hAnsi="Times New Roman" w:eastAsia="Times New Roman" w:cs="Times New Roman"/>
          <w:lang w:val="en-US"/>
        </w:rPr>
        <w:t xml:space="preserve"> as a viable, investable m</w:t>
      </w:r>
      <w:r w:rsidRPr="0BEBE53A" w:rsidR="65DF84CB">
        <w:rPr>
          <w:rFonts w:ascii="Times New Roman" w:hAnsi="Times New Roman" w:eastAsia="Times New Roman" w:cs="Times New Roman"/>
          <w:lang w:val="en-US"/>
        </w:rPr>
        <w:t xml:space="preserve">odel. </w:t>
      </w:r>
    </w:p>
    <w:p w:rsidR="00143F6F" w:rsidP="0BEBE53A" w:rsidRDefault="00143F6F" w14:paraId="32662069" w14:textId="6C73DFBD">
      <w:pPr>
        <w:widowControl w:val="0"/>
        <w:spacing w:line="240" w:lineRule="auto"/>
        <w:jc w:val="both"/>
        <w:rPr>
          <w:rFonts w:ascii="Times New Roman" w:hAnsi="Times New Roman" w:eastAsia="Times New Roman" w:cs="Times New Roman"/>
          <w:lang w:val="en-US"/>
        </w:rPr>
      </w:pPr>
    </w:p>
    <w:p w:rsidR="00143F6F" w:rsidP="0BEBE53A" w:rsidRDefault="51380FF3" w14:paraId="14CF9B7E" w14:textId="110CF255">
      <w:pPr>
        <w:pStyle w:val="Heading3"/>
        <w:widowControl w:val="0"/>
        <w:spacing w:line="240" w:lineRule="auto"/>
        <w:jc w:val="both"/>
        <w:rPr>
          <w:rFonts w:ascii="Times New Roman" w:hAnsi="Times New Roman" w:eastAsia="Times New Roman" w:cs="Times New Roman"/>
          <w:b/>
          <w:bCs/>
          <w:sz w:val="22"/>
          <w:szCs w:val="22"/>
          <w:u w:val="single"/>
          <w:lang w:val="en-US"/>
        </w:rPr>
      </w:pPr>
      <w:bookmarkStart w:name="_Toc465068574" w:id="86"/>
      <w:r w:rsidRPr="0BEBE53A">
        <w:rPr>
          <w:rFonts w:ascii="Times New Roman" w:hAnsi="Times New Roman" w:eastAsia="Times New Roman" w:cs="Times New Roman"/>
          <w:b/>
          <w:bCs/>
          <w:sz w:val="22"/>
          <w:szCs w:val="22"/>
          <w:u w:val="single"/>
          <w:lang w:val="en-US"/>
        </w:rPr>
        <w:t xml:space="preserve">Key </w:t>
      </w:r>
      <w:r w:rsidRPr="0BEBE53A" w:rsidR="1669C148">
        <w:rPr>
          <w:rFonts w:ascii="Times New Roman" w:hAnsi="Times New Roman" w:eastAsia="Times New Roman" w:cs="Times New Roman"/>
          <w:b/>
          <w:bCs/>
          <w:sz w:val="22"/>
          <w:szCs w:val="22"/>
          <w:u w:val="single"/>
          <w:lang w:val="en-US"/>
        </w:rPr>
        <w:t>R</w:t>
      </w:r>
      <w:r w:rsidRPr="0BEBE53A">
        <w:rPr>
          <w:rFonts w:ascii="Times New Roman" w:hAnsi="Times New Roman" w:eastAsia="Times New Roman" w:cs="Times New Roman"/>
          <w:b/>
          <w:bCs/>
          <w:sz w:val="22"/>
          <w:szCs w:val="22"/>
          <w:u w:val="single"/>
          <w:lang w:val="en-US"/>
        </w:rPr>
        <w:t xml:space="preserve">egulatory </w:t>
      </w:r>
      <w:r w:rsidRPr="0BEBE53A" w:rsidR="2B67CCCC">
        <w:rPr>
          <w:rFonts w:ascii="Times New Roman" w:hAnsi="Times New Roman" w:eastAsia="Times New Roman" w:cs="Times New Roman"/>
          <w:b/>
          <w:bCs/>
          <w:sz w:val="22"/>
          <w:szCs w:val="22"/>
          <w:u w:val="single"/>
          <w:lang w:val="en-US"/>
        </w:rPr>
        <w:t>A</w:t>
      </w:r>
      <w:r w:rsidRPr="0BEBE53A">
        <w:rPr>
          <w:rFonts w:ascii="Times New Roman" w:hAnsi="Times New Roman" w:eastAsia="Times New Roman" w:cs="Times New Roman"/>
          <w:b/>
          <w:bCs/>
          <w:sz w:val="22"/>
          <w:szCs w:val="22"/>
          <w:u w:val="single"/>
          <w:lang w:val="en-US"/>
        </w:rPr>
        <w:t>gencies</w:t>
      </w:r>
      <w:bookmarkEnd w:id="86"/>
    </w:p>
    <w:p w:rsidR="00143F6F" w:rsidRDefault="51380FF3" w14:paraId="1A3546C9" w14:textId="6B9EF523">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National Automotive Design and Development Council (NADDC) - EV policy and sector leadership</w:t>
      </w:r>
    </w:p>
    <w:p w:rsidR="00143F6F" w:rsidRDefault="51380FF3" w14:paraId="711FD2DA" w14:textId="2A0B3480">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Nigerian Electricity Regulatory Commission (NERC) - electricity supply and tariffs</w:t>
      </w:r>
    </w:p>
    <w:p w:rsidR="00143F6F" w:rsidRDefault="51380FF3" w14:paraId="25AA5CBA" w14:textId="4E54F9F4">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Standards Organization of Nigeria (SON) - technical standards, SONCAP, MANCAP</w:t>
      </w:r>
    </w:p>
    <w:p w:rsidR="00143F6F" w:rsidRDefault="51380FF3" w14:paraId="3A30F72B" w14:textId="6F3DA01F">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 Customs Service - import duty waivers and VAT exemptions</w:t>
      </w:r>
    </w:p>
    <w:p w:rsidR="00143F6F" w:rsidRDefault="51380FF3" w14:paraId="25D80403" w14:textId="4F172B36">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Federal Road Safety Corps (FRSC) and Vehicle Inspection Officers (VIO) </w:t>
      </w:r>
      <w:r w:rsidRPr="0BEBE53A" w:rsidR="229EDFA2">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vehicle registration </w:t>
      </w:r>
      <w:r w:rsidRPr="0BEBE53A">
        <w:rPr>
          <w:rFonts w:ascii="Times New Roman" w:hAnsi="Times New Roman" w:eastAsia="Times New Roman" w:cs="Times New Roman"/>
          <w:lang w:val="en-US"/>
        </w:rPr>
        <w:lastRenderedPageBreak/>
        <w:t>and roadworthiness</w:t>
      </w:r>
    </w:p>
    <w:p w:rsidR="00143F6F" w:rsidRDefault="51380FF3" w14:paraId="6CED1AA3" w14:textId="5B8B8C27">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Agency for Food and Drug Administration and Control (NAFDAC) </w:t>
      </w:r>
      <w:r w:rsidRPr="0BEBE53A" w:rsidR="6489C208">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product certification where applicable</w:t>
      </w:r>
    </w:p>
    <w:p w:rsidR="00143F6F" w:rsidRDefault="51380FF3" w14:paraId="0A113824" w14:textId="7422406F">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Environmental Standards and Regulations Enforcement Agency (NESREA) </w:t>
      </w:r>
      <w:r w:rsidRPr="0BEBE53A" w:rsidR="1A1A75B5">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environmental compliance</w:t>
      </w:r>
    </w:p>
    <w:p w:rsidR="00143F6F" w:rsidRDefault="51380FF3" w14:paraId="43E2EAFF" w14:textId="523C0BF8">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Investment Promotion Commission (NIPC) </w:t>
      </w:r>
      <w:r w:rsidRPr="0BEBE53A" w:rsidR="03FF7E9E">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investment incentives</w:t>
      </w:r>
    </w:p>
    <w:p w:rsidR="00143F6F" w:rsidRDefault="51380FF3" w14:paraId="6F34FB21" w14:textId="1AE990B7">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Rural Electrification Agency (REA) </w:t>
      </w:r>
      <w:r w:rsidRPr="0BEBE53A" w:rsidR="5040EA40">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off-grid and solar-hybrid charging support</w:t>
      </w:r>
    </w:p>
    <w:p w:rsidR="00143F6F" w:rsidRDefault="51380FF3" w14:paraId="2E534366" w14:textId="0CBD054C">
      <w:pPr>
        <w:pStyle w:val="ListParagraph"/>
        <w:widowControl w:val="0"/>
        <w:numPr>
          <w:ilvl w:val="0"/>
          <w:numId w:val="5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 Revenue Service (NRS) </w:t>
      </w:r>
      <w:r w:rsidRPr="0BEBE53A" w:rsidR="50392FA7">
        <w:rPr>
          <w:rFonts w:ascii="Times New Roman" w:hAnsi="Times New Roman" w:eastAsia="Times New Roman" w:cs="Times New Roman"/>
          <w:lang w:val="en-US"/>
        </w:rPr>
        <w:t xml:space="preserve">- </w:t>
      </w:r>
      <w:r w:rsidRPr="0BEBE53A">
        <w:rPr>
          <w:rFonts w:ascii="Times New Roman" w:hAnsi="Times New Roman" w:eastAsia="Times New Roman" w:cs="Times New Roman"/>
          <w:lang w:val="en-US"/>
        </w:rPr>
        <w:t>tax administration</w:t>
      </w:r>
      <w:r w:rsidRPr="0BEBE53A" w:rsidR="30DB4E8E">
        <w:rPr>
          <w:rFonts w:ascii="Times New Roman" w:hAnsi="Times New Roman" w:eastAsia="Times New Roman" w:cs="Times New Roman"/>
          <w:lang w:val="en-US"/>
        </w:rPr>
        <w:t>.</w:t>
      </w:r>
    </w:p>
    <w:p w:rsidR="00143F6F" w:rsidP="0BEBE53A" w:rsidRDefault="00143F6F" w14:paraId="7EDB5C85" w14:textId="4D504270">
      <w:pPr>
        <w:widowControl w:val="0"/>
        <w:spacing w:line="240" w:lineRule="auto"/>
        <w:jc w:val="both"/>
        <w:rPr>
          <w:rFonts w:ascii="Times New Roman" w:hAnsi="Times New Roman" w:eastAsia="Times New Roman" w:cs="Times New Roman"/>
          <w:lang w:val="en-US"/>
        </w:rPr>
      </w:pPr>
    </w:p>
    <w:p w:rsidR="00143F6F" w:rsidP="0BEBE53A" w:rsidRDefault="30DB4E8E" w14:paraId="2F774C64" w14:textId="1342CA83">
      <w:pPr>
        <w:pStyle w:val="Heading3"/>
        <w:widowControl w:val="0"/>
        <w:spacing w:line="240" w:lineRule="auto"/>
        <w:jc w:val="both"/>
        <w:rPr>
          <w:rFonts w:ascii="Times New Roman" w:hAnsi="Times New Roman" w:eastAsia="Times New Roman" w:cs="Times New Roman"/>
          <w:b/>
          <w:bCs/>
          <w:sz w:val="22"/>
          <w:szCs w:val="22"/>
          <w:u w:val="single"/>
          <w:lang w:val="en-US"/>
        </w:rPr>
      </w:pPr>
      <w:bookmarkStart w:name="_Toc514798164" w:id="87"/>
      <w:r w:rsidRPr="0BEBE53A">
        <w:rPr>
          <w:rFonts w:ascii="Times New Roman" w:hAnsi="Times New Roman" w:eastAsia="Times New Roman" w:cs="Times New Roman"/>
          <w:b/>
          <w:bCs/>
          <w:sz w:val="22"/>
          <w:szCs w:val="22"/>
          <w:u w:val="single"/>
          <w:lang w:val="en-US"/>
        </w:rPr>
        <w:t xml:space="preserve">Technical </w:t>
      </w:r>
      <w:r w:rsidRPr="0BEBE53A" w:rsidR="458D9528">
        <w:rPr>
          <w:rFonts w:ascii="Times New Roman" w:hAnsi="Times New Roman" w:eastAsia="Times New Roman" w:cs="Times New Roman"/>
          <w:b/>
          <w:bCs/>
          <w:sz w:val="22"/>
          <w:szCs w:val="22"/>
          <w:u w:val="single"/>
          <w:lang w:val="en-US"/>
        </w:rPr>
        <w:t>S</w:t>
      </w:r>
      <w:r w:rsidRPr="0BEBE53A">
        <w:rPr>
          <w:rFonts w:ascii="Times New Roman" w:hAnsi="Times New Roman" w:eastAsia="Times New Roman" w:cs="Times New Roman"/>
          <w:b/>
          <w:bCs/>
          <w:sz w:val="22"/>
          <w:szCs w:val="22"/>
          <w:u w:val="single"/>
          <w:lang w:val="en-US"/>
        </w:rPr>
        <w:t>tandards</w:t>
      </w:r>
      <w:bookmarkEnd w:id="87"/>
    </w:p>
    <w:p w:rsidR="00143F6F" w:rsidRDefault="30DB4E8E" w14:paraId="04270E2F" w14:textId="451E5298">
      <w:pPr>
        <w:pStyle w:val="ListParagraph"/>
        <w:widowControl w:val="0"/>
        <w:numPr>
          <w:ilvl w:val="0"/>
          <w:numId w:val="5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All imported EV components must meet NIS/IEC standards.</w:t>
      </w:r>
    </w:p>
    <w:p w:rsidR="00143F6F" w:rsidRDefault="30DB4E8E" w14:paraId="646C28C0" w14:textId="00344548">
      <w:pPr>
        <w:pStyle w:val="ListParagraph"/>
        <w:widowControl w:val="0"/>
        <w:numPr>
          <w:ilvl w:val="0"/>
          <w:numId w:val="5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SON administers SONCAP for imports and MANCAP for locally manufactured products, with SONCAP fees ranging from 0.2–2% of CIF value.</w:t>
      </w:r>
    </w:p>
    <w:p w:rsidR="00143F6F" w:rsidRDefault="30DB4E8E" w14:paraId="5B32EC90" w14:textId="77A36103">
      <w:pPr>
        <w:pStyle w:val="ListParagraph"/>
        <w:widowControl w:val="0"/>
        <w:numPr>
          <w:ilvl w:val="0"/>
          <w:numId w:val="5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NEMSA certification is mandatory wherever electricity infrastructure is involved.</w:t>
      </w:r>
    </w:p>
    <w:p w:rsidR="00143F6F" w:rsidRDefault="30DB4E8E" w14:paraId="1E7EA120" w14:textId="51A3D16E">
      <w:pPr>
        <w:pStyle w:val="ListParagraph"/>
        <w:widowControl w:val="0"/>
        <w:numPr>
          <w:ilvl w:val="0"/>
          <w:numId w:val="5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 October 2025, SON inaugurated a National Technical Committee on Electric Mobility Standards, with 35 proposed Nigerian Industrial Standards on Electric Mobility currently under development; a follow-up meeting to advance national guidance standards for EV charging stations is scheduled for Lagos in June 2026, with full standards expected to be gazet</w:t>
      </w:r>
      <w:r w:rsidRPr="0BEBE53A" w:rsidR="046655D4">
        <w:rPr>
          <w:rFonts w:ascii="Times New Roman" w:hAnsi="Times New Roman" w:eastAsia="Times New Roman" w:cs="Times New Roman"/>
          <w:lang w:val="en-US"/>
        </w:rPr>
        <w:t>t</w:t>
      </w:r>
      <w:r w:rsidRPr="0BEBE53A">
        <w:rPr>
          <w:rFonts w:ascii="Times New Roman" w:hAnsi="Times New Roman" w:eastAsia="Times New Roman" w:cs="Times New Roman"/>
          <w:lang w:val="en-US"/>
        </w:rPr>
        <w:t>ed by late 2026.</w:t>
      </w:r>
    </w:p>
    <w:p w:rsidR="00143F6F" w:rsidP="0BEBE53A" w:rsidRDefault="00143F6F" w14:paraId="3EE91C8D" w14:textId="0948F826">
      <w:pPr>
        <w:widowControl w:val="0"/>
        <w:spacing w:line="240" w:lineRule="auto"/>
        <w:jc w:val="both"/>
        <w:rPr>
          <w:rFonts w:ascii="Times New Roman" w:hAnsi="Times New Roman" w:eastAsia="Times New Roman" w:cs="Times New Roman"/>
          <w:lang w:val="en-US"/>
        </w:rPr>
      </w:pPr>
    </w:p>
    <w:p w:rsidR="00143F6F" w:rsidP="0BEBE53A" w:rsidRDefault="6D1D6D39" w14:paraId="296F61CD" w14:textId="675641EA">
      <w:pPr>
        <w:pStyle w:val="Heading3"/>
        <w:widowControl w:val="0"/>
        <w:spacing w:line="240" w:lineRule="auto"/>
        <w:jc w:val="both"/>
        <w:rPr>
          <w:rFonts w:ascii="Times New Roman" w:hAnsi="Times New Roman" w:eastAsia="Times New Roman" w:cs="Times New Roman"/>
          <w:b/>
          <w:bCs/>
          <w:sz w:val="22"/>
          <w:szCs w:val="22"/>
          <w:u w:val="single"/>
          <w:lang w:val="en-US"/>
        </w:rPr>
      </w:pPr>
      <w:bookmarkStart w:name="_Toc1046856665" w:id="88"/>
      <w:r w:rsidRPr="0BEBE53A">
        <w:rPr>
          <w:rFonts w:ascii="Times New Roman" w:hAnsi="Times New Roman" w:eastAsia="Times New Roman" w:cs="Times New Roman"/>
          <w:b/>
          <w:bCs/>
          <w:sz w:val="22"/>
          <w:szCs w:val="22"/>
          <w:u w:val="single"/>
          <w:lang w:val="en-US"/>
        </w:rPr>
        <w:t xml:space="preserve">Workflow </w:t>
      </w:r>
      <w:r w:rsidRPr="0BEBE53A" w:rsidR="60F8DED8">
        <w:rPr>
          <w:rFonts w:ascii="Times New Roman" w:hAnsi="Times New Roman" w:eastAsia="Times New Roman" w:cs="Times New Roman"/>
          <w:b/>
          <w:bCs/>
          <w:sz w:val="22"/>
          <w:szCs w:val="22"/>
          <w:u w:val="single"/>
          <w:lang w:val="en-US"/>
        </w:rPr>
        <w:t>P</w:t>
      </w:r>
      <w:r w:rsidRPr="0BEBE53A">
        <w:rPr>
          <w:rFonts w:ascii="Times New Roman" w:hAnsi="Times New Roman" w:eastAsia="Times New Roman" w:cs="Times New Roman"/>
          <w:b/>
          <w:bCs/>
          <w:sz w:val="22"/>
          <w:szCs w:val="22"/>
          <w:u w:val="single"/>
          <w:lang w:val="en-US"/>
        </w:rPr>
        <w:t>rocess</w:t>
      </w:r>
      <w:bookmarkEnd w:id="88"/>
    </w:p>
    <w:p w:rsidR="00143F6F" w:rsidRDefault="6D1D6D39" w14:paraId="461D74AA" w14:textId="167C4834">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CAC incorporation and NIPC/OSIC registration for fiscal incentive access.</w:t>
      </w:r>
    </w:p>
    <w:p w:rsidR="00143F6F" w:rsidRDefault="6D1D6D39" w14:paraId="49BF4118" w14:textId="02D1AFEE">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Land consent or certificate of occupancy from the relevant state governor, plus local government planning approval.</w:t>
      </w:r>
    </w:p>
    <w:p w:rsidR="00143F6F" w:rsidRDefault="6D1D6D39" w14:paraId="1C7E3C16" w14:textId="22B68FF0">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NERC registration or permit, depending on charging station capacity.</w:t>
      </w:r>
    </w:p>
    <w:p w:rsidR="00143F6F" w:rsidRDefault="6D1D6D39" w14:paraId="640367C7" w14:textId="2A4DFF3C">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NEMSA electrical safety certification.</w:t>
      </w:r>
    </w:p>
    <w:p w:rsidR="00143F6F" w:rsidRDefault="6D1D6D39" w14:paraId="75C48B00" w14:textId="290369B4">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SONCAP compliance for imported components, or MANCAP for locally manufactured equipment.</w:t>
      </w:r>
    </w:p>
    <w:p w:rsidR="00143F6F" w:rsidRDefault="6D1D6D39" w14:paraId="764F0E96" w14:textId="47F92DE9">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Environmental screening or full FMEnv EIA, depending on project scale.</w:t>
      </w:r>
    </w:p>
    <w:p w:rsidR="00143F6F" w:rsidRDefault="6D1D6D39" w14:paraId="01071C76" w14:textId="2849503B">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Net billing registration under Section 80 of the Electricity Act 2023, where applicable for solar or hybrid systems.</w:t>
      </w:r>
    </w:p>
    <w:p w:rsidR="00143F6F" w:rsidRDefault="6D1D6D39" w14:paraId="63411C82" w14:textId="43B56871">
      <w:pPr>
        <w:pStyle w:val="ListParagraph"/>
        <w:widowControl w:val="0"/>
        <w:numPr>
          <w:ilvl w:val="0"/>
          <w:numId w:val="5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Ongoing monitoring of the EV Transition and Green Mobility Bill's passage and SON's standards gazettement, both expected late 2026, as these will formali</w:t>
      </w:r>
      <w:r w:rsidRPr="0BEBE53A" w:rsidR="35B30A38">
        <w:rPr>
          <w:rFonts w:ascii="Times New Roman" w:hAnsi="Times New Roman" w:eastAsia="Times New Roman" w:cs="Times New Roman"/>
          <w:lang w:val="en-US"/>
        </w:rPr>
        <w:t>z</w:t>
      </w:r>
      <w:r w:rsidRPr="0BEBE53A">
        <w:rPr>
          <w:rFonts w:ascii="Times New Roman" w:hAnsi="Times New Roman" w:eastAsia="Times New Roman" w:cs="Times New Roman"/>
          <w:lang w:val="en-US"/>
        </w:rPr>
        <w:t>e a consolidated licensing pathway.</w:t>
      </w:r>
    </w:p>
    <w:p w:rsidR="00143F6F" w:rsidP="0BEBE53A" w:rsidRDefault="00143F6F" w14:paraId="1C49A471" w14:textId="03F13A3D">
      <w:pPr>
        <w:widowControl w:val="0"/>
        <w:spacing w:line="240" w:lineRule="auto"/>
        <w:jc w:val="both"/>
        <w:rPr>
          <w:rFonts w:ascii="Times New Roman" w:hAnsi="Times New Roman" w:eastAsia="Times New Roman" w:cs="Times New Roman"/>
          <w:lang w:val="en-US"/>
        </w:rPr>
      </w:pPr>
    </w:p>
    <w:p w:rsidR="00143F6F" w:rsidP="0BEBE53A" w:rsidRDefault="00143F6F" w14:paraId="4697F5DC" w14:textId="6D1D8815">
      <w:pPr>
        <w:widowControl w:val="0"/>
        <w:spacing w:line="240" w:lineRule="auto"/>
        <w:jc w:val="both"/>
        <w:rPr>
          <w:rFonts w:ascii="Times New Roman" w:hAnsi="Times New Roman" w:eastAsia="Times New Roman" w:cs="Times New Roman"/>
          <w:lang w:val="en-US"/>
        </w:rPr>
      </w:pPr>
    </w:p>
    <w:p w:rsidR="00143F6F" w:rsidP="0BEBE53A" w:rsidRDefault="2FFB0BB0" w14:paraId="172F74F3" w14:textId="719A42C1">
      <w:pPr>
        <w:widowControl w:val="0"/>
        <w:spacing w:line="240" w:lineRule="auto"/>
        <w:jc w:val="both"/>
      </w:pPr>
      <w:r w:rsidRPr="0BEBE53A">
        <w:rPr>
          <w:rFonts w:ascii="Times New Roman" w:hAnsi="Times New Roman" w:eastAsia="Times New Roman" w:cs="Times New Roman"/>
          <w:lang w:val="en-US"/>
        </w:rPr>
        <w:t xml:space="preserve"> </w:t>
      </w:r>
      <w:r w:rsidRPr="0BEBE53A">
        <w:rPr>
          <w:rFonts w:ascii="Times New Roman" w:hAnsi="Times New Roman" w:eastAsia="Times New Roman" w:cs="Times New Roman"/>
          <w:b/>
          <w:bCs/>
          <w:u w:val="single"/>
          <w:lang w:val="en-US"/>
        </w:rPr>
        <w:t>Useful Resources/Links</w:t>
      </w:r>
    </w:p>
    <w:p w:rsidR="00143F6F" w:rsidP="0BEBE53A" w:rsidRDefault="00143F6F" w14:paraId="04EBF35A" w14:textId="6B84D496">
      <w:pPr>
        <w:widowControl w:val="0"/>
        <w:spacing w:line="240" w:lineRule="auto"/>
        <w:jc w:val="both"/>
        <w:rPr>
          <w:rFonts w:ascii="Times New Roman" w:hAnsi="Times New Roman" w:eastAsia="Times New Roman" w:cs="Times New Roman"/>
          <w:b/>
          <w:bCs/>
          <w:u w:val="single"/>
          <w:lang w:val="en-US"/>
        </w:rPr>
      </w:pPr>
    </w:p>
    <w:p w:rsidR="00143F6F" w:rsidRDefault="2FFB0BB0" w14:paraId="1C907755" w14:textId="4753E321">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Corporate Affairs Commission (company registration): </w:t>
      </w:r>
      <w:hyperlink r:id="rId51">
        <w:r w:rsidRPr="0BEBE53A">
          <w:rPr>
            <w:rStyle w:val="Hyperlink"/>
            <w:lang w:val="en-US"/>
          </w:rPr>
          <w:t>www.cac.gov.ng</w:t>
        </w:r>
      </w:hyperlink>
      <w:r w:rsidRPr="0BEBE53A">
        <w:rPr>
          <w:rFonts w:ascii="Times New Roman" w:hAnsi="Times New Roman" w:eastAsia="Times New Roman" w:cs="Times New Roman"/>
          <w:lang w:val="en-US"/>
        </w:rPr>
        <w:t xml:space="preserve"> </w:t>
      </w:r>
    </w:p>
    <w:p w:rsidR="00143F6F" w:rsidRDefault="2FFB0BB0" w14:paraId="64C42708" w14:textId="7730AC7B">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Investment Promotion Commission (investment incentives, OSIC): </w:t>
      </w:r>
      <w:hyperlink r:id="rId52">
        <w:r w:rsidRPr="0BEBE53A">
          <w:rPr>
            <w:rStyle w:val="Hyperlink"/>
            <w:lang w:val="en-US"/>
          </w:rPr>
          <w:t>www.nipc.gov.ng</w:t>
        </w:r>
      </w:hyperlink>
      <w:r w:rsidRPr="0BEBE53A">
        <w:rPr>
          <w:rFonts w:ascii="Times New Roman" w:hAnsi="Times New Roman" w:eastAsia="Times New Roman" w:cs="Times New Roman"/>
          <w:lang w:val="en-US"/>
        </w:rPr>
        <w:t xml:space="preserve"> </w:t>
      </w:r>
    </w:p>
    <w:p w:rsidR="00143F6F" w:rsidRDefault="2FFB0BB0" w14:paraId="0EDC4D24" w14:textId="71C2BE7D">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Automotive Design and Development Council (EV policy, local assembly, NAIDP): </w:t>
      </w:r>
      <w:hyperlink r:id="rId53">
        <w:r w:rsidRPr="0BEBE53A">
          <w:rPr>
            <w:rStyle w:val="Hyperlink"/>
            <w:lang w:val="en-US"/>
          </w:rPr>
          <w:t>www.naddc.gov.ng</w:t>
        </w:r>
      </w:hyperlink>
      <w:r w:rsidRPr="0BEBE53A">
        <w:rPr>
          <w:rFonts w:ascii="Times New Roman" w:hAnsi="Times New Roman" w:eastAsia="Times New Roman" w:cs="Times New Roman"/>
          <w:lang w:val="en-US"/>
        </w:rPr>
        <w:t xml:space="preserve"> </w:t>
      </w:r>
    </w:p>
    <w:p w:rsidR="00143F6F" w:rsidRDefault="2FFB0BB0" w14:paraId="60136E32" w14:textId="00371E4B">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Electricity Regulatory Commission (charging station electricity supply, tariffs, licensing): </w:t>
      </w:r>
      <w:hyperlink r:id="rId54">
        <w:r w:rsidRPr="0BEBE53A" w:rsidR="2D820248">
          <w:rPr>
            <w:rStyle w:val="Hyperlink"/>
            <w:lang w:val="en-US"/>
          </w:rPr>
          <w:t>www.</w:t>
        </w:r>
        <w:r w:rsidRPr="0BEBE53A">
          <w:rPr>
            <w:rStyle w:val="Hyperlink"/>
            <w:lang w:val="en-US"/>
          </w:rPr>
          <w:t>nerc.gov.ng</w:t>
        </w:r>
      </w:hyperlink>
      <w:r w:rsidRPr="0BEBE53A" w:rsidR="173876F7">
        <w:rPr>
          <w:rFonts w:ascii="Times New Roman" w:hAnsi="Times New Roman" w:eastAsia="Times New Roman" w:cs="Times New Roman"/>
          <w:lang w:val="en-US"/>
        </w:rPr>
        <w:t xml:space="preserve"> </w:t>
      </w:r>
    </w:p>
    <w:p w:rsidR="00143F6F" w:rsidRDefault="2FFB0BB0" w14:paraId="0850C0DF" w14:textId="6434E549">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Standards Organization of Nigeria (SONCAP, MANCAP, electric mobility standards): </w:t>
      </w:r>
      <w:hyperlink r:id="rId55">
        <w:r w:rsidRPr="0BEBE53A" w:rsidR="6F426930">
          <w:rPr>
            <w:rStyle w:val="Hyperlink"/>
            <w:lang w:val="en-US"/>
          </w:rPr>
          <w:t>www.</w:t>
        </w:r>
        <w:r w:rsidRPr="0BEBE53A">
          <w:rPr>
            <w:rStyle w:val="Hyperlink"/>
            <w:lang w:val="en-US"/>
          </w:rPr>
          <w:t>son.gov.ng</w:t>
        </w:r>
      </w:hyperlink>
      <w:r w:rsidRPr="0BEBE53A" w:rsidR="1AFE8B9F">
        <w:rPr>
          <w:rFonts w:ascii="Times New Roman" w:hAnsi="Times New Roman" w:eastAsia="Times New Roman" w:cs="Times New Roman"/>
          <w:lang w:val="en-US"/>
        </w:rPr>
        <w:t xml:space="preserve"> </w:t>
      </w:r>
    </w:p>
    <w:p w:rsidR="00143F6F" w:rsidRDefault="2FFB0BB0" w14:paraId="24621E6F" w14:textId="467F5276">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Environmental Standards and Regulations Enforcement Agency (battery waste, e-waste, EIA): </w:t>
      </w:r>
      <w:hyperlink r:id="rId56">
        <w:r w:rsidRPr="0BEBE53A" w:rsidR="5F072A07">
          <w:rPr>
            <w:rStyle w:val="Hyperlink"/>
            <w:lang w:val="en-US"/>
          </w:rPr>
          <w:t>www.</w:t>
        </w:r>
        <w:r w:rsidRPr="0BEBE53A">
          <w:rPr>
            <w:rStyle w:val="Hyperlink"/>
            <w:lang w:val="en-US"/>
          </w:rPr>
          <w:t>nesrea.gov.ng</w:t>
        </w:r>
      </w:hyperlink>
      <w:r w:rsidRPr="0BEBE53A" w:rsidR="6B2E2BAB">
        <w:rPr>
          <w:rFonts w:ascii="Times New Roman" w:hAnsi="Times New Roman" w:eastAsia="Times New Roman" w:cs="Times New Roman"/>
          <w:lang w:val="en-US"/>
        </w:rPr>
        <w:t xml:space="preserve"> </w:t>
      </w:r>
    </w:p>
    <w:p w:rsidR="00143F6F" w:rsidRDefault="2FFB0BB0" w14:paraId="7ED7E166" w14:textId="2862C530">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Electricity Management Services Agency (electrical safety certification, ITISEMS): </w:t>
      </w:r>
      <w:hyperlink r:id="rId57">
        <w:r w:rsidRPr="0BEBE53A" w:rsidR="3B546DB8">
          <w:rPr>
            <w:rStyle w:val="Hyperlink"/>
            <w:lang w:val="en-US"/>
          </w:rPr>
          <w:t>www.</w:t>
        </w:r>
        <w:r w:rsidRPr="0BEBE53A">
          <w:rPr>
            <w:rStyle w:val="Hyperlink"/>
            <w:lang w:val="en-US"/>
          </w:rPr>
          <w:t>nemsa.gov.ng</w:t>
        </w:r>
      </w:hyperlink>
      <w:r w:rsidRPr="0BEBE53A" w:rsidR="1AB26817">
        <w:rPr>
          <w:rFonts w:ascii="Times New Roman" w:hAnsi="Times New Roman" w:eastAsia="Times New Roman" w:cs="Times New Roman"/>
          <w:lang w:val="en-US"/>
        </w:rPr>
        <w:t xml:space="preserve"> </w:t>
      </w:r>
    </w:p>
    <w:p w:rsidR="00143F6F" w:rsidRDefault="2FFB0BB0" w14:paraId="7936079D" w14:textId="7BBCCECC">
      <w:pPr>
        <w:pStyle w:val="ListParagraph"/>
        <w:widowControl w:val="0"/>
        <w:numPr>
          <w:ilvl w:val="0"/>
          <w:numId w:val="5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lastRenderedPageBreak/>
        <w:t xml:space="preserve">Rural Electrification Agency (REF, off-grid/solar-hybrid charging support, DARES): </w:t>
      </w:r>
      <w:hyperlink r:id="rId58">
        <w:r w:rsidRPr="0BEBE53A" w:rsidR="70E1EE3F">
          <w:rPr>
            <w:rStyle w:val="Hyperlink"/>
            <w:lang w:val="en-US"/>
          </w:rPr>
          <w:t>www.</w:t>
        </w:r>
        <w:r w:rsidRPr="0BEBE53A">
          <w:rPr>
            <w:rStyle w:val="Hyperlink"/>
            <w:lang w:val="en-US"/>
          </w:rPr>
          <w:t>rea.gov.ng</w:t>
        </w:r>
      </w:hyperlink>
      <w:r w:rsidRPr="0BEBE53A" w:rsidR="5A8E3A8A">
        <w:rPr>
          <w:rFonts w:ascii="Times New Roman" w:hAnsi="Times New Roman" w:eastAsia="Times New Roman" w:cs="Times New Roman"/>
          <w:lang w:val="en-US"/>
        </w:rPr>
        <w:t xml:space="preserve"> </w:t>
      </w:r>
    </w:p>
    <w:p w:rsidR="00143F6F" w:rsidP="0BEBE53A" w:rsidRDefault="00143F6F" w14:paraId="36C55073" w14:textId="199EF6DD">
      <w:pPr>
        <w:widowControl w:val="0"/>
        <w:spacing w:line="240" w:lineRule="auto"/>
        <w:jc w:val="both"/>
        <w:rPr>
          <w:rFonts w:ascii="Times New Roman" w:hAnsi="Times New Roman" w:eastAsia="Times New Roman" w:cs="Times New Roman"/>
          <w:b/>
          <w:bCs/>
          <w:u w:val="single"/>
          <w:lang w:val="en-US"/>
        </w:rPr>
      </w:pPr>
    </w:p>
    <w:p w:rsidR="00143F6F" w:rsidP="0BEBE53A" w:rsidRDefault="00143F6F" w14:paraId="7F070B79" w14:textId="0BE869B7">
      <w:pPr>
        <w:widowControl w:val="0"/>
        <w:spacing w:line="240" w:lineRule="auto"/>
        <w:jc w:val="both"/>
        <w:rPr>
          <w:rFonts w:ascii="Times New Roman" w:hAnsi="Times New Roman" w:eastAsia="Times New Roman" w:cs="Times New Roman"/>
          <w:lang w:val="en-US"/>
        </w:rPr>
      </w:pPr>
    </w:p>
    <w:p w:rsidRPr="00F4022E" w:rsidR="00143F6F" w:rsidP="0BEBE53A" w:rsidRDefault="2FFD2249" w14:paraId="4C50274E" w14:textId="25BCCB9E">
      <w:pPr>
        <w:pStyle w:val="Heading2"/>
      </w:pPr>
      <w:bookmarkStart w:name="_Toc2120520853" w:id="89"/>
      <w:r>
        <w:t>Finance – Text | Infographics</w:t>
      </w:r>
      <w:bookmarkEnd w:id="89"/>
    </w:p>
    <w:p w:rsidR="00143F6F" w:rsidP="0BEBE53A" w:rsidRDefault="2FFD2249" w14:paraId="3A00A90A"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Public Finance </w:t>
      </w:r>
    </w:p>
    <w:p w:rsidR="00143F6F" w:rsidP="0BEBE53A" w:rsidRDefault="2FFD2249" w14:paraId="4661A5F8"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BOI concessional loans are available for EV charging infrastructure and battery assembly. REA's Rural Electrification Fund provides support for solar-powered and off-grid charging stations. The NSIA-backed $500M DRE Nigeria Fund is accessible for RE-linked charging infrastructure projects.</w:t>
      </w:r>
    </w:p>
    <w:p w:rsidR="00143F6F" w:rsidP="0BEBE53A" w:rsidRDefault="2FFD2249" w14:paraId="2B2903EC"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Commercial Finance </w:t>
      </w:r>
    </w:p>
    <w:p w:rsidR="00143F6F" w:rsidP="0BEBE53A" w:rsidRDefault="2FFD2249" w14:paraId="5F882CA1" w14:textId="77777777">
      <w:pPr>
        <w:widowControl w:val="0"/>
        <w:spacing w:before="240" w:after="240" w:line="240" w:lineRule="auto"/>
        <w:ind w:left="360"/>
        <w:jc w:val="both"/>
        <w:rPr>
          <w:rFonts w:ascii="Times New Roman" w:hAnsi="Times New Roman" w:eastAsia="Times New Roman" w:cs="Times New Roman"/>
          <w:b/>
          <w:bCs/>
          <w:lang w:val="en-US"/>
        </w:rPr>
      </w:pPr>
      <w:r w:rsidRPr="0BEBE53A">
        <w:rPr>
          <w:rFonts w:ascii="Times New Roman" w:hAnsi="Times New Roman" w:eastAsia="Times New Roman" w:cs="Times New Roman"/>
          <w:lang w:val="en-US"/>
        </w:rPr>
        <w:t>Local banks, FCMB, Sterling, Access, and Lotus, are active in RE and green mobility lending. AfDB, IFC, and Africa Finance Corporation provide debt and equity participation. InfraCredit guarantees and green bonds are available for well-structured EV infrastructure transactions</w:t>
      </w:r>
      <w:r w:rsidRPr="0BEBE53A">
        <w:rPr>
          <w:rFonts w:ascii="Times New Roman" w:hAnsi="Times New Roman" w:eastAsia="Times New Roman" w:cs="Times New Roman"/>
          <w:b/>
          <w:bCs/>
          <w:lang w:val="en-US"/>
        </w:rPr>
        <w:t>.</w:t>
      </w:r>
    </w:p>
    <w:p w:rsidR="00143F6F" w:rsidP="0BEBE53A" w:rsidRDefault="2FFD2249" w14:paraId="062509AA"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Guarantees &amp; Risk Instruments </w:t>
      </w:r>
    </w:p>
    <w:p w:rsidR="00143F6F" w:rsidP="0BEBE53A" w:rsidRDefault="2FFD2249" w14:paraId="55F064D2"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World Bank and AfDB Partial Risk Guarantees (PRGs), MIGA political risk insurance, and NSIA credit enhancements are all accessible. PRGs are the recommended instrument to mitigate risk around EV policy implementation timelines.</w:t>
      </w:r>
    </w:p>
    <w:p w:rsidR="00143F6F" w:rsidP="0BEBE53A" w:rsidRDefault="2FFD2249" w14:paraId="0258B09F"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Blended Finance </w:t>
      </w:r>
    </w:p>
    <w:p w:rsidR="00143F6F" w:rsidP="0BEBE53A" w:rsidRDefault="2FFD2249" w14:paraId="0636427C" w14:textId="416B854C">
      <w:pPr>
        <w:widowControl w:val="0"/>
        <w:spacing w:before="240" w:after="240"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AfDB and EU blended structures are the most active deal format for green mobility. BOI and DFI concessional debt, combined with grant funding, represent the strongest near-term financing stack for EV charging and local assembly projects.</w:t>
      </w:r>
    </w:p>
    <w:p w:rsidR="00143F6F" w:rsidP="0BEBE53A" w:rsidRDefault="2FFD2249" w14:paraId="6AA135A2" w14:textId="02F21BE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Investor </w:t>
      </w:r>
      <w:r w:rsidRPr="0BEBE53A" w:rsidR="433A14D0">
        <w:rPr>
          <w:rFonts w:ascii="Times New Roman" w:hAnsi="Times New Roman" w:eastAsia="Times New Roman" w:cs="Times New Roman"/>
          <w:b/>
          <w:bCs/>
          <w:u w:val="single"/>
        </w:rPr>
        <w:t>Outlook</w:t>
      </w:r>
    </w:p>
    <w:p w:rsidR="2FFD2249" w:rsidP="0BEBE53A" w:rsidRDefault="2FFD2249" w14:paraId="1F27A72C" w14:textId="77EA1243">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Investors who can demonstrate demand aggregation, fleet operator offtake, or solar-hybrid charging economics will find commercial finance significantly easier to access. The regulatory framework is still being written; investors who engage now, while standards and licensing are being shaped, are best positioned to define the market.</w:t>
      </w:r>
    </w:p>
    <w:p w:rsidR="0BEBE53A" w:rsidP="0BEBE53A" w:rsidRDefault="0BEBE53A" w14:paraId="518586B9" w14:textId="2F77557B">
      <w:pPr>
        <w:widowControl w:val="0"/>
        <w:spacing w:line="240" w:lineRule="auto"/>
        <w:jc w:val="both"/>
        <w:rPr>
          <w:rFonts w:ascii="Times New Roman" w:hAnsi="Times New Roman" w:eastAsia="Times New Roman" w:cs="Times New Roman"/>
          <w:b/>
          <w:bCs/>
          <w:sz w:val="24"/>
          <w:szCs w:val="24"/>
        </w:rPr>
      </w:pPr>
    </w:p>
    <w:p w:rsidRPr="00F4022E" w:rsidR="00143F6F" w:rsidP="0BEBE53A" w:rsidRDefault="2FFD2249" w14:paraId="4C785557" w14:textId="2DF87868">
      <w:pPr>
        <w:pStyle w:val="Heading2"/>
      </w:pPr>
      <w:bookmarkStart w:name="_Toc1891277105" w:id="90"/>
      <w:r>
        <w:t>Opportunities - Text</w:t>
      </w:r>
      <w:bookmarkEnd w:id="90"/>
    </w:p>
    <w:p w:rsidR="00143F6F" w:rsidP="0BEBE53A" w:rsidRDefault="2FFD2249" w14:paraId="3F6ED4A1"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green mobility market is being built in real time; EV bus fleets are already operating, solar charging pilots are expanding, and local assembly lines are running. For investors willing to move while the market is still being shaped, the first-mover advantage is significant.</w:t>
      </w:r>
    </w:p>
    <w:p w:rsidR="00143F6F" w:rsidP="0BEBE53A" w:rsidRDefault="2FFD2249" w14:paraId="19DFFF27" w14:textId="02351E82">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As the regulatory framework is </w:t>
      </w:r>
      <w:r w:rsidRPr="0BEBE53A" w:rsidR="133D86C9">
        <w:rPr>
          <w:rFonts w:ascii="Times New Roman" w:hAnsi="Times New Roman" w:eastAsia="Times New Roman" w:cs="Times New Roman"/>
          <w:lang w:val="en-US"/>
        </w:rPr>
        <w:t>finalized</w:t>
      </w:r>
      <w:r w:rsidRPr="0BEBE53A">
        <w:rPr>
          <w:rFonts w:ascii="Times New Roman" w:hAnsi="Times New Roman" w:eastAsia="Times New Roman" w:cs="Times New Roman"/>
          <w:lang w:val="en-US"/>
        </w:rPr>
        <w:t xml:space="preserve"> and SON standards are gazetted, the market will open further. Investors who establish positions now, across charging infrastructure, fleet financing, or local assembly, will be best placed to scale as the enabling environment catches up with demand.</w:t>
      </w:r>
    </w:p>
    <w:p w:rsidR="00143F6F" w:rsidP="0BEBE53A" w:rsidRDefault="2FFD2249" w14:paraId="28110F3C" w14:textId="657CEFC9">
      <w:pPr>
        <w:widowControl w:val="0"/>
        <w:spacing w:line="240" w:lineRule="auto"/>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t>PS: Photos will apply where necessary</w:t>
      </w:r>
    </w:p>
    <w:p w:rsidR="00143F6F" w:rsidP="0BEBE53A" w:rsidRDefault="00143F6F" w14:paraId="6B262709" w14:textId="31B4781C">
      <w:pPr>
        <w:widowControl w:val="0"/>
        <w:spacing w:line="240" w:lineRule="auto"/>
        <w:jc w:val="both"/>
        <w:rPr>
          <w:rFonts w:ascii="Times New Roman" w:hAnsi="Times New Roman" w:eastAsia="Times New Roman" w:cs="Times New Roman"/>
          <w:i/>
          <w:iCs/>
        </w:rPr>
      </w:pPr>
    </w:p>
    <w:p w:rsidR="0BEBE53A" w:rsidP="70118F5B" w:rsidRDefault="0BEBE53A" w14:paraId="15950878" w14:textId="3AE0761D">
      <w:pPr>
        <w:widowControl w:val="0"/>
        <w:spacing w:line="240" w:lineRule="auto"/>
        <w:jc w:val="both"/>
        <w:rPr>
          <w:rFonts w:ascii="Times New Roman" w:hAnsi="Times New Roman" w:eastAsia="Times New Roman" w:cs="Times New Roman"/>
          <w:i/>
          <w:iCs/>
        </w:rPr>
      </w:pPr>
    </w:p>
    <w:p w:rsidR="70118F5B" w:rsidP="70118F5B" w:rsidRDefault="70118F5B" w14:paraId="05DB9A40" w14:textId="0952DB35">
      <w:pPr>
        <w:widowControl w:val="0"/>
        <w:spacing w:line="240" w:lineRule="auto"/>
        <w:jc w:val="both"/>
        <w:rPr>
          <w:rFonts w:ascii="Times New Roman" w:hAnsi="Times New Roman" w:eastAsia="Times New Roman" w:cs="Times New Roman"/>
          <w:i/>
          <w:iCs/>
        </w:rPr>
      </w:pPr>
    </w:p>
    <w:p w:rsidRPr="00143F6F" w:rsidR="00143F6F" w:rsidP="0BEBE53A" w:rsidRDefault="2FFD2249" w14:paraId="161774A1" w14:textId="08685D0A">
      <w:pPr>
        <w:pStyle w:val="Heading1"/>
      </w:pPr>
      <w:bookmarkStart w:name="_Toc214257797" w:id="91"/>
      <w:r>
        <w:t>Energy Efficiency (Page Title)</w:t>
      </w:r>
      <w:bookmarkEnd w:id="91"/>
    </w:p>
    <w:p w:rsidRPr="00F4022E" w:rsidR="00143F6F" w:rsidP="0BEBE53A" w:rsidRDefault="2FFD2249" w14:paraId="1CE20993" w14:textId="050478FD">
      <w:pPr>
        <w:pStyle w:val="Heading2"/>
        <w:rPr>
          <w:color w:val="4472C4"/>
          <w:sz w:val="30"/>
          <w:szCs w:val="30"/>
        </w:rPr>
      </w:pPr>
      <w:bookmarkStart w:name="_Toc919037585" w:id="92"/>
      <w:r>
        <w:t>Description (Hero Section) - Text</w:t>
      </w:r>
      <w:bookmarkEnd w:id="92"/>
    </w:p>
    <w:p w:rsidR="00143F6F" w:rsidP="00F4022E" w:rsidRDefault="00143F6F" w14:paraId="26961203" w14:textId="77777777">
      <w:pPr>
        <w:ind w:left="360"/>
        <w:jc w:val="both"/>
        <w:rPr>
          <w:rFonts w:ascii="Times New Roman" w:hAnsi="Times New Roman" w:eastAsia="Times New Roman" w:cs="Times New Roman"/>
        </w:rPr>
      </w:pPr>
      <w:r>
        <w:rPr>
          <w:rFonts w:ascii="Times New Roman" w:hAnsi="Times New Roman" w:eastAsia="Times New Roman" w:cs="Times New Roman"/>
        </w:rPr>
        <w:t>The fastest and lowest-cost energy solution, reducing consumption, lowering bills, and improving system-wide power reliability.</w:t>
      </w:r>
    </w:p>
    <w:p w:rsidR="00143F6F" w:rsidP="00F4022E" w:rsidRDefault="00143F6F" w14:paraId="663DCD1C" w14:textId="77777777">
      <w:pPr>
        <w:ind w:left="360"/>
        <w:jc w:val="both"/>
        <w:rPr>
          <w:rFonts w:ascii="Times New Roman" w:hAnsi="Times New Roman" w:eastAsia="Times New Roman" w:cs="Times New Roman"/>
        </w:rPr>
      </w:pPr>
    </w:p>
    <w:p w:rsidR="00143F6F" w:rsidP="00F4022E" w:rsidRDefault="00143F6F" w14:paraId="6BF2AB12" w14:textId="77777777">
      <w:pPr>
        <w:ind w:left="360"/>
        <w:jc w:val="both"/>
        <w:rPr>
          <w:rFonts w:ascii="Times New Roman" w:hAnsi="Times New Roman" w:eastAsia="Times New Roman" w:cs="Times New Roman"/>
        </w:rPr>
      </w:pPr>
      <w:r>
        <w:rPr>
          <w:rFonts w:ascii="Times New Roman" w:hAnsi="Times New Roman" w:eastAsia="Times New Roman" w:cs="Times New Roman"/>
          <w:i/>
          <w:iCs/>
        </w:rPr>
        <w:t>Below are clickable tabs to take the user directly to the selected session</w:t>
      </w: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36469963"/>
          <w:lock w:val="contentLocked"/>
        </w:sdtPr>
        <w:sdtContent>
          <w:tr w:rsidR="00143F6F" w:rsidTr="00F4022E" w14:paraId="0B9272BF"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5799D410"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436953D6"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3AC21368"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426F4E61"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431EB1A9" w14:textId="77777777">
                <w:pPr>
                  <w:widowControl w:val="0"/>
                  <w:spacing w:line="240" w:lineRule="auto"/>
                  <w:jc w:val="both"/>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0143F6F" w:rsidP="00143F6F" w:rsidRDefault="00143F6F" w14:paraId="0C48AE68" w14:textId="77777777">
      <w:pPr>
        <w:jc w:val="both"/>
        <w:rPr>
          <w:rFonts w:ascii="Times New Roman" w:hAnsi="Times New Roman" w:eastAsia="Times New Roman" w:cs="Times New Roman"/>
          <w:b/>
          <w:bCs/>
        </w:rPr>
      </w:pPr>
    </w:p>
    <w:p w:rsidR="0BEBE53A" w:rsidP="0BEBE53A" w:rsidRDefault="0BEBE53A" w14:paraId="3358A501" w14:textId="310F603D">
      <w:pPr>
        <w:jc w:val="both"/>
        <w:rPr>
          <w:rFonts w:ascii="Times New Roman" w:hAnsi="Times New Roman" w:eastAsia="Times New Roman" w:cs="Times New Roman"/>
          <w:b/>
          <w:bCs/>
        </w:rPr>
      </w:pPr>
    </w:p>
    <w:p w:rsidRPr="00F4022E" w:rsidR="00143F6F" w:rsidP="0BEBE53A" w:rsidRDefault="2FFD2249" w14:paraId="5B5774EA" w14:textId="1D939B53">
      <w:pPr>
        <w:pStyle w:val="Heading2"/>
      </w:pPr>
      <w:bookmarkStart w:name="_Toc1096990301" w:id="93"/>
      <w:r>
        <w:t>Overview - Text</w:t>
      </w:r>
      <w:bookmarkEnd w:id="93"/>
    </w:p>
    <w:p w:rsidR="00143F6F" w:rsidP="00F4022E" w:rsidRDefault="00143F6F" w14:paraId="452D2A7F"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70C41CC8"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Nigeria’s energy efficiency market represents one of the fastest, lowest-cost pathways to improving energy access, reducing generation pressure, and lowering energy bills across industrial, commercial, and residential sectors. With persistent grid instability, high diesel generator dependence, and rising electricity demand, efficiency solutions are no longer optional; they are an immediate investment-grade opportunity.</w:t>
      </w:r>
    </w:p>
    <w:p w:rsidR="00143F6F" w:rsidP="00F4022E" w:rsidRDefault="00143F6F" w14:paraId="2E910BE9"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0D82A8D0"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Key energy efficiency pathways include efficient lighting (LED retrofits), industrial energy audits and optimisation, smart metering, HVAC efficiency, building insulation standards, efficient motors, and demand-side management systems. The market is still underpenetrated, but policy direction is strong, and investor appetite is growing – especially where efficiency links to cost savings and emissions reduction.</w:t>
      </w:r>
    </w:p>
    <w:p w:rsidR="00143F6F" w:rsidP="00F4022E" w:rsidRDefault="00143F6F" w14:paraId="6892EBC2"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676B5428"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Nigeria’s energy efficiency transition is anchored in national climate commitments (NDCs), grid stability objectives, and the Electricity Act 2023, which promotes a more competitive and efficient power sector. Early movers can unlock strong returns through energy savings contracts, ESCO models, and public-private retrofit programs.</w:t>
      </w:r>
    </w:p>
    <w:p w:rsidR="00143F6F" w:rsidP="00143F6F" w:rsidRDefault="00143F6F" w14:paraId="1B8864D7" w14:textId="77777777">
      <w:pPr>
        <w:widowControl w:val="0"/>
        <w:spacing w:line="240" w:lineRule="auto"/>
        <w:jc w:val="both"/>
        <w:rPr>
          <w:rFonts w:ascii="Times New Roman" w:hAnsi="Times New Roman" w:eastAsia="Times New Roman" w:cs="Times New Roman"/>
        </w:rPr>
      </w:pPr>
    </w:p>
    <w:p w:rsidR="00143F6F" w:rsidP="00143F6F" w:rsidRDefault="00143F6F" w14:paraId="5A914B92" w14:textId="77777777">
      <w:pPr>
        <w:widowControl w:val="0"/>
        <w:spacing w:line="240" w:lineRule="auto"/>
        <w:jc w:val="both"/>
        <w:rPr>
          <w:rFonts w:ascii="Times New Roman" w:hAnsi="Times New Roman" w:eastAsia="Times New Roman" w:cs="Times New Roman"/>
        </w:rPr>
      </w:pPr>
    </w:p>
    <w:p w:rsidRPr="00F4022E" w:rsidR="00143F6F" w:rsidP="0BEBE53A" w:rsidRDefault="2FFD2249" w14:paraId="130CF41D" w14:textId="5C13C1FC">
      <w:pPr>
        <w:pStyle w:val="Heading2"/>
      </w:pPr>
      <w:bookmarkStart w:name="_Toc69784997" w:id="94"/>
      <w:r>
        <w:t>Key Facts - Infographics</w:t>
      </w:r>
      <w:bookmarkEnd w:id="94"/>
    </w:p>
    <w:p w:rsidR="00143F6F" w:rsidP="00143F6F" w:rsidRDefault="00143F6F" w14:paraId="72FDA85E" w14:textId="77777777">
      <w:pPr>
        <w:widowControl w:val="0"/>
        <w:spacing w:line="240" w:lineRule="auto"/>
        <w:jc w:val="both"/>
        <w:rPr>
          <w:rFonts w:ascii="Times New Roman" w:hAnsi="Times New Roman" w:eastAsia="Times New Roman" w:cs="Times New Roman"/>
          <w:b/>
          <w:bCs/>
          <w:sz w:val="24"/>
          <w:szCs w:val="24"/>
        </w:rPr>
      </w:pPr>
    </w:p>
    <w:p w:rsidR="4026CE47" w:rsidRDefault="4026CE47" w14:paraId="13C898C0" w14:textId="503A74B9">
      <w:pPr>
        <w:pStyle w:val="ListParagraph"/>
        <w:numPr>
          <w:ilvl w:val="0"/>
          <w:numId w:val="13"/>
        </w:numPr>
        <w:jc w:val="both"/>
        <w:rPr>
          <w:rFonts w:ascii="Times New Roman" w:hAnsi="Times New Roman" w:eastAsia="Times New Roman" w:cs="Times New Roman"/>
        </w:rPr>
      </w:pPr>
      <w:r w:rsidRPr="0BEBE53A">
        <w:rPr>
          <w:rFonts w:ascii="Times New Roman" w:hAnsi="Times New Roman" w:eastAsia="Times New Roman" w:cs="Times New Roman"/>
        </w:rPr>
        <w:t>$5B–$12B per year estimated energy efficiency investment and savings opportunity across buildings, industry, and power systems in Nigeria.</w:t>
      </w:r>
    </w:p>
    <w:p w:rsidR="4026CE47" w:rsidP="0BEBE53A" w:rsidRDefault="4026CE47" w14:paraId="2D404BF7" w14:textId="602D11BA">
      <w:pPr>
        <w:pStyle w:val="ListParagraph"/>
        <w:jc w:val="both"/>
      </w:pPr>
      <w:r w:rsidRPr="0BEBE53A">
        <w:rPr>
          <w:rFonts w:ascii="Times New Roman" w:hAnsi="Times New Roman" w:eastAsia="Times New Roman" w:cs="Times New Roman"/>
          <w:i/>
          <w:iCs/>
          <w:lang w:val="en-US"/>
        </w:rPr>
        <w:t>Source: International Energy Agency (IEA); World Bank energy efficiency investment outlooks; Sustainable Energy for All (SE4ALL).</w:t>
      </w:r>
      <w:r w:rsidRPr="0BEBE53A">
        <w:rPr>
          <w:rFonts w:ascii="Times New Roman" w:hAnsi="Times New Roman" w:eastAsia="Times New Roman" w:cs="Times New Roman"/>
          <w:i/>
          <w:iCs/>
        </w:rPr>
        <w:t xml:space="preserve"> </w:t>
      </w:r>
    </w:p>
    <w:p w:rsidR="4026CE47" w:rsidP="0BEBE53A" w:rsidRDefault="4026CE47" w14:paraId="03ECD4FD" w14:textId="32365547">
      <w:pPr>
        <w:pStyle w:val="ListParagraph"/>
        <w:jc w:val="both"/>
      </w:pPr>
      <w:r w:rsidRPr="0BEBE53A">
        <w:rPr>
          <w:rFonts w:ascii="Times New Roman" w:hAnsi="Times New Roman" w:eastAsia="Times New Roman" w:cs="Times New Roman"/>
          <w:i/>
          <w:iCs/>
        </w:rPr>
        <w:t>Design: National Opportunity Value Dashboard (multi-sector stacked bars: Buildings / Industry / Power Systems)</w:t>
      </w:r>
    </w:p>
    <w:p w:rsidR="4026CE47" w:rsidP="0BEBE53A" w:rsidRDefault="4026CE47" w14:paraId="5A0C064E" w14:textId="08665A9E">
      <w:pPr>
        <w:pStyle w:val="ListParagraph"/>
        <w:jc w:val="both"/>
      </w:pPr>
      <w:r w:rsidRPr="0BEBE53A">
        <w:rPr>
          <w:rFonts w:ascii="Times New Roman" w:hAnsi="Times New Roman" w:eastAsia="Times New Roman" w:cs="Times New Roman"/>
          <w:i/>
          <w:iCs/>
        </w:rPr>
        <w:t xml:space="preserve"> </w:t>
      </w:r>
    </w:p>
    <w:p w:rsidR="4026CE47" w:rsidRDefault="4026CE47" w14:paraId="24939AC7" w14:textId="2136AFAE">
      <w:pPr>
        <w:pStyle w:val="ListParagraph"/>
        <w:numPr>
          <w:ilvl w:val="0"/>
          <w:numId w:val="12"/>
        </w:numPr>
        <w:jc w:val="both"/>
      </w:pPr>
      <w:r w:rsidRPr="0BEBE53A">
        <w:rPr>
          <w:rFonts w:ascii="Times New Roman" w:hAnsi="Times New Roman" w:eastAsia="Times New Roman" w:cs="Times New Roman"/>
          <w:lang w:val="en-US"/>
        </w:rPr>
        <w:t>30–40% typical achievable energy savings in commercial buildings through retrofits such as HVAC optimisation, insulation, lighting upgrades, and smart energy management systems.</w:t>
      </w:r>
      <w:r w:rsidRPr="0BEBE53A">
        <w:rPr>
          <w:rFonts w:ascii="Times New Roman" w:hAnsi="Times New Roman" w:eastAsia="Times New Roman" w:cs="Times New Roman"/>
          <w:i/>
          <w:iCs/>
        </w:rPr>
        <w:t xml:space="preserve"> </w:t>
      </w:r>
    </w:p>
    <w:p w:rsidR="4026CE47" w:rsidP="0BEBE53A" w:rsidRDefault="4026CE47" w14:paraId="0D3FA7CA" w14:textId="1D92652B">
      <w:pPr>
        <w:pStyle w:val="ListParagraph"/>
        <w:jc w:val="both"/>
      </w:pPr>
      <w:r w:rsidRPr="0BEBE53A">
        <w:rPr>
          <w:rFonts w:ascii="Times New Roman" w:hAnsi="Times New Roman" w:eastAsia="Times New Roman" w:cs="Times New Roman"/>
          <w:i/>
          <w:iCs/>
          <w:lang w:val="en-US"/>
        </w:rPr>
        <w:t>Source: IEA Buildings Sector Efficiency Reports; United Nations Environment Programme (UNEP) building efficiency studies.</w:t>
      </w:r>
      <w:r w:rsidRPr="0BEBE53A">
        <w:rPr>
          <w:rFonts w:ascii="Times New Roman" w:hAnsi="Times New Roman" w:eastAsia="Times New Roman" w:cs="Times New Roman"/>
          <w:i/>
          <w:iCs/>
        </w:rPr>
        <w:t xml:space="preserve"> </w:t>
      </w:r>
    </w:p>
    <w:p w:rsidR="4026CE47" w:rsidP="0BEBE53A" w:rsidRDefault="4026CE47" w14:paraId="2ABBB8B0" w14:textId="1F60B26B">
      <w:pPr>
        <w:pStyle w:val="ListParagraph"/>
        <w:jc w:val="both"/>
      </w:pPr>
      <w:r w:rsidRPr="0BEBE53A">
        <w:rPr>
          <w:rFonts w:ascii="Times New Roman" w:hAnsi="Times New Roman" w:eastAsia="Times New Roman" w:cs="Times New Roman"/>
          <w:i/>
          <w:iCs/>
        </w:rPr>
        <w:t>Design: Before vs After Building Energy Performance Comparison</w:t>
      </w:r>
    </w:p>
    <w:p w:rsidR="4026CE47" w:rsidP="0BEBE53A" w:rsidRDefault="4026CE47" w14:paraId="61768A47" w14:textId="0D26E449">
      <w:pPr>
        <w:pStyle w:val="ListParagraph"/>
        <w:jc w:val="both"/>
      </w:pPr>
      <w:r w:rsidRPr="0BEBE53A">
        <w:rPr>
          <w:rFonts w:ascii="Times New Roman" w:hAnsi="Times New Roman" w:eastAsia="Times New Roman" w:cs="Times New Roman"/>
          <w:i/>
          <w:iCs/>
        </w:rPr>
        <w:t xml:space="preserve"> </w:t>
      </w:r>
    </w:p>
    <w:p w:rsidR="4026CE47" w:rsidRDefault="4026CE47" w14:paraId="70149DCE" w14:textId="63BA1702">
      <w:pPr>
        <w:pStyle w:val="ListParagraph"/>
        <w:numPr>
          <w:ilvl w:val="0"/>
          <w:numId w:val="11"/>
        </w:numPr>
        <w:jc w:val="both"/>
      </w:pPr>
      <w:r w:rsidRPr="0BEBE53A">
        <w:rPr>
          <w:rFonts w:ascii="Times New Roman" w:hAnsi="Times New Roman" w:eastAsia="Times New Roman" w:cs="Times New Roman"/>
        </w:rPr>
        <w:lastRenderedPageBreak/>
        <w:t>60–80% of electricity costs in off-grid commercial operations are often driven by diesel generator usage.</w:t>
      </w:r>
      <w:r w:rsidRPr="0BEBE53A">
        <w:rPr>
          <w:rFonts w:ascii="Times New Roman" w:hAnsi="Times New Roman" w:eastAsia="Times New Roman" w:cs="Times New Roman"/>
          <w:i/>
          <w:iCs/>
        </w:rPr>
        <w:t xml:space="preserve"> </w:t>
      </w:r>
    </w:p>
    <w:p w:rsidR="4026CE47" w:rsidP="0BEBE53A" w:rsidRDefault="4026CE47" w14:paraId="591D6F1E" w14:textId="3DCAAA50">
      <w:pPr>
        <w:pStyle w:val="ListParagraph"/>
        <w:jc w:val="both"/>
      </w:pPr>
      <w:r w:rsidRPr="0BEBE53A">
        <w:rPr>
          <w:rFonts w:ascii="Times New Roman" w:hAnsi="Times New Roman" w:eastAsia="Times New Roman" w:cs="Times New Roman"/>
          <w:i/>
          <w:iCs/>
        </w:rPr>
        <w:t>Source: World Bank Distributed Energy Access Reports; International Renewable Energy Agency (IRENA) off-grid energy studies.</w:t>
      </w:r>
    </w:p>
    <w:p w:rsidR="4026CE47" w:rsidP="0BEBE53A" w:rsidRDefault="4026CE47" w14:paraId="11F9D0E3" w14:textId="17582FAA">
      <w:pPr>
        <w:pStyle w:val="ListParagraph"/>
        <w:jc w:val="both"/>
      </w:pPr>
      <w:r w:rsidRPr="0BEBE53A">
        <w:rPr>
          <w:rFonts w:ascii="Times New Roman" w:hAnsi="Times New Roman" w:eastAsia="Times New Roman" w:cs="Times New Roman"/>
          <w:i/>
          <w:iCs/>
        </w:rPr>
        <w:t>Design: Fuel Cost Breakdown Donut Chart (Diesel vs Alternatives)</w:t>
      </w:r>
    </w:p>
    <w:p w:rsidR="0BEBE53A" w:rsidP="0BEBE53A" w:rsidRDefault="0BEBE53A" w14:paraId="2FD4204F" w14:textId="3A2EB7CC">
      <w:pPr>
        <w:pStyle w:val="ListParagraph"/>
        <w:jc w:val="both"/>
        <w:rPr>
          <w:rFonts w:ascii="Times New Roman" w:hAnsi="Times New Roman" w:eastAsia="Times New Roman" w:cs="Times New Roman"/>
          <w:i/>
          <w:iCs/>
        </w:rPr>
      </w:pPr>
    </w:p>
    <w:p w:rsidR="4026CE47" w:rsidRDefault="4026CE47" w14:paraId="459005FD" w14:textId="73A2EF91">
      <w:pPr>
        <w:pStyle w:val="ListParagraph"/>
        <w:numPr>
          <w:ilvl w:val="0"/>
          <w:numId w:val="10"/>
        </w:numPr>
        <w:jc w:val="both"/>
        <w:rPr>
          <w:rFonts w:ascii="Times New Roman" w:hAnsi="Times New Roman" w:eastAsia="Times New Roman" w:cs="Times New Roman"/>
        </w:rPr>
      </w:pPr>
      <w:r w:rsidRPr="0BEBE53A">
        <w:rPr>
          <w:rFonts w:ascii="Times New Roman" w:hAnsi="Times New Roman" w:eastAsia="Times New Roman" w:cs="Times New Roman"/>
        </w:rPr>
        <w:t>40%+ lighting energy reduction achievable through LED conversion programs compared to conventional lighting systems.</w:t>
      </w:r>
    </w:p>
    <w:p w:rsidR="4026CE47" w:rsidP="0BEBE53A" w:rsidRDefault="4026CE47" w14:paraId="41960A9E" w14:textId="779ABD0A">
      <w:pPr>
        <w:pStyle w:val="ListParagraph"/>
        <w:jc w:val="both"/>
      </w:pPr>
      <w:r w:rsidRPr="0BEBE53A">
        <w:rPr>
          <w:rFonts w:ascii="Times New Roman" w:hAnsi="Times New Roman" w:eastAsia="Times New Roman" w:cs="Times New Roman"/>
          <w:i/>
          <w:iCs/>
        </w:rPr>
        <w:t>Source: International Energy Agency (IEA) Lighting Efficiency Reports; UNEP Energy Efficiency Policy Data.</w:t>
      </w:r>
    </w:p>
    <w:p w:rsidR="4026CE47" w:rsidP="0BEBE53A" w:rsidRDefault="4026CE47" w14:paraId="664A112D" w14:textId="685555BB">
      <w:pPr>
        <w:pStyle w:val="ListParagraph"/>
        <w:jc w:val="both"/>
        <w:rPr>
          <w:rFonts w:ascii="Times New Roman" w:hAnsi="Times New Roman" w:eastAsia="Times New Roman" w:cs="Times New Roman"/>
          <w:i/>
          <w:iCs/>
        </w:rPr>
      </w:pPr>
      <w:r w:rsidRPr="0BEBE53A">
        <w:rPr>
          <w:rFonts w:ascii="Times New Roman" w:hAnsi="Times New Roman" w:eastAsia="Times New Roman" w:cs="Times New Roman"/>
          <w:i/>
          <w:iCs/>
        </w:rPr>
        <w:t>Design: Incandescent vs LED Transformation Visual (Energy Reduction Highlight)</w:t>
      </w:r>
    </w:p>
    <w:p w:rsidR="4026CE47" w:rsidRDefault="4026CE47" w14:paraId="11205670" w14:textId="6CC4957C">
      <w:pPr>
        <w:pStyle w:val="ListParagraph"/>
        <w:numPr>
          <w:ilvl w:val="0"/>
          <w:numId w:val="9"/>
        </w:numPr>
        <w:jc w:val="both"/>
      </w:pPr>
      <w:r w:rsidRPr="0BEBE53A">
        <w:rPr>
          <w:rFonts w:ascii="Times New Roman" w:hAnsi="Times New Roman" w:eastAsia="Times New Roman" w:cs="Times New Roman"/>
        </w:rPr>
        <w:t>2–5 years average payback period for most energy efficiency retrofit investments across commercial and industrial sectors.</w:t>
      </w:r>
      <w:r w:rsidRPr="0BEBE53A">
        <w:rPr>
          <w:rFonts w:ascii="Times New Roman" w:hAnsi="Times New Roman" w:eastAsia="Times New Roman" w:cs="Times New Roman"/>
          <w:i/>
          <w:iCs/>
        </w:rPr>
        <w:t xml:space="preserve"> </w:t>
      </w:r>
    </w:p>
    <w:p w:rsidR="4026CE47" w:rsidP="0BEBE53A" w:rsidRDefault="4026CE47" w14:paraId="7D3C8771" w14:textId="1DDC4E99">
      <w:pPr>
        <w:pStyle w:val="ListParagraph"/>
        <w:jc w:val="both"/>
      </w:pPr>
      <w:r w:rsidRPr="0BEBE53A">
        <w:rPr>
          <w:rFonts w:ascii="Times New Roman" w:hAnsi="Times New Roman" w:eastAsia="Times New Roman" w:cs="Times New Roman"/>
          <w:i/>
          <w:iCs/>
        </w:rPr>
        <w:t>Source: IEA energy efficiency investment lifecycle data; World Bank energy efficiency financing case studies.</w:t>
      </w:r>
    </w:p>
    <w:p w:rsidR="4026CE47" w:rsidP="0BEBE53A" w:rsidRDefault="4026CE47" w14:paraId="5A0621A1" w14:textId="18618212">
      <w:pPr>
        <w:pStyle w:val="ListParagraph"/>
        <w:jc w:val="both"/>
      </w:pPr>
      <w:r w:rsidRPr="0BEBE53A">
        <w:rPr>
          <w:rFonts w:ascii="Times New Roman" w:hAnsi="Times New Roman" w:eastAsia="Times New Roman" w:cs="Times New Roman"/>
          <w:i/>
          <w:iCs/>
        </w:rPr>
        <w:t>Design: Investment Payback Timeline (Year 0 → Year 5 with break-even point highlighted)</w:t>
      </w:r>
    </w:p>
    <w:p w:rsidR="0BEBE53A" w:rsidP="0BEBE53A" w:rsidRDefault="0BEBE53A" w14:paraId="4BF4B736" w14:textId="5EF2DB27">
      <w:pPr>
        <w:jc w:val="both"/>
        <w:rPr>
          <w:rFonts w:ascii="Times New Roman" w:hAnsi="Times New Roman" w:eastAsia="Times New Roman" w:cs="Times New Roman"/>
          <w:i/>
          <w:iCs/>
        </w:rPr>
      </w:pPr>
    </w:p>
    <w:p w:rsidR="4026CE47" w:rsidRDefault="4026CE47" w14:paraId="609B04D4" w14:textId="51A64911">
      <w:pPr>
        <w:pStyle w:val="ListParagraph"/>
        <w:numPr>
          <w:ilvl w:val="0"/>
          <w:numId w:val="8"/>
        </w:numPr>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2060 Nigeria net-zero target year, with energy efficiency recognised as a first-order decarbonisation tool in national climate strategy.</w:t>
      </w:r>
    </w:p>
    <w:p w:rsidR="4026CE47" w:rsidP="0BEBE53A" w:rsidRDefault="4026CE47" w14:paraId="3F3B7A39" w14:textId="53C9FC6D">
      <w:pPr>
        <w:pStyle w:val="ListParagraph"/>
        <w:jc w:val="both"/>
      </w:pPr>
      <w:r w:rsidRPr="0BEBE53A">
        <w:rPr>
          <w:rFonts w:ascii="Times New Roman" w:hAnsi="Times New Roman" w:eastAsia="Times New Roman" w:cs="Times New Roman"/>
          <w:i/>
          <w:iCs/>
        </w:rPr>
        <w:t>Source: Nigeria Energy Transition Plan (ETP); International Energy Agency (IEA) Net Zero Roadmaps.</w:t>
      </w:r>
    </w:p>
    <w:p w:rsidR="4026CE47" w:rsidP="0BEBE53A" w:rsidRDefault="4026CE47" w14:paraId="1C0DFEDF" w14:textId="2C42EEA8">
      <w:pPr>
        <w:pStyle w:val="ListParagraph"/>
        <w:jc w:val="both"/>
      </w:pPr>
      <w:r w:rsidRPr="0BEBE53A">
        <w:rPr>
          <w:rFonts w:ascii="Times New Roman" w:hAnsi="Times New Roman" w:eastAsia="Times New Roman" w:cs="Times New Roman"/>
          <w:i/>
          <w:iCs/>
        </w:rPr>
        <w:t>Design: Net-Zero Timeline with Efficiency as First Emissions Reduction Wedge</w:t>
      </w:r>
    </w:p>
    <w:p w:rsidR="0BEBE53A" w:rsidP="0BEBE53A" w:rsidRDefault="0BEBE53A" w14:paraId="0FA2B689" w14:textId="5DF335C1">
      <w:pPr>
        <w:widowControl w:val="0"/>
        <w:spacing w:line="240" w:lineRule="auto"/>
        <w:jc w:val="both"/>
        <w:rPr>
          <w:rFonts w:ascii="Times New Roman" w:hAnsi="Times New Roman" w:eastAsia="Times New Roman" w:cs="Times New Roman"/>
          <w:i/>
          <w:iCs/>
        </w:rPr>
      </w:pPr>
    </w:p>
    <w:p w:rsidR="0BEBE53A" w:rsidP="0BEBE53A" w:rsidRDefault="0BEBE53A" w14:paraId="7C5EEF29" w14:textId="4E26A4F7">
      <w:pPr>
        <w:widowControl w:val="0"/>
        <w:spacing w:line="240" w:lineRule="auto"/>
        <w:jc w:val="both"/>
        <w:rPr>
          <w:rFonts w:ascii="Times New Roman" w:hAnsi="Times New Roman" w:eastAsia="Times New Roman" w:cs="Times New Roman"/>
        </w:rPr>
      </w:pPr>
    </w:p>
    <w:p w:rsidR="4419893D" w:rsidP="0BEBE53A" w:rsidRDefault="166292DA" w14:paraId="37945BDD" w14:textId="1E2D93BE">
      <w:pPr>
        <w:pStyle w:val="Heading2"/>
      </w:pPr>
      <w:bookmarkStart w:name="_Toc147801537" w:id="95"/>
      <w:r>
        <w:t xml:space="preserve">Ease of Doing Business </w:t>
      </w:r>
      <w:r w:rsidR="7D8FBA77">
        <w:t>(Business Proce</w:t>
      </w:r>
      <w:r w:rsidR="3D3A9106">
        <w:t>ss</w:t>
      </w:r>
      <w:r w:rsidR="7D8FBA77">
        <w:t xml:space="preserve"> &amp; Incentives) </w:t>
      </w:r>
      <w:r>
        <w:t>- Text</w:t>
      </w:r>
      <w:bookmarkEnd w:id="95"/>
    </w:p>
    <w:p w:rsidR="00F4022E" w:rsidP="00143F6F" w:rsidRDefault="00F4022E" w14:paraId="4377D403" w14:textId="77777777">
      <w:pPr>
        <w:widowControl w:val="0"/>
        <w:spacing w:line="240" w:lineRule="auto"/>
        <w:jc w:val="both"/>
        <w:rPr>
          <w:rFonts w:ascii="Times New Roman" w:hAnsi="Times New Roman" w:eastAsia="Times New Roman" w:cs="Times New Roman"/>
        </w:rPr>
      </w:pPr>
    </w:p>
    <w:p w:rsidR="00143F6F" w:rsidP="0BEBE53A" w:rsidRDefault="4419893D" w14:paraId="6C336742" w14:textId="1449DAFD">
      <w:pPr>
        <w:widowControl w:val="0"/>
        <w:spacing w:line="240" w:lineRule="auto"/>
        <w:ind w:left="720"/>
        <w:jc w:val="both"/>
        <w:rPr>
          <w:rFonts w:ascii="Times New Roman" w:hAnsi="Times New Roman" w:eastAsia="Times New Roman" w:cs="Times New Roman"/>
        </w:rPr>
      </w:pPr>
      <w:r w:rsidRPr="0BEBE53A">
        <w:rPr>
          <w:rFonts w:ascii="Times New Roman" w:hAnsi="Times New Roman" w:eastAsia="Times New Roman" w:cs="Times New Roman"/>
        </w:rPr>
        <w:t>Nigeria's energy efficiency market offers one of the lowest-cost and fastest-to-implement investment opportunities in the country's energy sector. Unlike generation projects, most energy efficiency solutions can be deployed within existing buildings, industrial facilities, commercial premises, and public infrastructure without requiring major land acquisition, extensive permitting processes, or large capital investments.</w:t>
      </w:r>
    </w:p>
    <w:p w:rsidR="00143F6F" w:rsidP="0BEBE53A" w:rsidRDefault="4419893D" w14:paraId="4F5E5A16" w14:textId="1DA3D60E">
      <w:pPr>
        <w:widowControl w:val="0"/>
        <w:spacing w:line="240" w:lineRule="auto"/>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00143F6F" w:rsidP="0BEBE53A" w:rsidRDefault="4419893D" w14:paraId="618235F5" w14:textId="04D45C74">
      <w:pPr>
        <w:widowControl w:val="0"/>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Demand is being driven by rising electricity costs, high diesel consumption, growing corporate sustainability commitments, and increasing pressure on businesses to reduce operating expenses. Commercial buildings, manufacturing facilities, hotels, hospitals, universities, shopping centres, telecom infrastructure, and public-sector institutions are increasingly investing in energy-efficient equipment and energy management solutions.</w:t>
      </w:r>
    </w:p>
    <w:p w:rsidR="00143F6F" w:rsidP="0BEBE53A" w:rsidRDefault="4419893D" w14:paraId="1E49532E" w14:textId="05C63D92">
      <w:pPr>
        <w:widowControl w:val="0"/>
        <w:spacing w:line="240" w:lineRule="auto"/>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00143F6F" w:rsidP="0BEBE53A" w:rsidRDefault="4419893D" w14:paraId="26D11F99" w14:textId="2A8F085C">
      <w:pPr>
        <w:widowControl w:val="0"/>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The sector supports multiple business models, including energy audits, Energy Service Companies (ESCOs), performance-based contracts, efficient lighting, industrial motor upgrades, building retrofits, smart energy management systems, cooling and refrigeration solutions, and energy-efficient appliances. These models allow investors to enter the market at different scales with relatively low barriers to entry.</w:t>
      </w:r>
    </w:p>
    <w:p w:rsidR="00143F6F" w:rsidP="0BEBE53A" w:rsidRDefault="4419893D" w14:paraId="1C943FB9" w14:textId="5C3CEA16">
      <w:pPr>
        <w:widowControl w:val="0"/>
        <w:spacing w:line="240" w:lineRule="auto"/>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00143F6F" w:rsidP="0BEBE53A" w:rsidRDefault="4419893D" w14:paraId="514C555E" w14:textId="0449D3DE">
      <w:pPr>
        <w:widowControl w:val="0"/>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Nigeria's policy environment is becoming increasingly supportive of energy efficiency through the Electricity Act 2023, National Energy Policy, NREEEP, Energy Transition Plan, appliance efficiency standards, and emerging building energy performance initiatives. Many projects also </w:t>
      </w:r>
      <w:r w:rsidRPr="0BEBE53A">
        <w:rPr>
          <w:rFonts w:ascii="Times New Roman" w:hAnsi="Times New Roman" w:eastAsia="Times New Roman" w:cs="Times New Roman"/>
          <w:lang w:val="en-US"/>
        </w:rPr>
        <w:lastRenderedPageBreak/>
        <w:t>qualify for broader renewable energy and industrial investment incentives administered through relevant government programmes.</w:t>
      </w:r>
    </w:p>
    <w:p w:rsidR="00143F6F" w:rsidP="0BEBE53A" w:rsidRDefault="4419893D" w14:paraId="684B3B0C" w14:textId="06375342">
      <w:pPr>
        <w:widowControl w:val="0"/>
        <w:spacing w:line="240" w:lineRule="auto"/>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00143F6F" w:rsidP="0BEBE53A" w:rsidRDefault="4419893D" w14:paraId="55B76ACF" w14:textId="0A2E5649">
      <w:pPr>
        <w:widowControl w:val="0"/>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Financing opportunities continue to expand through development finance institutions, commercial banks, green financing facilities, climate-finance programmes, and donor-supported energy-transition initiatives. Because energy efficiency projects typically generate measurable cost savings, they often present attractive payback periods and lower investment risks compared to new power generation projects.</w:t>
      </w:r>
    </w:p>
    <w:p w:rsidR="00143F6F" w:rsidP="0BEBE53A" w:rsidRDefault="4419893D" w14:paraId="13EA43E5" w14:textId="1250B892">
      <w:pPr>
        <w:widowControl w:val="0"/>
        <w:spacing w:line="240" w:lineRule="auto"/>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00143F6F" w:rsidP="0BEBE53A" w:rsidRDefault="4419893D" w14:paraId="7F9F4520" w14:textId="0D8F3728">
      <w:pPr>
        <w:widowControl w:val="0"/>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The strongest opportunities currently exist in industrial energy management, efficient cooling and refrigeration, energy-efficient buildings, smart metering, efficient lighting, high-efficiency motors and drives, telecom energy optimisation, and public-sector energy retrofits. Energy-as-a-Service (EaaS), performance contracting, and ESCO models also offer significant growth potential.</w:t>
      </w:r>
    </w:p>
    <w:p w:rsidR="00143F6F" w:rsidP="0BEBE53A" w:rsidRDefault="4419893D" w14:paraId="1C6C31A7" w14:textId="4EAE1AC3">
      <w:pPr>
        <w:widowControl w:val="0"/>
        <w:spacing w:line="240" w:lineRule="auto"/>
        <w:ind w:left="720"/>
        <w:jc w:val="both"/>
        <w:rPr>
          <w:rFonts w:ascii="Times New Roman" w:hAnsi="Times New Roman" w:eastAsia="Times New Roman" w:cs="Times New Roman"/>
        </w:rPr>
      </w:pPr>
      <w:r w:rsidRPr="0BEBE53A">
        <w:rPr>
          <w:rFonts w:ascii="Times New Roman" w:hAnsi="Times New Roman" w:eastAsia="Times New Roman" w:cs="Times New Roman"/>
        </w:rPr>
        <w:t xml:space="preserve"> </w:t>
      </w:r>
    </w:p>
    <w:p w:rsidR="00143F6F" w:rsidP="0BEBE53A" w:rsidRDefault="4419893D" w14:paraId="2B03666D" w14:textId="639611CB">
      <w:pPr>
        <w:widowControl w:val="0"/>
        <w:spacing w:line="240" w:lineRule="auto"/>
        <w:ind w:left="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For investors, energy efficiency represents one of the most accessible entry points into Nigeria's energy transition, offering relatively simple implementation pathways, proven demand, scalable business models, and immediate economic benefits for energy users.</w:t>
      </w:r>
    </w:p>
    <w:p w:rsidR="0BEBE53A" w:rsidP="70118F5B" w:rsidRDefault="0BEBE53A" w14:paraId="12B3ADB3" w14:textId="429D47D6">
      <w:pPr>
        <w:widowControl w:val="0"/>
        <w:spacing w:line="240" w:lineRule="auto"/>
        <w:jc w:val="both"/>
        <w:rPr>
          <w:rFonts w:ascii="Times New Roman" w:hAnsi="Times New Roman" w:eastAsia="Times New Roman" w:cs="Times New Roman"/>
          <w:b/>
          <w:bCs/>
          <w:sz w:val="24"/>
          <w:szCs w:val="24"/>
        </w:rPr>
      </w:pPr>
    </w:p>
    <w:p w:rsidRPr="00F4022E" w:rsidR="00143F6F" w:rsidP="0BEBE53A" w:rsidRDefault="2FFD2249" w14:paraId="3C7D211D" w14:textId="56B9952B">
      <w:pPr>
        <w:pStyle w:val="Heading2"/>
      </w:pPr>
      <w:bookmarkStart w:name="_Toc1044217086" w:id="96"/>
      <w:r>
        <w:t>Regulations - Text</w:t>
      </w:r>
      <w:bookmarkEnd w:id="96"/>
    </w:p>
    <w:p w:rsidR="00143F6F" w:rsidP="0BEBE53A" w:rsidRDefault="00143F6F" w14:paraId="18416AE8" w14:textId="66957A9E">
      <w:pPr>
        <w:widowControl w:val="0"/>
        <w:spacing w:line="240" w:lineRule="auto"/>
        <w:ind w:left="360"/>
        <w:jc w:val="both"/>
        <w:rPr>
          <w:rFonts w:ascii="Times New Roman" w:hAnsi="Times New Roman" w:eastAsia="Times New Roman" w:cs="Times New Roman"/>
        </w:rPr>
      </w:pPr>
    </w:p>
    <w:p w:rsidR="00143F6F" w:rsidP="00F4022E" w:rsidRDefault="00143F6F" w14:paraId="20AF1003"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Applicable Laws &amp; Policies</w:t>
      </w:r>
    </w:p>
    <w:p w:rsidR="6D39D5FD" w:rsidP="0BEBE53A" w:rsidRDefault="6D39D5FD" w14:paraId="76CFFB07" w14:textId="10A2E35E">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3C76B49A" w14:textId="6E7E23F0">
      <w:pPr>
        <w:widowControl w:val="0"/>
        <w:spacing w:line="240" w:lineRule="auto"/>
        <w:ind w:left="360"/>
        <w:jc w:val="both"/>
      </w:pPr>
      <w:r w:rsidRPr="0BEBE53A">
        <w:rPr>
          <w:rFonts w:ascii="Times New Roman" w:hAnsi="Times New Roman" w:eastAsia="Times New Roman" w:cs="Times New Roman"/>
        </w:rPr>
        <w:t>Energy efficiency activities in Nigeria are primarily guided by the Electricity Act 2023, National Energy Policy (2025), National Renewable Energy and Energy Efficiency Policy (NREEEP) 2015, National Energy Efficiency Action Plan (NEEAP), Energy Transition Plan (ETP) 2022, and Nigeria's updated Nationally Determined Contributions (NDCs). Together, these frameworks support efficient energy use, reduced energy intensity, lower emissions, improved electricity reliability, and increased private-sector participation in energy management and efficiency services.</w:t>
      </w:r>
    </w:p>
    <w:p w:rsidR="6D39D5FD" w:rsidP="0BEBE53A" w:rsidRDefault="6D39D5FD" w14:paraId="4914B32D" w14:textId="1275BF82">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2972DE53" w14:textId="75B3D0DF">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Project Development Frameworks</w:t>
      </w:r>
    </w:p>
    <w:p w:rsidR="6D39D5FD" w:rsidP="0BEBE53A" w:rsidRDefault="6D39D5FD" w14:paraId="3C05D7F5" w14:textId="379C7D8F">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66156708" w14:textId="2B9650EF">
      <w:pPr>
        <w:widowControl w:val="0"/>
        <w:spacing w:line="240" w:lineRule="auto"/>
        <w:ind w:left="360"/>
        <w:jc w:val="both"/>
      </w:pPr>
      <w:r w:rsidRPr="0BEBE53A">
        <w:rPr>
          <w:rFonts w:ascii="Times New Roman" w:hAnsi="Times New Roman" w:eastAsia="Times New Roman" w:cs="Times New Roman"/>
        </w:rPr>
        <w:t>Nigeria's energy efficiency market supports multiple investment pathways:</w:t>
      </w:r>
    </w:p>
    <w:p w:rsidR="6D39D5FD" w:rsidP="0BEBE53A" w:rsidRDefault="6D39D5FD" w14:paraId="3EDFEB20" w14:textId="57BCE116">
      <w:pPr>
        <w:widowControl w:val="0"/>
        <w:spacing w:line="240" w:lineRule="auto"/>
        <w:ind w:left="360"/>
        <w:jc w:val="both"/>
      </w:pPr>
      <w:r w:rsidRPr="0BEBE53A">
        <w:rPr>
          <w:rFonts w:ascii="Times New Roman" w:hAnsi="Times New Roman" w:eastAsia="Times New Roman" w:cs="Times New Roman"/>
        </w:rPr>
        <w:t xml:space="preserve"> </w:t>
      </w:r>
    </w:p>
    <w:p w:rsidR="6D39D5FD" w:rsidRDefault="6D39D5FD" w14:paraId="541E5250" w14:textId="1D45AF4E">
      <w:pPr>
        <w:pStyle w:val="ListParagraph"/>
        <w:widowControl w:val="0"/>
        <w:numPr>
          <w:ilvl w:val="0"/>
          <w:numId w:val="27"/>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Industrial Energy Efficiency – Efficient motors, drives, boilers, compressed air systems, process optimisation, and waste-heat recovery in manufacturing facilities.</w:t>
      </w:r>
    </w:p>
    <w:p w:rsidR="0BEBE53A" w:rsidP="0BEBE53A" w:rsidRDefault="0BEBE53A" w14:paraId="1355076E" w14:textId="3A917695">
      <w:pPr>
        <w:widowControl w:val="0"/>
        <w:spacing w:line="240" w:lineRule="auto"/>
        <w:ind w:left="360"/>
        <w:jc w:val="both"/>
        <w:rPr>
          <w:rFonts w:ascii="Times New Roman" w:hAnsi="Times New Roman" w:eastAsia="Times New Roman" w:cs="Times New Roman"/>
        </w:rPr>
      </w:pPr>
    </w:p>
    <w:p w:rsidR="6D39D5FD" w:rsidRDefault="6D39D5FD" w14:paraId="1A56430F" w14:textId="78D10261">
      <w:pPr>
        <w:pStyle w:val="ListParagraph"/>
        <w:widowControl w:val="0"/>
        <w:numPr>
          <w:ilvl w:val="0"/>
          <w:numId w:val="27"/>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Building Efficiency – Energy-efficient lighting, cooling systems, building management systems, and retrofits for offices, malls, hotels, hospitals, and educational institutions.</w:t>
      </w:r>
    </w:p>
    <w:p w:rsidR="6D39D5FD" w:rsidP="0BEBE53A" w:rsidRDefault="6D39D5FD" w14:paraId="0E54658F" w14:textId="754DC4AB">
      <w:pPr>
        <w:widowControl w:val="0"/>
        <w:spacing w:line="240" w:lineRule="auto"/>
        <w:ind w:left="360"/>
        <w:jc w:val="both"/>
      </w:pPr>
      <w:r w:rsidRPr="0BEBE53A">
        <w:rPr>
          <w:rFonts w:ascii="Times New Roman" w:hAnsi="Times New Roman" w:eastAsia="Times New Roman" w:cs="Times New Roman"/>
        </w:rPr>
        <w:t xml:space="preserve"> </w:t>
      </w:r>
    </w:p>
    <w:p w:rsidR="6D39D5FD" w:rsidRDefault="6D39D5FD" w14:paraId="47BB97DF" w14:textId="287DA153">
      <w:pPr>
        <w:pStyle w:val="ListParagraph"/>
        <w:widowControl w:val="0"/>
        <w:numPr>
          <w:ilvl w:val="0"/>
          <w:numId w:val="2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Public Sector Efficiency – Street lighting upgrades, public-building retrofits, and government-led energy-saving programmes.</w:t>
      </w:r>
    </w:p>
    <w:p w:rsidR="0BEBE53A" w:rsidP="0BEBE53A" w:rsidRDefault="0BEBE53A" w14:paraId="4B8CD30A" w14:textId="2E9C425D">
      <w:pPr>
        <w:pStyle w:val="ListParagraph"/>
        <w:widowControl w:val="0"/>
        <w:spacing w:line="240" w:lineRule="auto"/>
        <w:jc w:val="both"/>
        <w:rPr>
          <w:rFonts w:ascii="Times New Roman" w:hAnsi="Times New Roman" w:eastAsia="Times New Roman" w:cs="Times New Roman"/>
        </w:rPr>
      </w:pPr>
    </w:p>
    <w:p w:rsidR="6D39D5FD" w:rsidRDefault="6D39D5FD" w14:paraId="1F3BAA6D" w14:textId="7EA026DD">
      <w:pPr>
        <w:pStyle w:val="ListParagraph"/>
        <w:widowControl w:val="0"/>
        <w:numPr>
          <w:ilvl w:val="0"/>
          <w:numId w:val="2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ESCO (Energy Service Company) Models – Performance-based contracts where energy savings are used to repay project investments.</w:t>
      </w:r>
    </w:p>
    <w:p w:rsidR="0BEBE53A" w:rsidP="0BEBE53A" w:rsidRDefault="0BEBE53A" w14:paraId="05D9AFAB" w14:textId="14D2075D">
      <w:pPr>
        <w:pStyle w:val="ListParagraph"/>
        <w:widowControl w:val="0"/>
        <w:spacing w:line="240" w:lineRule="auto"/>
        <w:jc w:val="both"/>
        <w:rPr>
          <w:rFonts w:ascii="Times New Roman" w:hAnsi="Times New Roman" w:eastAsia="Times New Roman" w:cs="Times New Roman"/>
        </w:rPr>
      </w:pPr>
    </w:p>
    <w:p w:rsidR="6D39D5FD" w:rsidRDefault="6D39D5FD" w14:paraId="5870624D" w14:textId="2F84C5B7">
      <w:pPr>
        <w:pStyle w:val="ListParagraph"/>
        <w:widowControl w:val="0"/>
        <w:numPr>
          <w:ilvl w:val="0"/>
          <w:numId w:val="2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Efficient Appliances &amp; Equipment – Manufacturing, importation, distribution, and deployment of high-efficiency appliances, lighting systems, transformers, and industrial equipment.</w:t>
      </w:r>
    </w:p>
    <w:p w:rsidR="0BEBE53A" w:rsidP="0BEBE53A" w:rsidRDefault="0BEBE53A" w14:paraId="5213474F" w14:textId="0D6D4500">
      <w:pPr>
        <w:pStyle w:val="ListParagraph"/>
        <w:widowControl w:val="0"/>
        <w:spacing w:line="240" w:lineRule="auto"/>
        <w:jc w:val="both"/>
        <w:rPr>
          <w:rFonts w:ascii="Times New Roman" w:hAnsi="Times New Roman" w:eastAsia="Times New Roman" w:cs="Times New Roman"/>
        </w:rPr>
      </w:pPr>
    </w:p>
    <w:p w:rsidR="6D39D5FD" w:rsidRDefault="6D39D5FD" w14:paraId="64FE6D88" w14:textId="58F8274B">
      <w:pPr>
        <w:pStyle w:val="ListParagraph"/>
        <w:widowControl w:val="0"/>
        <w:numPr>
          <w:ilvl w:val="0"/>
          <w:numId w:val="2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Mini-Grid &amp; Distributed Energy Efficiency – Demand-side management and energy-efficiency measures integrated into mini-grid and distributed energy systems.</w:t>
      </w:r>
    </w:p>
    <w:p w:rsidR="6D39D5FD" w:rsidP="0BEBE53A" w:rsidRDefault="6D39D5FD" w14:paraId="2DABC78A" w14:textId="3D558C60">
      <w:pPr>
        <w:widowControl w:val="0"/>
        <w:spacing w:line="240" w:lineRule="auto"/>
        <w:ind w:left="360"/>
        <w:jc w:val="both"/>
      </w:pPr>
      <w:r w:rsidRPr="0BEBE53A">
        <w:rPr>
          <w:rFonts w:ascii="Times New Roman" w:hAnsi="Times New Roman" w:eastAsia="Times New Roman" w:cs="Times New Roman"/>
        </w:rPr>
        <w:lastRenderedPageBreak/>
        <w:t xml:space="preserve"> </w:t>
      </w:r>
    </w:p>
    <w:p w:rsidR="0BEBE53A" w:rsidP="0BEBE53A" w:rsidRDefault="0BEBE53A" w14:paraId="3B674EDC" w14:textId="100A0DE6">
      <w:pPr>
        <w:widowControl w:val="0"/>
        <w:spacing w:line="240" w:lineRule="auto"/>
        <w:ind w:left="360"/>
        <w:jc w:val="both"/>
        <w:rPr>
          <w:rFonts w:ascii="Times New Roman" w:hAnsi="Times New Roman" w:eastAsia="Times New Roman" w:cs="Times New Roman"/>
        </w:rPr>
      </w:pPr>
    </w:p>
    <w:p w:rsidR="6D39D5FD" w:rsidP="0BEBE53A" w:rsidRDefault="6D39D5FD" w14:paraId="748AF4F4" w14:textId="5E3CF3A3">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Regulatory Requirements</w:t>
      </w:r>
    </w:p>
    <w:p w:rsidR="6D39D5FD" w:rsidP="0BEBE53A" w:rsidRDefault="6D39D5FD" w14:paraId="07F3A35B" w14:textId="597C44B9">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2EC2799E" w14:textId="54D7DC75">
      <w:pPr>
        <w:widowControl w:val="0"/>
        <w:spacing w:line="240" w:lineRule="auto"/>
        <w:ind w:left="360"/>
        <w:jc w:val="both"/>
      </w:pPr>
      <w:r w:rsidRPr="0BEBE53A">
        <w:rPr>
          <w:rFonts w:ascii="Times New Roman" w:hAnsi="Times New Roman" w:eastAsia="Times New Roman" w:cs="Times New Roman"/>
          <w:lang w:val="en-US"/>
        </w:rPr>
        <w:t>Energy efficiency projects generally do not require dedicated generation licences unless they are integrated with electricity generation or distribution infrastructure regulated by the Nigerian Electricity Regulatory Commission (NERC).</w:t>
      </w:r>
    </w:p>
    <w:p w:rsidR="6D39D5FD" w:rsidP="0BEBE53A" w:rsidRDefault="6D39D5FD" w14:paraId="34FA6667" w14:textId="17B7578D">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32876E84" w14:textId="2747DF05">
      <w:pPr>
        <w:widowControl w:val="0"/>
        <w:spacing w:line="240" w:lineRule="auto"/>
        <w:ind w:left="360"/>
        <w:jc w:val="both"/>
      </w:pPr>
      <w:r w:rsidRPr="0BEBE53A">
        <w:rPr>
          <w:rFonts w:ascii="Times New Roman" w:hAnsi="Times New Roman" w:eastAsia="Times New Roman" w:cs="Times New Roman"/>
        </w:rPr>
        <w:t>Companies may be incorporated through the Corporate Affairs Commission (CAC), while registration with the Nigerian Investment Promotion Commission (NIPC) is recommended for access to applicable investment incentives.</w:t>
      </w:r>
    </w:p>
    <w:p w:rsidR="6D39D5FD" w:rsidP="0BEBE53A" w:rsidRDefault="6D39D5FD" w14:paraId="14E4F0F2" w14:textId="7A293B21">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2303C720" w14:textId="7C92955B">
      <w:pPr>
        <w:widowControl w:val="0"/>
        <w:spacing w:line="240" w:lineRule="auto"/>
        <w:ind w:left="360"/>
        <w:jc w:val="both"/>
      </w:pPr>
      <w:r w:rsidRPr="0BEBE53A">
        <w:rPr>
          <w:rFonts w:ascii="Times New Roman" w:hAnsi="Times New Roman" w:eastAsia="Times New Roman" w:cs="Times New Roman"/>
        </w:rPr>
        <w:t>Large industrial and commercial projects may be subject to environmental compliance requirements administered by the National Environmental Standards and Regulations Enforcement Agency (NESREA) and the Federal Ministry of Environment, depending on project scope and environmental impact.</w:t>
      </w:r>
    </w:p>
    <w:p w:rsidR="6D39D5FD" w:rsidP="0BEBE53A" w:rsidRDefault="6D39D5FD" w14:paraId="751FB72A" w14:textId="653560EA">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12379695" w14:textId="21984DEF">
      <w:pPr>
        <w:widowControl w:val="0"/>
        <w:spacing w:line="240" w:lineRule="auto"/>
        <w:ind w:left="360"/>
        <w:jc w:val="both"/>
      </w:pPr>
      <w:r w:rsidRPr="0BEBE53A">
        <w:rPr>
          <w:rFonts w:ascii="Times New Roman" w:hAnsi="Times New Roman" w:eastAsia="Times New Roman" w:cs="Times New Roman"/>
          <w:lang w:val="en-US"/>
        </w:rPr>
        <w:t>Imported appliances, equipment, and electrical systems must comply with applicable Standards Organisation of Nigeria (SON) requirements and certification procedures.</w:t>
      </w:r>
    </w:p>
    <w:p w:rsidR="6D39D5FD" w:rsidP="0BEBE53A" w:rsidRDefault="6D39D5FD" w14:paraId="50805D6A" w14:textId="76F16BC7">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2E3AF998" w14:textId="6EA7EF10">
      <w:pPr>
        <w:widowControl w:val="0"/>
        <w:spacing w:line="240" w:lineRule="auto"/>
        <w:ind w:left="360"/>
        <w:jc w:val="both"/>
      </w:pPr>
      <w:r w:rsidRPr="0BEBE53A">
        <w:rPr>
          <w:rFonts w:ascii="Times New Roman" w:hAnsi="Times New Roman" w:eastAsia="Times New Roman" w:cs="Times New Roman"/>
          <w:b/>
          <w:bCs/>
        </w:rPr>
        <w:t>Key Regulatory Agencies</w:t>
      </w:r>
    </w:p>
    <w:p w:rsidR="0BEBE53A" w:rsidP="0BEBE53A" w:rsidRDefault="0BEBE53A" w14:paraId="6F026CE7" w14:textId="1CD228EC">
      <w:pPr>
        <w:widowControl w:val="0"/>
        <w:spacing w:line="240" w:lineRule="auto"/>
        <w:ind w:left="360"/>
        <w:jc w:val="both"/>
        <w:rPr>
          <w:rFonts w:ascii="Times New Roman" w:hAnsi="Times New Roman" w:eastAsia="Times New Roman" w:cs="Times New Roman"/>
        </w:rPr>
      </w:pPr>
    </w:p>
    <w:p w:rsidR="6D39D5FD" w:rsidRDefault="6D39D5FD" w14:paraId="372FCA69" w14:textId="77473049">
      <w:pPr>
        <w:pStyle w:val="ListParagraph"/>
        <w:widowControl w:val="0"/>
        <w:numPr>
          <w:ilvl w:val="0"/>
          <w:numId w:val="2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Federal Ministry of Power</w:t>
      </w:r>
    </w:p>
    <w:p w:rsidR="6D39D5FD" w:rsidRDefault="6D39D5FD" w14:paraId="20160C20" w14:textId="717828CB">
      <w:pPr>
        <w:pStyle w:val="ListParagraph"/>
        <w:widowControl w:val="0"/>
        <w:numPr>
          <w:ilvl w:val="0"/>
          <w:numId w:val="2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Energy Commission of Nigeria (ECN)</w:t>
      </w:r>
    </w:p>
    <w:p w:rsidR="6D39D5FD" w:rsidRDefault="6D39D5FD" w14:paraId="32AC44F6" w14:textId="7BD7B770">
      <w:pPr>
        <w:pStyle w:val="ListParagraph"/>
        <w:widowControl w:val="0"/>
        <w:numPr>
          <w:ilvl w:val="0"/>
          <w:numId w:val="2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Electricity Regulatory Commission (NERC)</w:t>
      </w:r>
    </w:p>
    <w:p w:rsidR="6D39D5FD" w:rsidRDefault="6D39D5FD" w14:paraId="5663B9A8" w14:textId="17D5B040">
      <w:pPr>
        <w:pStyle w:val="ListParagraph"/>
        <w:widowControl w:val="0"/>
        <w:numPr>
          <w:ilvl w:val="0"/>
          <w:numId w:val="2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Investment Promotion Commission (NIPC)</w:t>
      </w:r>
    </w:p>
    <w:p w:rsidR="6D39D5FD" w:rsidRDefault="6D39D5FD" w14:paraId="5A5632C7" w14:textId="2C821EE1">
      <w:pPr>
        <w:pStyle w:val="ListParagraph"/>
        <w:widowControl w:val="0"/>
        <w:numPr>
          <w:ilvl w:val="0"/>
          <w:numId w:val="2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Standards Organisation of Nigeria (SON)</w:t>
      </w:r>
    </w:p>
    <w:p w:rsidR="6D39D5FD" w:rsidRDefault="6D39D5FD" w14:paraId="2D864629" w14:textId="6C38B0EF">
      <w:pPr>
        <w:pStyle w:val="ListParagraph"/>
        <w:widowControl w:val="0"/>
        <w:numPr>
          <w:ilvl w:val="0"/>
          <w:numId w:val="2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Nigerian Electricity Management Services Agency (NEMSA)</w:t>
      </w:r>
    </w:p>
    <w:p w:rsidR="6D39D5FD" w:rsidRDefault="6D39D5FD" w14:paraId="29CB0342" w14:textId="305C039A">
      <w:pPr>
        <w:pStyle w:val="ListParagraph"/>
        <w:widowControl w:val="0"/>
        <w:numPr>
          <w:ilvl w:val="0"/>
          <w:numId w:val="25"/>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National Environmental Standards and Regulations Enforcement Agency (NESREA)</w:t>
      </w:r>
    </w:p>
    <w:p w:rsidR="6D39D5FD" w:rsidRDefault="6D39D5FD" w14:paraId="43A43C49" w14:textId="5C7A662A">
      <w:pPr>
        <w:pStyle w:val="ListParagraph"/>
        <w:widowControl w:val="0"/>
        <w:numPr>
          <w:ilvl w:val="0"/>
          <w:numId w:val="25"/>
        </w:numPr>
        <w:spacing w:line="240" w:lineRule="auto"/>
        <w:jc w:val="both"/>
      </w:pPr>
      <w:r w:rsidRPr="0BEBE53A">
        <w:rPr>
          <w:rFonts w:ascii="Times New Roman" w:hAnsi="Times New Roman" w:eastAsia="Times New Roman" w:cs="Times New Roman"/>
        </w:rPr>
        <w:t>Federal Ministry of Environment</w:t>
      </w:r>
    </w:p>
    <w:p w:rsidR="0BEBE53A" w:rsidP="0BEBE53A" w:rsidRDefault="0BEBE53A" w14:paraId="427B4322" w14:textId="4A6A8B0A">
      <w:pPr>
        <w:widowControl w:val="0"/>
        <w:spacing w:line="240" w:lineRule="auto"/>
        <w:jc w:val="both"/>
        <w:rPr>
          <w:rFonts w:ascii="Times New Roman" w:hAnsi="Times New Roman" w:eastAsia="Times New Roman" w:cs="Times New Roman"/>
        </w:rPr>
      </w:pPr>
    </w:p>
    <w:p w:rsidR="0BEBE53A" w:rsidP="0BEBE53A" w:rsidRDefault="0BEBE53A" w14:paraId="39A4A4BD" w14:textId="4149D34E">
      <w:pPr>
        <w:widowControl w:val="0"/>
        <w:spacing w:line="240" w:lineRule="auto"/>
        <w:jc w:val="both"/>
        <w:rPr>
          <w:rFonts w:ascii="Times New Roman" w:hAnsi="Times New Roman" w:eastAsia="Times New Roman" w:cs="Times New Roman"/>
        </w:rPr>
      </w:pPr>
    </w:p>
    <w:p w:rsidR="6D39D5FD" w:rsidP="0BEBE53A" w:rsidRDefault="6D39D5FD" w14:paraId="65A303CC" w14:textId="6BB66D37">
      <w:pPr>
        <w:widowControl w:val="0"/>
        <w:spacing w:line="240" w:lineRule="auto"/>
        <w:ind w:firstLine="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Technical Standards</w:t>
      </w:r>
    </w:p>
    <w:p w:rsidR="6D39D5FD" w:rsidP="0BEBE53A" w:rsidRDefault="6D39D5FD" w14:paraId="7C896276" w14:textId="68F00196">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76700D74" w14:textId="00EA81B4">
      <w:pPr>
        <w:widowControl w:val="0"/>
        <w:spacing w:line="240" w:lineRule="auto"/>
        <w:ind w:left="360"/>
        <w:jc w:val="both"/>
      </w:pPr>
      <w:r w:rsidRPr="0BEBE53A">
        <w:rPr>
          <w:rFonts w:ascii="Times New Roman" w:hAnsi="Times New Roman" w:eastAsia="Times New Roman" w:cs="Times New Roman"/>
          <w:lang w:val="en-US"/>
        </w:rPr>
        <w:t>Energy-efficient appliances, equipment, and electrical systems must comply with applicable SON standards, energy-performance requirements, and certification procedures, including SONCAP for imported products where applicable.</w:t>
      </w:r>
    </w:p>
    <w:p w:rsidR="6D39D5FD" w:rsidP="0BEBE53A" w:rsidRDefault="6D39D5FD" w14:paraId="00899CA3" w14:textId="1EA8125D">
      <w:pPr>
        <w:widowControl w:val="0"/>
        <w:spacing w:line="240" w:lineRule="auto"/>
        <w:ind w:left="360"/>
        <w:jc w:val="both"/>
      </w:pPr>
      <w:r w:rsidRPr="0BEBE53A">
        <w:rPr>
          <w:rFonts w:ascii="Times New Roman" w:hAnsi="Times New Roman" w:eastAsia="Times New Roman" w:cs="Times New Roman"/>
        </w:rPr>
        <w:t xml:space="preserve"> </w:t>
      </w:r>
    </w:p>
    <w:p w:rsidR="6D39D5FD" w:rsidP="0BEBE53A" w:rsidRDefault="6D39D5FD" w14:paraId="13CF9E14" w14:textId="1E6F5FCC">
      <w:pPr>
        <w:widowControl w:val="0"/>
        <w:spacing w:line="240" w:lineRule="auto"/>
        <w:ind w:left="360"/>
        <w:jc w:val="both"/>
      </w:pPr>
      <w:r w:rsidRPr="0BEBE53A">
        <w:rPr>
          <w:rFonts w:ascii="Times New Roman" w:hAnsi="Times New Roman" w:eastAsia="Times New Roman" w:cs="Times New Roman"/>
        </w:rPr>
        <w:t>Electrical installations are subject to NEMSA inspection, safety, and compliance requirements. Nigeria increasingly adopts IEC-aligned standards covering lighting systems, industrial motors, transformers, cooling equipment, and other energy-consuming technologies.</w:t>
      </w:r>
    </w:p>
    <w:p w:rsidR="6D39D5FD" w:rsidP="0BEBE53A" w:rsidRDefault="6D39D5FD" w14:paraId="6835FB70" w14:textId="49DB28BF">
      <w:pPr>
        <w:widowControl w:val="0"/>
        <w:spacing w:line="240" w:lineRule="auto"/>
        <w:ind w:left="360"/>
        <w:jc w:val="both"/>
      </w:pPr>
      <w:r w:rsidRPr="0BEBE53A">
        <w:rPr>
          <w:rFonts w:ascii="Times New Roman" w:hAnsi="Times New Roman" w:eastAsia="Times New Roman" w:cs="Times New Roman"/>
        </w:rPr>
        <w:t xml:space="preserve"> </w:t>
      </w:r>
    </w:p>
    <w:p w:rsidR="0C47F5FB" w:rsidP="0BEBE53A" w:rsidRDefault="0C47F5FB" w14:paraId="4BB8C25A" w14:textId="3662AE9D">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Workflow Process</w:t>
      </w:r>
      <w:r w:rsidRPr="0BEBE53A" w:rsidR="6D39D5FD">
        <w:rPr>
          <w:rFonts w:ascii="Times New Roman" w:hAnsi="Times New Roman" w:eastAsia="Times New Roman" w:cs="Times New Roman"/>
          <w:b/>
          <w:bCs/>
          <w:u w:val="single"/>
        </w:rPr>
        <w:t xml:space="preserve"> – Industrial Energy Efficiency Project</w:t>
      </w:r>
    </w:p>
    <w:p w:rsidR="6D39D5FD" w:rsidP="0BEBE53A" w:rsidRDefault="6D39D5FD" w14:paraId="147340D1" w14:textId="1356FB34">
      <w:pPr>
        <w:widowControl w:val="0"/>
        <w:spacing w:line="240" w:lineRule="auto"/>
        <w:ind w:left="360"/>
        <w:jc w:val="both"/>
      </w:pPr>
      <w:r w:rsidRPr="0BEBE53A">
        <w:rPr>
          <w:rFonts w:ascii="Times New Roman" w:hAnsi="Times New Roman" w:eastAsia="Times New Roman" w:cs="Times New Roman"/>
        </w:rPr>
        <w:t xml:space="preserve"> </w:t>
      </w:r>
    </w:p>
    <w:p w:rsidR="6D39D5FD" w:rsidRDefault="6D39D5FD" w14:paraId="369F21B5" w14:textId="0A38DD03">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Company Incorporation (CAC) </w:t>
      </w:r>
    </w:p>
    <w:p w:rsidR="6D39D5FD" w:rsidRDefault="6D39D5FD" w14:paraId="035BE6A2" w14:textId="0298B1BD">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Energy Audit &amp; Opportunity Assessment</w:t>
      </w:r>
    </w:p>
    <w:p w:rsidR="6D39D5FD" w:rsidRDefault="6D39D5FD" w14:paraId="2724E384" w14:textId="0B6637FA">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Project Design &amp; Technology Selection</w:t>
      </w:r>
    </w:p>
    <w:p w:rsidR="6D39D5FD" w:rsidRDefault="6D39D5FD" w14:paraId="21DF1C68" w14:textId="5626FB00">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Equipment Certification &amp; Procurement</w:t>
      </w:r>
    </w:p>
    <w:p w:rsidR="6D39D5FD" w:rsidRDefault="6D39D5FD" w14:paraId="759F93E8" w14:textId="2254A9AE">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Installation &amp; Implementation</w:t>
      </w:r>
    </w:p>
    <w:p w:rsidR="6D39D5FD" w:rsidRDefault="6D39D5FD" w14:paraId="34FF7468" w14:textId="3E3CB183">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Inspection &amp; Compliance Verification (where applicable)</w:t>
      </w:r>
    </w:p>
    <w:p w:rsidR="6D39D5FD" w:rsidRDefault="6D39D5FD" w14:paraId="0A8498DF" w14:textId="70784E88">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lastRenderedPageBreak/>
        <w:t>Monitoring &amp; Performance Verification</w:t>
      </w:r>
    </w:p>
    <w:p w:rsidR="6D39D5FD" w:rsidRDefault="6D39D5FD" w14:paraId="3D516920" w14:textId="48308CED">
      <w:pPr>
        <w:pStyle w:val="ListParagraph"/>
        <w:widowControl w:val="0"/>
        <w:numPr>
          <w:ilvl w:val="0"/>
          <w:numId w:val="24"/>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Commercial Operation</w:t>
      </w:r>
    </w:p>
    <w:p w:rsidR="0BEBE53A" w:rsidP="0BEBE53A" w:rsidRDefault="0BEBE53A" w14:paraId="314FA82E" w14:textId="51539027">
      <w:pPr>
        <w:widowControl w:val="0"/>
        <w:spacing w:line="240" w:lineRule="auto"/>
        <w:jc w:val="both"/>
        <w:rPr>
          <w:rFonts w:ascii="Times New Roman" w:hAnsi="Times New Roman" w:eastAsia="Times New Roman" w:cs="Times New Roman"/>
        </w:rPr>
      </w:pPr>
    </w:p>
    <w:p w:rsidR="6BE29BFA" w:rsidP="0BEBE53A" w:rsidRDefault="6BE29BFA" w14:paraId="58212FBE" w14:textId="384BC92E">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Workflow Process</w:t>
      </w:r>
      <w:r w:rsidRPr="0BEBE53A" w:rsidR="6D39D5FD">
        <w:rPr>
          <w:rFonts w:ascii="Times New Roman" w:hAnsi="Times New Roman" w:eastAsia="Times New Roman" w:cs="Times New Roman"/>
          <w:b/>
          <w:bCs/>
          <w:u w:val="single"/>
        </w:rPr>
        <w:t xml:space="preserve"> – Energy-Efficient Appliance Market Entry</w:t>
      </w:r>
    </w:p>
    <w:p w:rsidR="0BEBE53A" w:rsidP="0BEBE53A" w:rsidRDefault="0BEBE53A" w14:paraId="40F776DD" w14:textId="4917A138">
      <w:pPr>
        <w:widowControl w:val="0"/>
        <w:spacing w:line="240" w:lineRule="auto"/>
        <w:jc w:val="both"/>
        <w:rPr>
          <w:rFonts w:ascii="Times New Roman" w:hAnsi="Times New Roman" w:eastAsia="Times New Roman" w:cs="Times New Roman"/>
        </w:rPr>
      </w:pPr>
    </w:p>
    <w:p w:rsidR="6D39D5FD" w:rsidRDefault="6D39D5FD" w14:paraId="4AC16D6F" w14:textId="41ECD6E0">
      <w:pPr>
        <w:pStyle w:val="ListParagraph"/>
        <w:widowControl w:val="0"/>
        <w:numPr>
          <w:ilvl w:val="0"/>
          <w:numId w:val="2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Company Incorporation</w:t>
      </w:r>
    </w:p>
    <w:p w:rsidR="6D39D5FD" w:rsidRDefault="6D39D5FD" w14:paraId="4B518CCB" w14:textId="596923E7">
      <w:pPr>
        <w:pStyle w:val="ListParagraph"/>
        <w:widowControl w:val="0"/>
        <w:numPr>
          <w:ilvl w:val="0"/>
          <w:numId w:val="2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Product Testing &amp; Certification</w:t>
      </w:r>
    </w:p>
    <w:p w:rsidR="6D39D5FD" w:rsidRDefault="6D39D5FD" w14:paraId="05D0F5DB" w14:textId="23E708A5">
      <w:pPr>
        <w:pStyle w:val="ListParagraph"/>
        <w:widowControl w:val="0"/>
        <w:numPr>
          <w:ilvl w:val="0"/>
          <w:numId w:val="2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SON Compliance Requirements</w:t>
      </w:r>
    </w:p>
    <w:p w:rsidR="6D39D5FD" w:rsidRDefault="6D39D5FD" w14:paraId="7281F3BF" w14:textId="2D489645">
      <w:pPr>
        <w:pStyle w:val="ListParagraph"/>
        <w:widowControl w:val="0"/>
        <w:numPr>
          <w:ilvl w:val="0"/>
          <w:numId w:val="2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Importation / Manufacturing Approval Requirements</w:t>
      </w:r>
    </w:p>
    <w:p w:rsidR="6D39D5FD" w:rsidRDefault="6D39D5FD" w14:paraId="1B7A042F" w14:textId="18051CD0">
      <w:pPr>
        <w:pStyle w:val="ListParagraph"/>
        <w:widowControl w:val="0"/>
        <w:numPr>
          <w:ilvl w:val="0"/>
          <w:numId w:val="2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Market Distribution</w:t>
      </w:r>
    </w:p>
    <w:p w:rsidR="6D39D5FD" w:rsidRDefault="6D39D5FD" w14:paraId="64A68BD1" w14:textId="3500C32B">
      <w:pPr>
        <w:pStyle w:val="ListParagraph"/>
        <w:widowControl w:val="0"/>
        <w:numPr>
          <w:ilvl w:val="0"/>
          <w:numId w:val="2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Ongoing Compliance Monitoring</w:t>
      </w:r>
    </w:p>
    <w:p w:rsidR="6D39D5FD" w:rsidP="0BEBE53A" w:rsidRDefault="6D39D5FD" w14:paraId="59451950" w14:textId="2CBC474A">
      <w:pPr>
        <w:widowControl w:val="0"/>
        <w:spacing w:line="240" w:lineRule="auto"/>
        <w:ind w:left="360"/>
        <w:jc w:val="both"/>
      </w:pPr>
      <w:r w:rsidRPr="0BEBE53A">
        <w:rPr>
          <w:rFonts w:ascii="Times New Roman" w:hAnsi="Times New Roman" w:eastAsia="Times New Roman" w:cs="Times New Roman"/>
        </w:rPr>
        <w:t xml:space="preserve"> </w:t>
      </w:r>
    </w:p>
    <w:p w:rsidR="0BEBE53A" w:rsidP="0BEBE53A" w:rsidRDefault="0BEBE53A" w14:paraId="15F9DD79" w14:textId="11DF7BF8">
      <w:pPr>
        <w:widowControl w:val="0"/>
        <w:spacing w:line="240" w:lineRule="auto"/>
        <w:jc w:val="both"/>
        <w:rPr>
          <w:rFonts w:ascii="Times New Roman" w:hAnsi="Times New Roman" w:eastAsia="Times New Roman" w:cs="Times New Roman"/>
        </w:rPr>
      </w:pPr>
    </w:p>
    <w:p w:rsidR="70118F5B" w:rsidP="70118F5B" w:rsidRDefault="70118F5B" w14:paraId="24C12A70" w14:textId="1082F688">
      <w:pPr>
        <w:widowControl w:val="0"/>
        <w:spacing w:line="240" w:lineRule="auto"/>
        <w:jc w:val="both"/>
        <w:rPr>
          <w:rFonts w:ascii="Times New Roman" w:hAnsi="Times New Roman" w:eastAsia="Times New Roman" w:cs="Times New Roman"/>
        </w:rPr>
      </w:pPr>
    </w:p>
    <w:p w:rsidR="70118F5B" w:rsidP="70118F5B" w:rsidRDefault="70118F5B" w14:paraId="6AE86AFE" w14:textId="4F4DFD20">
      <w:pPr>
        <w:widowControl w:val="0"/>
        <w:spacing w:line="240" w:lineRule="auto"/>
        <w:jc w:val="both"/>
        <w:rPr>
          <w:rFonts w:ascii="Times New Roman" w:hAnsi="Times New Roman" w:eastAsia="Times New Roman" w:cs="Times New Roman"/>
        </w:rPr>
      </w:pPr>
    </w:p>
    <w:p w:rsidR="6D39D5FD" w:rsidP="0BEBE53A" w:rsidRDefault="6D39D5FD" w14:paraId="01A9280D" w14:textId="2D389346">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Useful Resources</w:t>
      </w:r>
    </w:p>
    <w:p w:rsidR="0BEBE53A" w:rsidP="0BEBE53A" w:rsidRDefault="0BEBE53A" w14:paraId="2C9B1381" w14:textId="7BD51DF0">
      <w:pPr>
        <w:widowControl w:val="0"/>
        <w:spacing w:line="240" w:lineRule="auto"/>
        <w:jc w:val="both"/>
        <w:rPr>
          <w:rFonts w:ascii="Times New Roman" w:hAnsi="Times New Roman" w:eastAsia="Times New Roman" w:cs="Times New Roman"/>
        </w:rPr>
      </w:pPr>
    </w:p>
    <w:p w:rsidR="6D39D5FD" w:rsidP="0BEBE53A" w:rsidRDefault="6D39D5FD" w14:paraId="44F3B75B" w14:textId="334E732A">
      <w:pPr>
        <w:widowControl w:val="0"/>
        <w:spacing w:line="240" w:lineRule="auto"/>
        <w:ind w:left="360"/>
        <w:jc w:val="both"/>
      </w:pPr>
      <w:r w:rsidRPr="0BEBE53A">
        <w:rPr>
          <w:rFonts w:ascii="Times New Roman" w:hAnsi="Times New Roman" w:eastAsia="Times New Roman" w:cs="Times New Roman"/>
        </w:rPr>
        <w:t xml:space="preserve">NERC – </w:t>
      </w:r>
      <w:hyperlink r:id="rId59">
        <w:r w:rsidRPr="0BEBE53A">
          <w:rPr>
            <w:rFonts w:ascii="Times New Roman" w:hAnsi="Times New Roman" w:eastAsia="Times New Roman" w:cs="Times New Roman"/>
          </w:rPr>
          <w:t>www.nerc.gov.ng</w:t>
        </w:r>
      </w:hyperlink>
    </w:p>
    <w:p w:rsidR="6D39D5FD" w:rsidP="0BEBE53A" w:rsidRDefault="6D39D5FD" w14:paraId="0FE0BBA4" w14:textId="78517463">
      <w:pPr>
        <w:widowControl w:val="0"/>
        <w:spacing w:line="240" w:lineRule="auto"/>
        <w:ind w:left="360"/>
        <w:jc w:val="both"/>
      </w:pPr>
      <w:r w:rsidRPr="0BEBE53A">
        <w:rPr>
          <w:rFonts w:ascii="Times New Roman" w:hAnsi="Times New Roman" w:eastAsia="Times New Roman" w:cs="Times New Roman"/>
        </w:rPr>
        <w:t xml:space="preserve">ECN – </w:t>
      </w:r>
      <w:hyperlink r:id="rId60">
        <w:r w:rsidRPr="0BEBE53A">
          <w:rPr>
            <w:rFonts w:ascii="Times New Roman" w:hAnsi="Times New Roman" w:eastAsia="Times New Roman" w:cs="Times New Roman"/>
          </w:rPr>
          <w:t>www.energy.gov.ng</w:t>
        </w:r>
      </w:hyperlink>
      <w:r w:rsidRPr="0BEBE53A">
        <w:rPr>
          <w:rFonts w:ascii="Times New Roman" w:hAnsi="Times New Roman" w:eastAsia="Times New Roman" w:cs="Times New Roman"/>
        </w:rPr>
        <w:t xml:space="preserve"> </w:t>
      </w:r>
    </w:p>
    <w:p w:rsidR="6D39D5FD" w:rsidP="0BEBE53A" w:rsidRDefault="6D39D5FD" w14:paraId="0B68346F" w14:textId="65C9A6F1">
      <w:pPr>
        <w:widowControl w:val="0"/>
        <w:spacing w:line="240" w:lineRule="auto"/>
        <w:ind w:left="360"/>
        <w:jc w:val="both"/>
      </w:pPr>
      <w:r w:rsidRPr="0BEBE53A">
        <w:rPr>
          <w:rFonts w:ascii="Times New Roman" w:hAnsi="Times New Roman" w:eastAsia="Times New Roman" w:cs="Times New Roman"/>
        </w:rPr>
        <w:t xml:space="preserve">NIPC – </w:t>
      </w:r>
      <w:hyperlink r:id="rId61">
        <w:r w:rsidRPr="0BEBE53A">
          <w:rPr>
            <w:rFonts w:ascii="Times New Roman" w:hAnsi="Times New Roman" w:eastAsia="Times New Roman" w:cs="Times New Roman"/>
          </w:rPr>
          <w:t>www.nipc.gov.ng</w:t>
        </w:r>
      </w:hyperlink>
    </w:p>
    <w:p w:rsidR="6D39D5FD" w:rsidP="0BEBE53A" w:rsidRDefault="6D39D5FD" w14:paraId="3AD0E1D6" w14:textId="2AA200E4">
      <w:pPr>
        <w:widowControl w:val="0"/>
        <w:spacing w:line="240" w:lineRule="auto"/>
        <w:ind w:left="360"/>
        <w:jc w:val="both"/>
      </w:pPr>
      <w:r w:rsidRPr="0BEBE53A">
        <w:rPr>
          <w:rFonts w:ascii="Times New Roman" w:hAnsi="Times New Roman" w:eastAsia="Times New Roman" w:cs="Times New Roman"/>
        </w:rPr>
        <w:t xml:space="preserve">SON – </w:t>
      </w:r>
      <w:hyperlink r:id="rId62">
        <w:r w:rsidRPr="0BEBE53A">
          <w:rPr>
            <w:rFonts w:ascii="Times New Roman" w:hAnsi="Times New Roman" w:eastAsia="Times New Roman" w:cs="Times New Roman"/>
          </w:rPr>
          <w:t>www.son.gov.ng</w:t>
        </w:r>
      </w:hyperlink>
    </w:p>
    <w:p w:rsidR="6D39D5FD" w:rsidP="0BEBE53A" w:rsidRDefault="6D39D5FD" w14:paraId="3BDF2FE8" w14:textId="2B976B40">
      <w:pPr>
        <w:widowControl w:val="0"/>
        <w:spacing w:line="240" w:lineRule="auto"/>
        <w:ind w:left="360"/>
        <w:jc w:val="both"/>
      </w:pPr>
      <w:r w:rsidRPr="0BEBE53A">
        <w:rPr>
          <w:rFonts w:ascii="Times New Roman" w:hAnsi="Times New Roman" w:eastAsia="Times New Roman" w:cs="Times New Roman"/>
        </w:rPr>
        <w:t xml:space="preserve">NEMSA – </w:t>
      </w:r>
      <w:hyperlink r:id="rId63">
        <w:r w:rsidRPr="0BEBE53A">
          <w:rPr>
            <w:rFonts w:ascii="Times New Roman" w:hAnsi="Times New Roman" w:eastAsia="Times New Roman" w:cs="Times New Roman"/>
          </w:rPr>
          <w:t>www.nemsa.gov.ng</w:t>
        </w:r>
      </w:hyperlink>
    </w:p>
    <w:p w:rsidR="6D39D5FD" w:rsidP="0BEBE53A" w:rsidRDefault="6D39D5FD" w14:paraId="50F88D6A" w14:textId="63665908">
      <w:pPr>
        <w:widowControl w:val="0"/>
        <w:spacing w:line="240" w:lineRule="auto"/>
        <w:ind w:left="360"/>
        <w:jc w:val="both"/>
      </w:pPr>
      <w:r w:rsidRPr="0BEBE53A">
        <w:rPr>
          <w:rFonts w:ascii="Times New Roman" w:hAnsi="Times New Roman" w:eastAsia="Times New Roman" w:cs="Times New Roman"/>
        </w:rPr>
        <w:t xml:space="preserve">NESREA – </w:t>
      </w:r>
      <w:hyperlink r:id="rId64">
        <w:r w:rsidRPr="0BEBE53A">
          <w:rPr>
            <w:rFonts w:ascii="Times New Roman" w:hAnsi="Times New Roman" w:eastAsia="Times New Roman" w:cs="Times New Roman"/>
          </w:rPr>
          <w:t>www.nesrea.gov.ng</w:t>
        </w:r>
      </w:hyperlink>
    </w:p>
    <w:p w:rsidR="6D39D5FD" w:rsidP="0BEBE53A" w:rsidRDefault="6D39D5FD" w14:paraId="05721FF3" w14:textId="4C5D0C03">
      <w:pPr>
        <w:widowControl w:val="0"/>
        <w:spacing w:line="240" w:lineRule="auto"/>
        <w:ind w:left="360"/>
        <w:jc w:val="both"/>
      </w:pPr>
      <w:r w:rsidRPr="0BEBE53A">
        <w:rPr>
          <w:rFonts w:ascii="Times New Roman" w:hAnsi="Times New Roman" w:eastAsia="Times New Roman" w:cs="Times New Roman"/>
        </w:rPr>
        <w:t>Federal Ministry of Environment – www.environment.gov.ng</w:t>
      </w:r>
    </w:p>
    <w:p w:rsidR="00143F6F" w:rsidP="00143F6F" w:rsidRDefault="00143F6F" w14:paraId="71B85A3C" w14:textId="77777777">
      <w:pPr>
        <w:widowControl w:val="0"/>
        <w:spacing w:line="240" w:lineRule="auto"/>
        <w:jc w:val="both"/>
        <w:rPr>
          <w:rFonts w:ascii="Times New Roman" w:hAnsi="Times New Roman" w:eastAsia="Times New Roman" w:cs="Times New Roman"/>
          <w:b/>
          <w:bCs/>
          <w:highlight w:val="yellow"/>
        </w:rPr>
      </w:pPr>
    </w:p>
    <w:p w:rsidR="00143F6F" w:rsidP="00143F6F" w:rsidRDefault="00143F6F" w14:paraId="486AB552" w14:textId="77777777">
      <w:pPr>
        <w:widowControl w:val="0"/>
        <w:spacing w:line="240" w:lineRule="auto"/>
        <w:jc w:val="both"/>
        <w:rPr>
          <w:rFonts w:ascii="Times New Roman" w:hAnsi="Times New Roman" w:eastAsia="Times New Roman" w:cs="Times New Roman"/>
          <w:b/>
          <w:bCs/>
          <w:highlight w:val="yellow"/>
        </w:rPr>
      </w:pPr>
    </w:p>
    <w:p w:rsidRPr="00F4022E" w:rsidR="00143F6F" w:rsidP="0BEBE53A" w:rsidRDefault="2FFD2249" w14:paraId="40BAD8A4" w14:textId="7D2A0235">
      <w:pPr>
        <w:pStyle w:val="Heading2"/>
      </w:pPr>
      <w:bookmarkStart w:name="_Toc1094243597" w:id="97"/>
      <w:r>
        <w:t>Finance - Text</w:t>
      </w:r>
      <w:bookmarkEnd w:id="97"/>
    </w:p>
    <w:p w:rsidR="00143F6F" w:rsidP="00F4022E" w:rsidRDefault="00143F6F" w14:paraId="5B15DADA"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7079BDC6"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Public Finance</w:t>
      </w:r>
    </w:p>
    <w:p w:rsidR="00143F6F" w:rsidP="00F4022E" w:rsidRDefault="00143F6F" w14:paraId="09725A4E" w14:textId="77777777">
      <w:pPr>
        <w:widowControl w:val="0"/>
        <w:spacing w:line="240" w:lineRule="auto"/>
        <w:ind w:left="360"/>
        <w:jc w:val="both"/>
        <w:rPr>
          <w:rFonts w:ascii="Times New Roman" w:hAnsi="Times New Roman" w:eastAsia="Times New Roman" w:cs="Times New Roman"/>
          <w:u w:val="single"/>
        </w:rPr>
      </w:pPr>
    </w:p>
    <w:p w:rsidR="00143F6F" w:rsidP="00F4022E" w:rsidRDefault="00143F6F" w14:paraId="02FF221B"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Energy efficiency projects may access support through government-backed programmes, development finance initiatives, and donor-funded energy transition programmes led by the Federal Government, Energy Commission of Nigeria (ECN), REA, GIZ, AfDB, World Bank, and other development partners. Public-sector energy retrofit programmes and climate-focused funding initiatives are increasingly creating opportunities for investment in efficient technologies and services.</w:t>
      </w:r>
    </w:p>
    <w:p w:rsidR="00143F6F" w:rsidP="00F4022E" w:rsidRDefault="00143F6F" w14:paraId="10CC0907" w14:textId="77777777">
      <w:pPr>
        <w:widowControl w:val="0"/>
        <w:spacing w:line="240" w:lineRule="auto"/>
        <w:ind w:left="360"/>
        <w:jc w:val="both"/>
        <w:rPr>
          <w:rFonts w:ascii="Times New Roman" w:hAnsi="Times New Roman" w:eastAsia="Times New Roman" w:cs="Times New Roman"/>
          <w:u w:val="single"/>
        </w:rPr>
      </w:pPr>
    </w:p>
    <w:p w:rsidR="00143F6F" w:rsidP="00F4022E" w:rsidRDefault="00143F6F" w14:paraId="7E831341"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Commercial Finance</w:t>
      </w:r>
    </w:p>
    <w:p w:rsidR="00143F6F" w:rsidP="00F4022E" w:rsidRDefault="00143F6F" w14:paraId="0586A0EC" w14:textId="77777777">
      <w:pPr>
        <w:widowControl w:val="0"/>
        <w:spacing w:line="240" w:lineRule="auto"/>
        <w:ind w:left="360"/>
        <w:jc w:val="both"/>
        <w:rPr>
          <w:rFonts w:ascii="Times New Roman" w:hAnsi="Times New Roman" w:eastAsia="Times New Roman" w:cs="Times New Roman"/>
          <w:u w:val="single"/>
        </w:rPr>
      </w:pPr>
    </w:p>
    <w:p w:rsidR="00143F6F" w:rsidP="00F4022E" w:rsidRDefault="00143F6F" w14:paraId="18D83E66" w14:textId="77777777">
      <w:pPr>
        <w:widowControl w:val="0"/>
        <w:spacing w:line="240" w:lineRule="auto"/>
        <w:ind w:left="360"/>
        <w:jc w:val="both"/>
        <w:rPr>
          <w:rFonts w:ascii="Times New Roman" w:hAnsi="Times New Roman" w:eastAsia="Times New Roman" w:cs="Times New Roman"/>
        </w:rPr>
      </w:pPr>
      <w:r>
        <w:rPr>
          <w:rFonts w:ascii="Times New Roman" w:hAnsi="Times New Roman" w:eastAsia="Times New Roman" w:cs="Times New Roman"/>
        </w:rPr>
        <w:t>Commercial financing for energy efficiency is growing, particularly for industrial, commercial, and institutional projects with clear cost-saving potential. Local banks, leasing companies, infrastructure funds, and DFIs are increasingly supporting energy-efficient equipment upgrades, industrial retrofits, efficient cooling systems, smart energy management solutions, and ESCO-led projects.</w:t>
      </w:r>
    </w:p>
    <w:p w:rsidR="00143F6F" w:rsidP="00F4022E" w:rsidRDefault="00143F6F" w14:paraId="3ADE9F87" w14:textId="77777777">
      <w:pPr>
        <w:widowControl w:val="0"/>
        <w:spacing w:line="240" w:lineRule="auto"/>
        <w:ind w:left="360"/>
        <w:jc w:val="both"/>
        <w:rPr>
          <w:rFonts w:ascii="Times New Roman" w:hAnsi="Times New Roman" w:eastAsia="Times New Roman" w:cs="Times New Roman"/>
          <w:b/>
          <w:bCs/>
          <w:u w:val="single"/>
        </w:rPr>
      </w:pPr>
    </w:p>
    <w:p w:rsidR="00143F6F" w:rsidP="00F4022E" w:rsidRDefault="00143F6F" w14:paraId="099ADB08"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Guarantees &amp; Risk Instruments</w:t>
      </w:r>
    </w:p>
    <w:p w:rsidR="00143F6F" w:rsidP="00F4022E" w:rsidRDefault="00143F6F" w14:paraId="14D18558" w14:textId="77777777">
      <w:pPr>
        <w:widowControl w:val="0"/>
        <w:spacing w:line="240" w:lineRule="auto"/>
        <w:ind w:left="360"/>
        <w:jc w:val="both"/>
        <w:rPr>
          <w:rFonts w:ascii="Times New Roman" w:hAnsi="Times New Roman" w:eastAsia="Times New Roman" w:cs="Times New Roman"/>
          <w:u w:val="single"/>
        </w:rPr>
      </w:pPr>
    </w:p>
    <w:p w:rsidR="00143F6F" w:rsidP="00F4022E" w:rsidRDefault="00143F6F" w14:paraId="44F546BA"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Credit guarantees, political risk insurance, energy performance contracts (EPCs), and blended-finance structures can help improve project bankability. Support may be available through institutions such as InfraCredit, AfDB, IFC, World Bank Group, MIGA, NSIA, and other development finance partners. Performance-based contracting models and guaranteed energy savings arrangements are increasingly being used to reduce investor and lender risk.</w:t>
      </w:r>
    </w:p>
    <w:p w:rsidR="00143F6F" w:rsidP="00F4022E" w:rsidRDefault="00143F6F" w14:paraId="10A72B89" w14:textId="77777777">
      <w:pPr>
        <w:widowControl w:val="0"/>
        <w:spacing w:line="240" w:lineRule="auto"/>
        <w:ind w:left="360"/>
        <w:jc w:val="both"/>
        <w:rPr>
          <w:rFonts w:ascii="Times New Roman" w:hAnsi="Times New Roman" w:eastAsia="Times New Roman" w:cs="Times New Roman"/>
          <w:b/>
          <w:bCs/>
        </w:rPr>
      </w:pPr>
    </w:p>
    <w:p w:rsidR="00143F6F" w:rsidP="00F4022E" w:rsidRDefault="00143F6F" w14:paraId="783DD1B3"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Blended Finance</w:t>
      </w:r>
    </w:p>
    <w:p w:rsidR="00143F6F" w:rsidP="00F4022E" w:rsidRDefault="00143F6F" w14:paraId="76A2C34C" w14:textId="77777777">
      <w:pPr>
        <w:widowControl w:val="0"/>
        <w:spacing w:line="240" w:lineRule="auto"/>
        <w:ind w:left="360"/>
        <w:jc w:val="both"/>
        <w:rPr>
          <w:rFonts w:ascii="Times New Roman" w:hAnsi="Times New Roman" w:eastAsia="Times New Roman" w:cs="Times New Roman"/>
          <w:u w:val="single"/>
        </w:rPr>
      </w:pPr>
    </w:p>
    <w:p w:rsidR="00143F6F" w:rsidP="00F4022E" w:rsidRDefault="00143F6F" w14:paraId="5D2B43CD"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Many large-scale energy efficiency projects utilise blended financing structures that combine concessional funding, grants, commercial debt, technical assistance, and private capital. Development partners often support feasibility studies, capacity building, project preparation, and implementation support for energy efficiency programmes.</w:t>
      </w:r>
    </w:p>
    <w:p w:rsidR="00143F6F" w:rsidP="00F4022E" w:rsidRDefault="00143F6F" w14:paraId="5FD4FFCA" w14:textId="77777777">
      <w:pPr>
        <w:widowControl w:val="0"/>
        <w:spacing w:line="240" w:lineRule="auto"/>
        <w:ind w:left="360"/>
        <w:jc w:val="both"/>
        <w:rPr>
          <w:rFonts w:ascii="Times New Roman" w:hAnsi="Times New Roman" w:eastAsia="Times New Roman" w:cs="Times New Roman"/>
          <w:b/>
          <w:bCs/>
        </w:rPr>
      </w:pPr>
    </w:p>
    <w:p w:rsidR="00143F6F" w:rsidP="00F4022E" w:rsidRDefault="2FFD2249" w14:paraId="0965CCF1" w14:textId="5B9DB33F">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Investor </w:t>
      </w:r>
      <w:r w:rsidRPr="0BEBE53A" w:rsidR="78113A14">
        <w:rPr>
          <w:rFonts w:ascii="Times New Roman" w:hAnsi="Times New Roman" w:eastAsia="Times New Roman" w:cs="Times New Roman"/>
          <w:b/>
          <w:bCs/>
          <w:u w:val="single"/>
        </w:rPr>
        <w:t>Outlook</w:t>
      </w:r>
    </w:p>
    <w:p w:rsidR="00143F6F" w:rsidP="00F4022E" w:rsidRDefault="00143F6F" w14:paraId="2173E3E3" w14:textId="77777777">
      <w:pPr>
        <w:widowControl w:val="0"/>
        <w:spacing w:line="240" w:lineRule="auto"/>
        <w:ind w:left="360"/>
        <w:jc w:val="both"/>
        <w:rPr>
          <w:rFonts w:ascii="Times New Roman" w:hAnsi="Times New Roman" w:eastAsia="Times New Roman" w:cs="Times New Roman"/>
          <w:u w:val="single"/>
        </w:rPr>
      </w:pPr>
    </w:p>
    <w:p w:rsidR="00143F6F" w:rsidP="00F4022E" w:rsidRDefault="00143F6F" w14:paraId="75FA46FD"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Projects that demonstrate measurable energy savings, reduced operating costs, and short payback periods are typically the most attractive to investors and lenders. Industrial facilities, commercial buildings, healthcare institutions, public infrastructure, manufacturing operations, and large energy users often present the strongest opportunities for scalable energy efficiency investments. Energy audits, performance monitoring, and reliable savings verification are critical to securing financing and achieving long-term project success.</w:t>
      </w:r>
    </w:p>
    <w:p w:rsidR="00143F6F" w:rsidP="00143F6F" w:rsidRDefault="00143F6F" w14:paraId="1D825BB6" w14:textId="77777777">
      <w:pPr>
        <w:widowControl w:val="0"/>
        <w:spacing w:line="240" w:lineRule="auto"/>
        <w:jc w:val="both"/>
        <w:rPr>
          <w:rFonts w:ascii="Times New Roman" w:hAnsi="Times New Roman" w:eastAsia="Times New Roman" w:cs="Times New Roman"/>
          <w:b/>
          <w:bCs/>
          <w:u w:val="single"/>
        </w:rPr>
      </w:pPr>
    </w:p>
    <w:p w:rsidR="00143F6F" w:rsidP="00143F6F" w:rsidRDefault="00143F6F" w14:paraId="2D051C13" w14:textId="77777777">
      <w:pPr>
        <w:widowControl w:val="0"/>
        <w:spacing w:line="240" w:lineRule="auto"/>
        <w:jc w:val="both"/>
        <w:rPr>
          <w:rFonts w:ascii="Times New Roman" w:hAnsi="Times New Roman" w:eastAsia="Times New Roman" w:cs="Times New Roman"/>
        </w:rPr>
      </w:pPr>
    </w:p>
    <w:p w:rsidRPr="00F4022E" w:rsidR="00143F6F" w:rsidP="0BEBE53A" w:rsidRDefault="2FFD2249" w14:paraId="3812DF44" w14:textId="295F0606">
      <w:pPr>
        <w:pStyle w:val="Heading2"/>
      </w:pPr>
      <w:bookmarkStart w:name="_Toc1591401783" w:id="98"/>
      <w:r>
        <w:t>Opportunities - Text | Photos | Videos</w:t>
      </w:r>
      <w:bookmarkEnd w:id="98"/>
    </w:p>
    <w:p w:rsidR="00143F6F" w:rsidP="00F4022E" w:rsidRDefault="00143F6F" w14:paraId="470C0FCA" w14:textId="77777777">
      <w:pPr>
        <w:widowControl w:val="0"/>
        <w:spacing w:line="240" w:lineRule="auto"/>
        <w:ind w:left="360"/>
        <w:jc w:val="both"/>
        <w:rPr>
          <w:rFonts w:ascii="Times New Roman" w:hAnsi="Times New Roman" w:eastAsia="Times New Roman" w:cs="Times New Roman"/>
          <w:b/>
          <w:bCs/>
        </w:rPr>
      </w:pPr>
    </w:p>
    <w:p w:rsidR="00143F6F" w:rsidP="00F4022E" w:rsidRDefault="00143F6F" w14:paraId="34C69B4A" w14:textId="77777777">
      <w:pPr>
        <w:widowControl w:val="0"/>
        <w:spacing w:line="240" w:lineRule="auto"/>
        <w:ind w:left="360"/>
        <w:jc w:val="both"/>
        <w:rPr>
          <w:rFonts w:ascii="Times New Roman" w:hAnsi="Times New Roman" w:eastAsia="Times New Roman" w:cs="Times New Roman"/>
        </w:rPr>
      </w:pPr>
      <w:r>
        <w:rPr>
          <w:rFonts w:ascii="Times New Roman" w:hAnsi="Times New Roman" w:eastAsia="Times New Roman" w:cs="Times New Roman"/>
        </w:rPr>
        <w:t>Nigeria’s energy efficiency market is underdeveloped but highly attractive, driven by high energy costs and widespread inefficiencies across residential, commercial, and industrial users.</w:t>
      </w:r>
    </w:p>
    <w:p w:rsidR="00143F6F" w:rsidP="00F4022E" w:rsidRDefault="00143F6F" w14:paraId="424036BB"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34807D66"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Commercial and industrial users remain the strongest immediate market due to high operational energy costs and diesel dependence. Efficiency gains directly translate into cost savings and improved competitiveness.</w:t>
      </w:r>
    </w:p>
    <w:p w:rsidR="00143F6F" w:rsidP="00F4022E" w:rsidRDefault="00143F6F" w14:paraId="40578740"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78EC69E1" w14:textId="77777777">
      <w:pPr>
        <w:widowControl w:val="0"/>
        <w:spacing w:line="240" w:lineRule="auto"/>
        <w:ind w:left="360"/>
        <w:jc w:val="both"/>
        <w:rPr>
          <w:rFonts w:ascii="Times New Roman" w:hAnsi="Times New Roman" w:eastAsia="Times New Roman" w:cs="Times New Roman"/>
          <w:u w:val="single"/>
        </w:rPr>
      </w:pPr>
      <w:r>
        <w:rPr>
          <w:rFonts w:ascii="Times New Roman" w:hAnsi="Times New Roman" w:eastAsia="Times New Roman" w:cs="Times New Roman"/>
        </w:rPr>
        <w:t>As energy prices rise and grid constraints persist, energy efficiency is expected to become the fastest and most scalable “first solution” across Nigeria’s power sector.</w:t>
      </w:r>
    </w:p>
    <w:p w:rsidR="00143F6F" w:rsidP="00F4022E" w:rsidRDefault="00143F6F" w14:paraId="20A6CF75"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3A717294" w14:textId="77777777">
      <w:pPr>
        <w:widowControl w:val="0"/>
        <w:spacing w:line="240" w:lineRule="auto"/>
        <w:ind w:left="360"/>
        <w:jc w:val="both"/>
        <w:rPr>
          <w:rFonts w:ascii="Times New Roman" w:hAnsi="Times New Roman" w:eastAsia="Times New Roman" w:cs="Times New Roman"/>
        </w:rPr>
      </w:pPr>
      <w:r>
        <w:rPr>
          <w:rFonts w:ascii="Times New Roman" w:hAnsi="Times New Roman" w:eastAsia="Times New Roman" w:cs="Times New Roman"/>
          <w:i/>
          <w:iCs/>
        </w:rPr>
        <w:t>PS: Photos will apply where necessary</w:t>
      </w:r>
    </w:p>
    <w:p w:rsidR="00143F6F" w:rsidP="0BEBE53A" w:rsidRDefault="00143F6F" w14:paraId="73709D1D" w14:textId="2B2727AC">
      <w:pPr>
        <w:widowControl w:val="0"/>
        <w:spacing w:line="240" w:lineRule="auto"/>
        <w:jc w:val="both"/>
        <w:rPr>
          <w:rFonts w:ascii="Times New Roman" w:hAnsi="Times New Roman" w:eastAsia="Times New Roman" w:cs="Times New Roman"/>
          <w:i/>
          <w:iCs/>
        </w:rPr>
      </w:pPr>
    </w:p>
    <w:p w:rsidR="00143F6F" w:rsidP="0BEBE53A" w:rsidRDefault="00143F6F" w14:paraId="5E8B898C" w14:textId="1C80A7D2">
      <w:pPr>
        <w:widowControl w:val="0"/>
        <w:spacing w:line="240" w:lineRule="auto"/>
        <w:jc w:val="both"/>
        <w:rPr>
          <w:rFonts w:ascii="Times New Roman" w:hAnsi="Times New Roman" w:eastAsia="Times New Roman" w:cs="Times New Roman"/>
          <w:i/>
          <w:iCs/>
        </w:rPr>
      </w:pPr>
    </w:p>
    <w:p w:rsidR="0BEBE53A" w:rsidP="0BEBE53A" w:rsidRDefault="0BEBE53A" w14:paraId="4801078F" w14:textId="5430AD3D">
      <w:pPr>
        <w:widowControl w:val="0"/>
        <w:spacing w:line="240" w:lineRule="auto"/>
        <w:jc w:val="both"/>
        <w:rPr>
          <w:rFonts w:ascii="Times New Roman" w:hAnsi="Times New Roman" w:eastAsia="Times New Roman" w:cs="Times New Roman"/>
          <w:i/>
          <w:iCs/>
        </w:rPr>
      </w:pPr>
    </w:p>
    <w:p w:rsidRPr="00143F6F" w:rsidR="00143F6F" w:rsidP="0BEBE53A" w:rsidRDefault="2FFD2249" w14:paraId="3DF817F4" w14:textId="3D409120">
      <w:pPr>
        <w:pStyle w:val="Heading1"/>
      </w:pPr>
      <w:bookmarkStart w:name="_Toc401827010" w:id="99"/>
      <w:r>
        <w:t>Clean Cooking (Page Title)</w:t>
      </w:r>
      <w:bookmarkEnd w:id="99"/>
    </w:p>
    <w:p w:rsidRPr="00F4022E" w:rsidR="00143F6F" w:rsidP="0BEBE53A" w:rsidRDefault="2FFD2249" w14:paraId="71BBCC5F" w14:textId="2BCD691A">
      <w:pPr>
        <w:pStyle w:val="Heading2"/>
      </w:pPr>
      <w:bookmarkStart w:name="_Toc1541607497" w:id="100"/>
      <w:r>
        <w:t>Description (Hero Section) - Text</w:t>
      </w:r>
      <w:bookmarkEnd w:id="100"/>
    </w:p>
    <w:p w:rsidR="00143F6F" w:rsidP="0BEBE53A" w:rsidRDefault="2FFD2249" w14:paraId="4C9C4575" w14:textId="77777777">
      <w:pPr>
        <w:ind w:left="360"/>
        <w:jc w:val="both"/>
        <w:rPr>
          <w:rFonts w:ascii="Times New Roman" w:hAnsi="Times New Roman" w:eastAsia="Times New Roman" w:cs="Times New Roman"/>
          <w:b/>
          <w:bCs/>
          <w:lang w:val="en-US"/>
        </w:rPr>
      </w:pPr>
      <w:r w:rsidRPr="0BEBE53A">
        <w:rPr>
          <w:rFonts w:ascii="Times New Roman" w:hAnsi="Times New Roman" w:eastAsia="Times New Roman" w:cs="Times New Roman"/>
          <w:lang w:val="en-US"/>
        </w:rPr>
        <w:t xml:space="preserve">Nigeria's clean cooking market is at an early but accelerating stage, with LPG, eCooking, and improved cookstoves expanding rapidly against a backdrop of critically low access across most of the country. </w:t>
      </w:r>
    </w:p>
    <w:p w:rsidR="00143F6F" w:rsidP="0BEBE53A" w:rsidRDefault="00143F6F" w14:paraId="2221778B" w14:textId="77777777">
      <w:pPr>
        <w:ind w:left="360"/>
        <w:jc w:val="both"/>
        <w:rPr>
          <w:rFonts w:ascii="Times New Roman" w:hAnsi="Times New Roman" w:eastAsia="Times New Roman" w:cs="Times New Roman"/>
          <w:b/>
          <w:bCs/>
        </w:rPr>
      </w:pPr>
    </w:p>
    <w:p w:rsidR="00143F6F" w:rsidP="0BEBE53A" w:rsidRDefault="2FFD2249" w14:paraId="78F3C165" w14:textId="77777777">
      <w:pPr>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t>Below are clickable tabs to take the user directly to the selected session</w:t>
      </w:r>
    </w:p>
    <w:p w:rsidR="00143F6F" w:rsidP="0BEBE53A" w:rsidRDefault="00143F6F" w14:paraId="3A4F3ED8" w14:textId="77777777">
      <w:pPr>
        <w:ind w:left="360"/>
        <w:jc w:val="both"/>
        <w:rPr>
          <w:rFonts w:ascii="Times New Roman" w:hAnsi="Times New Roman" w:eastAsia="Times New Roman" w:cs="Times New Roman"/>
          <w:i/>
          <w:iCs/>
        </w:rPr>
      </w:pP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337017482"/>
          <w:lock w:val="contentLocked"/>
        </w:sdtPr>
        <w:sdtContent>
          <w:tr w:rsidR="00143F6F" w:rsidTr="00F4022E" w14:paraId="7CB71659"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0D2AC7C1" w14:textId="77777777">
                <w:pPr>
                  <w:widowControl w:val="0"/>
                  <w:spacing w:line="240" w:lineRule="auto"/>
                  <w:rPr>
                    <w:rFonts w:ascii="Times New Roman" w:hAnsi="Times New Roman" w:eastAsia="Times New Roman" w:cs="Times New Roman"/>
                    <w:b/>
                    <w:bCs/>
                  </w:rPr>
                </w:pPr>
                <w:r>
                  <w:rPr>
                    <w:rFonts w:ascii="Times New Roman" w:hAnsi="Times New Roman" w:eastAsia="Times New Roman" w:cs="Times New Roman"/>
                    <w:b/>
                    <w:bCs/>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3D3DDE14" w14:textId="77777777">
                <w:pPr>
                  <w:widowControl w:val="0"/>
                  <w:spacing w:line="240" w:lineRule="auto"/>
                  <w:rPr>
                    <w:rFonts w:ascii="Times New Roman" w:hAnsi="Times New Roman" w:eastAsia="Times New Roman" w:cs="Times New Roman"/>
                    <w:b/>
                    <w:bCs/>
                  </w:rPr>
                </w:pPr>
                <w:r>
                  <w:rPr>
                    <w:rFonts w:ascii="Times New Roman" w:hAnsi="Times New Roman" w:eastAsia="Times New Roman" w:cs="Times New Roman"/>
                    <w:b/>
                    <w:bCs/>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097D6A21" w14:textId="77777777">
                <w:pPr>
                  <w:widowControl w:val="0"/>
                  <w:spacing w:line="240" w:lineRule="auto"/>
                  <w:rPr>
                    <w:rFonts w:ascii="Times New Roman" w:hAnsi="Times New Roman" w:eastAsia="Times New Roman" w:cs="Times New Roman"/>
                    <w:b/>
                    <w:bCs/>
                  </w:rPr>
                </w:pPr>
                <w:r>
                  <w:rPr>
                    <w:rFonts w:ascii="Times New Roman" w:hAnsi="Times New Roman" w:eastAsia="Times New Roman" w:cs="Times New Roman"/>
                    <w:b/>
                    <w:bCs/>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2B5D24B1" w14:textId="77777777">
                <w:pPr>
                  <w:widowControl w:val="0"/>
                  <w:spacing w:line="240" w:lineRule="auto"/>
                  <w:rPr>
                    <w:rFonts w:ascii="Times New Roman" w:hAnsi="Times New Roman" w:eastAsia="Times New Roman" w:cs="Times New Roman"/>
                    <w:b/>
                    <w:bCs/>
                  </w:rPr>
                </w:pPr>
                <w:r>
                  <w:rPr>
                    <w:rFonts w:ascii="Times New Roman" w:hAnsi="Times New Roman" w:eastAsia="Times New Roman" w:cs="Times New Roman"/>
                    <w:b/>
                    <w:bCs/>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2F5576B0" w14:textId="77777777">
                <w:pPr>
                  <w:widowControl w:val="0"/>
                  <w:spacing w:line="240" w:lineRule="auto"/>
                  <w:rPr>
                    <w:rFonts w:ascii="Calibri" w:hAnsi="Calibri" w:eastAsia="Calibri" w:cs="Calibri"/>
                  </w:rPr>
                </w:pPr>
                <w:r>
                  <w:rPr>
                    <w:rFonts w:ascii="Times New Roman" w:hAnsi="Times New Roman" w:eastAsia="Times New Roman" w:cs="Times New Roman"/>
                    <w:b/>
                    <w:bCs/>
                  </w:rPr>
                  <w:t>Opportunities</w:t>
                </w:r>
              </w:p>
            </w:tc>
          </w:tr>
        </w:sdtContent>
      </w:sdt>
    </w:tbl>
    <w:p w:rsidR="00143F6F" w:rsidP="0BEBE53A" w:rsidRDefault="00143F6F" w14:paraId="16E1616D" w14:textId="77777777">
      <w:pPr>
        <w:jc w:val="both"/>
        <w:rPr>
          <w:rFonts w:ascii="Times New Roman" w:hAnsi="Times New Roman" w:eastAsia="Times New Roman" w:cs="Times New Roman"/>
          <w:b/>
          <w:bCs/>
        </w:rPr>
      </w:pPr>
    </w:p>
    <w:p w:rsidRPr="00F4022E" w:rsidR="00143F6F" w:rsidP="0BEBE53A" w:rsidRDefault="2FFD2249" w14:paraId="5F634745" w14:textId="6122B723">
      <w:pPr>
        <w:pStyle w:val="Heading2"/>
      </w:pPr>
      <w:bookmarkStart w:name="_Toc1366535094" w:id="101"/>
      <w:r>
        <w:t>Overview - Text</w:t>
      </w:r>
      <w:bookmarkEnd w:id="101"/>
    </w:p>
    <w:p w:rsidR="00143F6F" w:rsidP="0BEBE53A" w:rsidRDefault="2FFD2249" w14:paraId="7EB21680" w14:textId="0BDD7EFE">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Nigeria's clean cooking market is at an early but accelerating stage, with penetration still critically low across most of the country. LPG is the fastest-growing fuel, reaching approximately 1.3 million </w:t>
      </w:r>
      <w:r w:rsidRPr="0BEBE53A" w:rsidR="52507383">
        <w:rPr>
          <w:rFonts w:ascii="Times New Roman" w:hAnsi="Times New Roman" w:eastAsia="Times New Roman" w:cs="Times New Roman"/>
          <w:lang w:val="en-US"/>
        </w:rPr>
        <w:t>tons</w:t>
      </w:r>
      <w:r w:rsidRPr="0BEBE53A">
        <w:rPr>
          <w:rFonts w:ascii="Times New Roman" w:hAnsi="Times New Roman" w:eastAsia="Times New Roman" w:cs="Times New Roman"/>
          <w:lang w:val="en-US"/>
        </w:rPr>
        <w:t xml:space="preserve"> in 2023, while improved cookstoves, eCooking pilots, and biogas remain small but expanding segments. </w:t>
      </w:r>
      <w:r w:rsidRPr="0BEBE53A">
        <w:rPr>
          <w:rFonts w:ascii="Times New Roman" w:hAnsi="Times New Roman" w:eastAsia="Times New Roman" w:cs="Times New Roman"/>
          <w:lang w:val="en-US"/>
        </w:rPr>
        <w:lastRenderedPageBreak/>
        <w:t>Demand is heaviest in the mornings and evenings at the household level, with institutional mid-day cooking as a secondary load, and the greatest access deficit concentrated in the North-West and North-East.</w:t>
      </w:r>
    </w:p>
    <w:p w:rsidR="00143F6F" w:rsidP="0BEBE53A" w:rsidRDefault="2FFD2249" w14:paraId="1116370C"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The National Clean Cooking Policy (2024) sets ambitious targets for 2030; 54% LPG adoption, 20% eCooking, 13% efficient biomass, 5% briquettes, and 3% biogas. Clean cooking is one of the harder segments to make commercially viable; low consumer purchasing power and thin margins make commercial lenders cautious, creating a structural dependence on grants and concessional capital. GIZ and EU-backed pilots are the primary donor entry points, and blended finance is possible where eCooking or RE integration is involved. The strongest investment opportunities lie in LPG production and distribution infrastructure, and in the manufacturing of clean cooking assets.</w:t>
      </w:r>
    </w:p>
    <w:p w:rsidR="00143F6F" w:rsidP="0BEBE53A" w:rsidRDefault="00143F6F" w14:paraId="1C4A754B" w14:textId="77777777">
      <w:pPr>
        <w:widowControl w:val="0"/>
        <w:spacing w:before="240" w:after="240" w:line="240" w:lineRule="auto"/>
        <w:jc w:val="both"/>
        <w:rPr>
          <w:rFonts w:ascii="Times New Roman" w:hAnsi="Times New Roman" w:eastAsia="Times New Roman" w:cs="Times New Roman"/>
        </w:rPr>
      </w:pPr>
    </w:p>
    <w:p w:rsidR="00143F6F" w:rsidP="0BEBE53A" w:rsidRDefault="2FFD2249" w14:paraId="564133C4" w14:textId="1CB004A5">
      <w:pPr>
        <w:pStyle w:val="Heading2"/>
        <w:widowControl w:val="0"/>
        <w:spacing w:line="240" w:lineRule="auto"/>
      </w:pPr>
      <w:bookmarkStart w:name="_Toc1116898047" w:id="102"/>
      <w:r w:rsidRPr="0BEBE53A">
        <w:t>Key Facts - Infographics | Factsheets</w:t>
      </w:r>
      <w:bookmarkEnd w:id="102"/>
    </w:p>
    <w:p w:rsidR="00143F6F" w:rsidP="0BEBE53A" w:rsidRDefault="00143F6F" w14:paraId="50EB3001" w14:textId="48603943">
      <w:pPr>
        <w:widowControl w:val="0"/>
        <w:spacing w:line="240" w:lineRule="auto"/>
        <w:jc w:val="both"/>
        <w:rPr>
          <w:rFonts w:ascii="Times New Roman" w:hAnsi="Times New Roman" w:eastAsia="Times New Roman" w:cs="Times New Roman"/>
        </w:rPr>
      </w:pPr>
    </w:p>
    <w:p w:rsidR="00143F6F" w:rsidP="0BEBE53A" w:rsidRDefault="75F69AF3" w14:paraId="2D2DE066" w14:textId="51DF6A13">
      <w:pPr>
        <w:widowControl w:val="0"/>
        <w:spacing w:line="240" w:lineRule="auto"/>
        <w:jc w:val="both"/>
        <w:rPr>
          <w:rFonts w:ascii="Times New Roman" w:hAnsi="Times New Roman" w:eastAsia="Times New Roman" w:cs="Times New Roman"/>
          <w:i/>
          <w:iCs/>
          <w:lang w:val="en-US"/>
        </w:rPr>
      </w:pPr>
      <w:r w:rsidRPr="0BEBE53A">
        <w:rPr>
          <w:rFonts w:ascii="Times New Roman" w:hAnsi="Times New Roman" w:eastAsia="Times New Roman" w:cs="Times New Roman"/>
          <w:b/>
          <w:bCs/>
          <w:lang w:val="en-US"/>
        </w:rPr>
        <w:t xml:space="preserve">      1.3 million tons </w:t>
      </w:r>
      <w:r w:rsidRPr="0BEBE53A" w:rsidR="0077E9F1">
        <w:rPr>
          <w:rFonts w:ascii="Times New Roman" w:hAnsi="Times New Roman" w:eastAsia="Times New Roman" w:cs="Times New Roman"/>
          <w:b/>
          <w:bCs/>
          <w:lang w:val="en-US"/>
        </w:rPr>
        <w:t>-</w:t>
      </w:r>
      <w:r w:rsidRPr="0BEBE53A">
        <w:rPr>
          <w:rFonts w:ascii="Times New Roman" w:hAnsi="Times New Roman" w:eastAsia="Times New Roman" w:cs="Times New Roman"/>
          <w:b/>
          <w:bCs/>
          <w:lang w:val="en-US"/>
        </w:rPr>
        <w:t xml:space="preserve"> Nigeria's LPG consumption in 2023</w:t>
      </w:r>
      <w:r w:rsidR="00143F6F">
        <w:br/>
      </w:r>
      <w:r w:rsidRPr="0BEBE53A">
        <w:rPr>
          <w:rFonts w:ascii="Times New Roman" w:hAnsi="Times New Roman" w:eastAsia="Times New Roman" w:cs="Times New Roman"/>
          <w:lang w:val="en-US"/>
        </w:rPr>
        <w:t xml:space="preserve">      Source: </w:t>
      </w:r>
      <w:r w:rsidRPr="0BEBE53A">
        <w:rPr>
          <w:rFonts w:ascii="Times New Roman" w:hAnsi="Times New Roman" w:eastAsia="Times New Roman" w:cs="Times New Roman"/>
          <w:i/>
          <w:iCs/>
          <w:lang w:val="en-US"/>
        </w:rPr>
        <w:t xml:space="preserve">International Centre for Energy, Environment and Development (ICEED), citing Punch Nigeria, "Stakeholders Advocate LPG Adoption for Clean Cooking." Available at: </w:t>
      </w:r>
      <w:hyperlink r:id="rId65">
        <w:r w:rsidRPr="0BEBE53A">
          <w:rPr>
            <w:rStyle w:val="Hyperlink"/>
            <w:rFonts w:ascii="Times New Roman" w:hAnsi="Times New Roman" w:eastAsia="Times New Roman" w:cs="Times New Roman"/>
            <w:i/>
            <w:iCs/>
            <w:lang w:val="en-US"/>
          </w:rPr>
          <w:t>www.iceednigeria.org</w:t>
        </w:r>
      </w:hyperlink>
      <w:r w:rsidRPr="0BEBE53A">
        <w:rPr>
          <w:rFonts w:ascii="Times New Roman" w:hAnsi="Times New Roman" w:eastAsia="Times New Roman" w:cs="Times New Roman"/>
          <w:i/>
          <w:iCs/>
          <w:lang w:val="en-US"/>
        </w:rPr>
        <w:t xml:space="preserve"> </w:t>
      </w:r>
    </w:p>
    <w:p w:rsidR="00143F6F" w:rsidP="0BEBE53A" w:rsidRDefault="7B13CDCD" w14:paraId="43DD837F" w14:textId="2A146F34">
      <w:pPr>
        <w:widowControl w:val="0"/>
        <w:spacing w:line="240" w:lineRule="auto"/>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 xml:space="preserve">      Design: Growth Arrow Graphic – Trajectory line from 50,000 tonnes (2007) to 1.3 million tonnes (2023). Label: "From 50,000 to 1.3 million tonnes in 16 years."</w:t>
      </w:r>
    </w:p>
    <w:p w:rsidR="00143F6F" w:rsidP="0BEBE53A" w:rsidRDefault="00143F6F" w14:paraId="0EBE387A" w14:textId="43B1ACEF">
      <w:pPr>
        <w:widowControl w:val="0"/>
        <w:spacing w:line="240" w:lineRule="auto"/>
        <w:jc w:val="both"/>
        <w:rPr>
          <w:rFonts w:ascii="Times New Roman" w:hAnsi="Times New Roman" w:eastAsia="Times New Roman" w:cs="Times New Roman"/>
          <w:i/>
          <w:iCs/>
          <w:lang w:val="en-US"/>
        </w:rPr>
      </w:pPr>
    </w:p>
    <w:p w:rsidR="00143F6F" w:rsidP="0BEBE53A" w:rsidRDefault="5E1A91E0" w14:paraId="6FD52750" w14:textId="56B04639">
      <w:pPr>
        <w:widowControl w:val="0"/>
        <w:spacing w:line="240" w:lineRule="auto"/>
        <w:jc w:val="both"/>
        <w:rPr>
          <w:rFonts w:ascii="Times New Roman" w:hAnsi="Times New Roman" w:eastAsia="Times New Roman" w:cs="Times New Roman"/>
          <w:b/>
          <w:bCs/>
          <w:lang w:val="en-US"/>
        </w:rPr>
      </w:pPr>
      <w:r w:rsidRPr="0BEBE53A">
        <w:rPr>
          <w:rFonts w:ascii="Times New Roman" w:hAnsi="Times New Roman" w:eastAsia="Times New Roman" w:cs="Times New Roman"/>
          <w:i/>
          <w:iCs/>
          <w:lang w:val="en-US"/>
        </w:rPr>
        <w:t xml:space="preserve">      </w:t>
      </w:r>
      <w:r w:rsidRPr="0BEBE53A">
        <w:rPr>
          <w:rFonts w:ascii="Times New Roman" w:hAnsi="Times New Roman" w:eastAsia="Times New Roman" w:cs="Times New Roman"/>
          <w:b/>
          <w:bCs/>
          <w:lang w:val="en-US"/>
        </w:rPr>
        <w:t>54% - 2030 LPG adoption target</w:t>
      </w:r>
    </w:p>
    <w:p w:rsidR="00143F6F" w:rsidP="0BEBE53A" w:rsidRDefault="5E1A91E0" w14:paraId="572E2E0D" w14:textId="66A4EA08">
      <w:pPr>
        <w:widowControl w:val="0"/>
        <w:spacing w:line="240" w:lineRule="auto"/>
        <w:jc w:val="both"/>
        <w:rPr>
          <w:rFonts w:ascii="Times New Roman" w:hAnsi="Times New Roman" w:eastAsia="Times New Roman" w:cs="Times New Roman"/>
          <w:i/>
          <w:iCs/>
          <w:lang w:val="en-US"/>
        </w:rPr>
      </w:pPr>
      <w:r w:rsidRPr="0BEBE53A">
        <w:rPr>
          <w:rFonts w:ascii="Times New Roman" w:hAnsi="Times New Roman" w:eastAsia="Times New Roman" w:cs="Times New Roman"/>
          <w:lang w:val="en-US"/>
        </w:rPr>
        <w:t xml:space="preserve"> </w:t>
      </w:r>
      <w:r w:rsidRPr="0BEBE53A" w:rsidR="542E1D63">
        <w:rPr>
          <w:rFonts w:ascii="Times New Roman" w:hAnsi="Times New Roman" w:eastAsia="Times New Roman" w:cs="Times New Roman"/>
          <w:lang w:val="en-US"/>
        </w:rPr>
        <w:t xml:space="preserve">     Source: </w:t>
      </w:r>
      <w:r w:rsidRPr="0BEBE53A">
        <w:rPr>
          <w:rFonts w:ascii="Times New Roman" w:hAnsi="Times New Roman" w:eastAsia="Times New Roman" w:cs="Times New Roman"/>
          <w:i/>
          <w:iCs/>
          <w:lang w:val="en-US"/>
        </w:rPr>
        <w:t xml:space="preserve">Federal Republic of Nigeria, Federal Ministry of Environment, National Clean Cooking Policy, April 2024. Available at: </w:t>
      </w:r>
      <w:hyperlink r:id="rId66">
        <w:r w:rsidRPr="0BEBE53A" w:rsidR="32FD4855">
          <w:rPr>
            <w:rStyle w:val="Hyperlink"/>
            <w:rFonts w:ascii="Times New Roman" w:hAnsi="Times New Roman" w:eastAsia="Times New Roman" w:cs="Times New Roman"/>
            <w:i/>
            <w:iCs/>
            <w:lang w:val="en-US"/>
          </w:rPr>
          <w:t>www.</w:t>
        </w:r>
        <w:r w:rsidRPr="0BEBE53A">
          <w:rPr>
            <w:rStyle w:val="Hyperlink"/>
            <w:rFonts w:ascii="Times New Roman" w:hAnsi="Times New Roman" w:eastAsia="Times New Roman" w:cs="Times New Roman"/>
            <w:i/>
            <w:iCs/>
            <w:lang w:val="en-US"/>
          </w:rPr>
          <w:t>naccnigeria.org/wp-content/uploads/2024/05/National-Clean-Cooking-Policy-v2.pdf</w:t>
        </w:r>
      </w:hyperlink>
      <w:r w:rsidRPr="0BEBE53A" w:rsidR="59E195DB">
        <w:rPr>
          <w:rFonts w:ascii="Times New Roman" w:hAnsi="Times New Roman" w:eastAsia="Times New Roman" w:cs="Times New Roman"/>
          <w:i/>
          <w:iCs/>
          <w:lang w:val="en-US"/>
        </w:rPr>
        <w:t xml:space="preserve"> </w:t>
      </w:r>
    </w:p>
    <w:p w:rsidR="00143F6F" w:rsidP="0BEBE53A" w:rsidRDefault="40E0CD72" w14:paraId="6B5F151D" w14:textId="36988EFA">
      <w:pPr>
        <w:widowControl w:val="0"/>
        <w:spacing w:line="240" w:lineRule="auto"/>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 xml:space="preserve">      </w:t>
      </w:r>
      <w:r w:rsidRPr="0BEBE53A" w:rsidR="0C8EC27B">
        <w:rPr>
          <w:rFonts w:ascii="Times New Roman" w:hAnsi="Times New Roman" w:eastAsia="Times New Roman" w:cs="Times New Roman"/>
          <w:i/>
          <w:iCs/>
          <w:lang w:val="en-US"/>
        </w:rPr>
        <w:t>Design: Market Share Donut Chart – LPG slice (54%) highlighted in brand primary colour. Remaining slices showing eCooking (20%), efficient biomass (13%), and other fuels. Title: "Nigeria's 2030 Clean Cooking Fuel Mix Target."</w:t>
      </w:r>
    </w:p>
    <w:p w:rsidR="00143F6F" w:rsidP="0BEBE53A" w:rsidRDefault="00143F6F" w14:paraId="4D979599" w14:textId="50F63BBF">
      <w:pPr>
        <w:widowControl w:val="0"/>
        <w:spacing w:line="240" w:lineRule="auto"/>
        <w:jc w:val="both"/>
        <w:rPr>
          <w:rFonts w:ascii="Times New Roman" w:hAnsi="Times New Roman" w:eastAsia="Times New Roman" w:cs="Times New Roman"/>
          <w:i/>
          <w:iCs/>
          <w:lang w:val="en-US"/>
        </w:rPr>
      </w:pPr>
    </w:p>
    <w:p w:rsidR="00143F6F" w:rsidP="0BEBE53A" w:rsidRDefault="59E195DB" w14:paraId="25F239A5" w14:textId="7FFBD81F">
      <w:pPr>
        <w:widowControl w:val="0"/>
        <w:spacing w:line="240" w:lineRule="auto"/>
        <w:jc w:val="both"/>
        <w:rPr>
          <w:rFonts w:ascii="Times New Roman" w:hAnsi="Times New Roman" w:eastAsia="Times New Roman" w:cs="Times New Roman"/>
          <w:b/>
          <w:bCs/>
          <w:lang w:val="en-US"/>
        </w:rPr>
      </w:pPr>
      <w:r w:rsidRPr="0BEBE53A">
        <w:rPr>
          <w:rFonts w:ascii="Times New Roman" w:hAnsi="Times New Roman" w:eastAsia="Times New Roman" w:cs="Times New Roman"/>
          <w:i/>
          <w:iCs/>
          <w:lang w:val="en-US"/>
        </w:rPr>
        <w:t xml:space="preserve">     </w:t>
      </w:r>
      <w:r w:rsidRPr="0BEBE53A">
        <w:rPr>
          <w:rFonts w:ascii="Times New Roman" w:hAnsi="Times New Roman" w:eastAsia="Times New Roman" w:cs="Times New Roman"/>
          <w:b/>
          <w:bCs/>
          <w:lang w:val="en-US"/>
        </w:rPr>
        <w:t>20% - 2030 eCooking adoption target</w:t>
      </w:r>
    </w:p>
    <w:p w:rsidR="00143F6F" w:rsidP="0BEBE53A" w:rsidRDefault="59E195DB" w14:paraId="1998666F" w14:textId="1F251BF3">
      <w:pPr>
        <w:widowControl w:val="0"/>
        <w:spacing w:line="240" w:lineRule="auto"/>
        <w:jc w:val="both"/>
        <w:rPr>
          <w:rFonts w:ascii="Times New Roman" w:hAnsi="Times New Roman" w:eastAsia="Times New Roman" w:cs="Times New Roman"/>
        </w:rPr>
      </w:pPr>
      <w:r w:rsidRPr="0BEBE53A">
        <w:rPr>
          <w:rFonts w:ascii="Times New Roman" w:hAnsi="Times New Roman" w:eastAsia="Times New Roman" w:cs="Times New Roman"/>
          <w:lang w:val="en-US"/>
        </w:rPr>
        <w:t xml:space="preserve">     Source: </w:t>
      </w:r>
      <w:r w:rsidRPr="0BEBE53A">
        <w:rPr>
          <w:rFonts w:ascii="Times New Roman" w:hAnsi="Times New Roman" w:eastAsia="Times New Roman" w:cs="Times New Roman"/>
          <w:i/>
          <w:iCs/>
          <w:lang w:val="en-US"/>
        </w:rPr>
        <w:t xml:space="preserve">Federal Republic of Nigeria, Federal Ministry of Environment, National Clean Cooking Policy, April 2024. Available at: </w:t>
      </w:r>
      <w:hyperlink r:id="rId67">
        <w:r w:rsidRPr="0BEBE53A">
          <w:rPr>
            <w:rStyle w:val="Hyperlink"/>
            <w:rFonts w:ascii="Times New Roman" w:hAnsi="Times New Roman" w:eastAsia="Times New Roman" w:cs="Times New Roman"/>
            <w:i/>
            <w:iCs/>
            <w:lang w:val="en-US"/>
          </w:rPr>
          <w:t>www.naccnigeria.org/wp-content/uploads/2024/05/National-Clean-Cooking-Policy-v2.pdf</w:t>
        </w:r>
      </w:hyperlink>
    </w:p>
    <w:p w:rsidR="00143F6F" w:rsidP="0BEBE53A" w:rsidRDefault="237734EC" w14:paraId="5929DB38" w14:textId="08AB1B4D">
      <w:pPr>
        <w:widowControl w:val="0"/>
        <w:spacing w:line="240" w:lineRule="auto"/>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t xml:space="preserve">    </w:t>
      </w:r>
      <w:r w:rsidRPr="0BEBE53A" w:rsidR="28555B96">
        <w:rPr>
          <w:rFonts w:ascii="Times New Roman" w:hAnsi="Times New Roman" w:eastAsia="Times New Roman" w:cs="Times New Roman"/>
          <w:i/>
          <w:iCs/>
          <w:lang w:val="en-US"/>
        </w:rPr>
        <w:t>Design: Split Donut/Segmented Target Wheel - eCooking slice (20%) highlighted and labelled separately within the same 2030 fuel mix chart above, or as a standalone callout card pulled from the donut if used individually.</w:t>
      </w:r>
    </w:p>
    <w:p w:rsidR="00143F6F" w:rsidP="0BEBE53A" w:rsidRDefault="00143F6F" w14:paraId="5F96D79D" w14:textId="4EB01E07">
      <w:pPr>
        <w:widowControl w:val="0"/>
        <w:spacing w:line="240" w:lineRule="auto"/>
        <w:jc w:val="both"/>
        <w:rPr>
          <w:rFonts w:ascii="Times New Roman" w:hAnsi="Times New Roman" w:eastAsia="Times New Roman" w:cs="Times New Roman"/>
          <w:i/>
          <w:iCs/>
          <w:lang w:val="en-US"/>
        </w:rPr>
      </w:pPr>
    </w:p>
    <w:p w:rsidR="00143F6F" w:rsidP="0BEBE53A" w:rsidRDefault="59E195DB" w14:paraId="48011AEF" w14:textId="4CE2ED90">
      <w:pPr>
        <w:widowControl w:val="0"/>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i/>
          <w:iCs/>
          <w:lang w:val="en-US"/>
        </w:rPr>
        <w:t xml:space="preserve">    </w:t>
      </w:r>
      <w:r w:rsidRPr="0BEBE53A" w:rsidR="07E701AC">
        <w:rPr>
          <w:rFonts w:ascii="Times New Roman" w:hAnsi="Times New Roman" w:eastAsia="Times New Roman" w:cs="Times New Roman"/>
          <w:b/>
          <w:bCs/>
          <w:lang w:val="en-US"/>
        </w:rPr>
        <w:t>13% - 2030 efficient biomass target</w:t>
      </w:r>
      <w:r w:rsidR="00143F6F">
        <w:br/>
      </w:r>
      <w:r w:rsidRPr="0BEBE53A" w:rsidR="07E701AC">
        <w:rPr>
          <w:rFonts w:ascii="Times New Roman" w:hAnsi="Times New Roman" w:eastAsia="Times New Roman" w:cs="Times New Roman"/>
          <w:lang w:val="en-US"/>
        </w:rPr>
        <w:t xml:space="preserve">    Source: </w:t>
      </w:r>
      <w:r w:rsidRPr="0BEBE53A" w:rsidR="07E701AC">
        <w:rPr>
          <w:rFonts w:ascii="Times New Roman" w:hAnsi="Times New Roman" w:eastAsia="Times New Roman" w:cs="Times New Roman"/>
          <w:i/>
          <w:iCs/>
          <w:lang w:val="en-US"/>
        </w:rPr>
        <w:t xml:space="preserve">Federal Republic of Nigeria, Federal Ministry of Environment, National Clean Cooking Policy, April 2024. Available at: </w:t>
      </w:r>
      <w:hyperlink r:id="rId68">
        <w:r w:rsidRPr="0BEBE53A" w:rsidR="07E701AC">
          <w:rPr>
            <w:rStyle w:val="Hyperlink"/>
            <w:rFonts w:ascii="Times New Roman" w:hAnsi="Times New Roman" w:eastAsia="Times New Roman" w:cs="Times New Roman"/>
            <w:i/>
            <w:iCs/>
            <w:lang w:val="en-US"/>
          </w:rPr>
          <w:t>www.naccnigeria.org/wp-content/uploads/2024/05/National-Clean-Cooking-Policy-v2.pdf</w:t>
        </w:r>
      </w:hyperlink>
      <w:r w:rsidRPr="0BEBE53A" w:rsidR="07E701AC">
        <w:rPr>
          <w:rFonts w:ascii="Times New Roman" w:hAnsi="Times New Roman" w:eastAsia="Times New Roman" w:cs="Times New Roman"/>
          <w:lang w:val="en-US"/>
        </w:rPr>
        <w:t xml:space="preserve"> </w:t>
      </w:r>
    </w:p>
    <w:p w:rsidR="00143F6F" w:rsidP="0BEBE53A" w:rsidRDefault="4124AC7B" w14:paraId="09F67CE3" w14:textId="64BE0466">
      <w:pPr>
        <w:widowControl w:val="0"/>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   </w:t>
      </w:r>
      <w:r w:rsidRPr="0BEBE53A">
        <w:rPr>
          <w:rFonts w:ascii="Times New Roman" w:hAnsi="Times New Roman" w:eastAsia="Times New Roman" w:cs="Times New Roman"/>
          <w:i/>
          <w:iCs/>
          <w:lang w:val="en-US"/>
        </w:rPr>
        <w:t xml:space="preserve">Design: Segmented Donut Slice/Callout Card </w:t>
      </w:r>
      <w:r w:rsidRPr="0BEBE53A" w:rsidR="3B6732A4">
        <w:rPr>
          <w:rFonts w:ascii="Times New Roman" w:hAnsi="Times New Roman" w:eastAsia="Times New Roman" w:cs="Times New Roman"/>
          <w:i/>
          <w:iCs/>
          <w:lang w:val="en-US"/>
        </w:rPr>
        <w:t>-</w:t>
      </w:r>
      <w:r w:rsidRPr="0BEBE53A">
        <w:rPr>
          <w:rFonts w:ascii="Times New Roman" w:hAnsi="Times New Roman" w:eastAsia="Times New Roman" w:cs="Times New Roman"/>
          <w:i/>
          <w:iCs/>
          <w:lang w:val="en-US"/>
        </w:rPr>
        <w:t xml:space="preserve"> Efficient biomass slice (13%) pulled from the 2030 fuel mix chart and highlighted separately. Label: "Efficient biomass share of clean cooking mix by 2030, before expected post-2030 decline." Can sit as a companion card alongside the LPG (54%) and eCooking (20%) visuals. </w:t>
      </w:r>
      <w:r w:rsidR="00143F6F">
        <w:br/>
      </w:r>
      <w:r w:rsidRPr="0BEBE53A" w:rsidR="07E701AC">
        <w:rPr>
          <w:rFonts w:ascii="Times New Roman" w:hAnsi="Times New Roman" w:eastAsia="Times New Roman" w:cs="Times New Roman"/>
          <w:lang w:val="en-US"/>
        </w:rPr>
        <w:t xml:space="preserve"> </w:t>
      </w:r>
    </w:p>
    <w:p w:rsidR="00143F6F" w:rsidP="0BEBE53A" w:rsidRDefault="07E701AC" w14:paraId="1DB97B7E" w14:textId="600BD38B">
      <w:pPr>
        <w:widowControl w:val="0"/>
        <w:spacing w:line="240" w:lineRule="auto"/>
        <w:jc w:val="both"/>
        <w:rPr>
          <w:rFonts w:ascii="Times New Roman" w:hAnsi="Times New Roman" w:eastAsia="Times New Roman" w:cs="Times New Roman"/>
        </w:rPr>
      </w:pPr>
      <w:r w:rsidRPr="0BEBE53A">
        <w:rPr>
          <w:rFonts w:ascii="Times New Roman" w:hAnsi="Times New Roman" w:eastAsia="Times New Roman" w:cs="Times New Roman"/>
          <w:b/>
          <w:bCs/>
          <w:lang w:val="en-US"/>
        </w:rPr>
        <w:t xml:space="preserve">2030 </w:t>
      </w:r>
      <w:r w:rsidRPr="0BEBE53A" w:rsidR="123D1268">
        <w:rPr>
          <w:rFonts w:ascii="Times New Roman" w:hAnsi="Times New Roman" w:eastAsia="Times New Roman" w:cs="Times New Roman"/>
          <w:b/>
          <w:bCs/>
          <w:lang w:val="en-US"/>
        </w:rPr>
        <w:t>-</w:t>
      </w:r>
      <w:r w:rsidRPr="0BEBE53A">
        <w:rPr>
          <w:rFonts w:ascii="Times New Roman" w:hAnsi="Times New Roman" w:eastAsia="Times New Roman" w:cs="Times New Roman"/>
          <w:b/>
          <w:bCs/>
          <w:lang w:val="en-US"/>
        </w:rPr>
        <w:t xml:space="preserve"> National Clean Cooking Policy deadline</w:t>
      </w:r>
      <w:r w:rsidR="00143F6F">
        <w:br/>
      </w:r>
      <w:r w:rsidRPr="0BEBE53A" w:rsidR="43BB0605">
        <w:rPr>
          <w:rFonts w:ascii="Times New Roman" w:hAnsi="Times New Roman" w:eastAsia="Times New Roman" w:cs="Times New Roman"/>
          <w:lang w:val="en-US"/>
        </w:rPr>
        <w:t xml:space="preserve">Source: </w:t>
      </w:r>
      <w:r w:rsidRPr="0BEBE53A" w:rsidR="43BB0605">
        <w:rPr>
          <w:rFonts w:ascii="Times New Roman" w:hAnsi="Times New Roman" w:eastAsia="Times New Roman" w:cs="Times New Roman"/>
          <w:i/>
          <w:iCs/>
          <w:lang w:val="en-US"/>
        </w:rPr>
        <w:t xml:space="preserve">Federal Republic of Nigeria, Federal Ministry of Environment, National Clean Cooking Policy, April 2024. Available at: </w:t>
      </w:r>
      <w:hyperlink r:id="rId69">
        <w:r w:rsidRPr="0BEBE53A" w:rsidR="43BB0605">
          <w:rPr>
            <w:rStyle w:val="Hyperlink"/>
            <w:rFonts w:ascii="Times New Roman" w:hAnsi="Times New Roman" w:eastAsia="Times New Roman" w:cs="Times New Roman"/>
            <w:i/>
            <w:iCs/>
            <w:lang w:val="en-US"/>
          </w:rPr>
          <w:t>www.naccnigeria.org/wp-content/uploads/2024/05/National-Clean-Cooking-Policy-v2.pdf</w:t>
        </w:r>
      </w:hyperlink>
    </w:p>
    <w:p w:rsidR="00143F6F" w:rsidP="0BEBE53A" w:rsidRDefault="57ABB07C" w14:paraId="1B69BD1F" w14:textId="7AC7A158">
      <w:pPr>
        <w:widowControl w:val="0"/>
        <w:spacing w:line="240" w:lineRule="auto"/>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lastRenderedPageBreak/>
        <w:t>Design: Countdown Timeline - Single horizontal timeline from 2024 to 2030. End point highlighted with bold marker. Label: "Universal clean cooking access target." Key milestones between 2024 and 2030 pinned where relevant.</w:t>
      </w:r>
    </w:p>
    <w:p w:rsidR="00143F6F" w:rsidP="0BEBE53A" w:rsidRDefault="00143F6F" w14:paraId="305A7F10" w14:textId="794AED6C">
      <w:pPr>
        <w:widowControl w:val="0"/>
        <w:spacing w:line="240" w:lineRule="auto"/>
        <w:jc w:val="both"/>
        <w:rPr>
          <w:rFonts w:ascii="Times New Roman" w:hAnsi="Times New Roman" w:eastAsia="Times New Roman" w:cs="Times New Roman"/>
          <w:i/>
          <w:iCs/>
          <w:lang w:val="en-US"/>
        </w:rPr>
      </w:pPr>
    </w:p>
    <w:p w:rsidR="70118F5B" w:rsidP="70118F5B" w:rsidRDefault="70118F5B" w14:paraId="3A6DD14B" w14:textId="373E0C2B">
      <w:pPr>
        <w:widowControl w:val="0"/>
        <w:spacing w:line="240" w:lineRule="auto"/>
        <w:jc w:val="both"/>
        <w:rPr>
          <w:rFonts w:ascii="Times New Roman" w:hAnsi="Times New Roman" w:eastAsia="Times New Roman" w:cs="Times New Roman"/>
          <w:b/>
          <w:bCs/>
          <w:lang w:val="en-US"/>
        </w:rPr>
      </w:pPr>
    </w:p>
    <w:p w:rsidR="00143F6F" w:rsidP="0BEBE53A" w:rsidRDefault="721DDA86" w14:paraId="1123593D" w14:textId="554AEE3A">
      <w:pPr>
        <w:widowControl w:val="0"/>
        <w:spacing w:line="240" w:lineRule="auto"/>
        <w:jc w:val="both"/>
      </w:pPr>
      <w:r w:rsidRPr="70118F5B">
        <w:rPr>
          <w:rFonts w:ascii="Times New Roman" w:hAnsi="Times New Roman" w:eastAsia="Times New Roman" w:cs="Times New Roman"/>
          <w:b/>
          <w:bCs/>
          <w:lang w:val="en-US"/>
        </w:rPr>
        <w:t xml:space="preserve">Ease of Doing Business </w:t>
      </w:r>
      <w:r w:rsidRPr="70118F5B" w:rsidR="0DA1E163">
        <w:rPr>
          <w:rFonts w:ascii="Times New Roman" w:hAnsi="Times New Roman" w:eastAsia="Times New Roman" w:cs="Times New Roman"/>
          <w:b/>
          <w:bCs/>
          <w:lang w:val="en-US"/>
        </w:rPr>
        <w:t xml:space="preserve">(Incentives) </w:t>
      </w:r>
      <w:r w:rsidRPr="70118F5B">
        <w:rPr>
          <w:rFonts w:ascii="Times New Roman" w:hAnsi="Times New Roman" w:eastAsia="Times New Roman" w:cs="Times New Roman"/>
          <w:b/>
          <w:bCs/>
          <w:lang w:val="en-US"/>
        </w:rPr>
        <w:t>– Text</w:t>
      </w:r>
    </w:p>
    <w:p w:rsidR="00143F6F" w:rsidP="0BEBE53A" w:rsidRDefault="00143F6F" w14:paraId="44D5C924" w14:textId="151A53DA">
      <w:pPr>
        <w:widowControl w:val="0"/>
        <w:spacing w:line="240" w:lineRule="auto"/>
        <w:jc w:val="both"/>
        <w:rPr>
          <w:rFonts w:ascii="Times New Roman" w:hAnsi="Times New Roman" w:eastAsia="Times New Roman" w:cs="Times New Roman"/>
          <w:b/>
          <w:bCs/>
          <w:lang w:val="en-US"/>
        </w:rPr>
      </w:pPr>
    </w:p>
    <w:p w:rsidR="00143F6F" w:rsidP="0BEBE53A" w:rsidRDefault="5CA60901" w14:paraId="6054C11A" w14:textId="05E80518">
      <w:pPr>
        <w:widowControl w:val="0"/>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Investors entering Nigeria's clean cooking sector face a relatively accessible regulatory environment. Company registration follows the standard CAC process under CAMA 2020 and can be completed online in as little as one to seven days, with no minimum share capital requirement and full foreign ownership permitted. The tax baseline mirrors the broader Nigerian framework - 30% CIT, 7.5% VAT, and mandatory TCC for contracts - but clean cooking sits in a slightly ambiguous position when it comes to incentives. </w:t>
      </w:r>
    </w:p>
    <w:p w:rsidR="00143F6F" w:rsidP="0BEBE53A" w:rsidRDefault="00143F6F" w14:paraId="50A7B448" w14:textId="5C2116B7">
      <w:pPr>
        <w:widowControl w:val="0"/>
        <w:spacing w:line="240" w:lineRule="auto"/>
        <w:jc w:val="both"/>
        <w:rPr>
          <w:rFonts w:ascii="Times New Roman" w:hAnsi="Times New Roman" w:eastAsia="Times New Roman" w:cs="Times New Roman"/>
          <w:lang w:val="en-US"/>
        </w:rPr>
      </w:pPr>
    </w:p>
    <w:p w:rsidR="00143F6F" w:rsidP="0BEBE53A" w:rsidRDefault="5CA60901" w14:paraId="6E521D4E" w14:textId="1400952C">
      <w:pPr>
        <w:widowControl w:val="0"/>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Pioneer Status and CIT holiday eligibility apply where the product is demonstrably RE-linked, such as eCooking appliances, but investors bringing in conventional improved cookstoves or LPG distribution equipment should not assume automatic access to those reliefs. Similarly, on customs, standard import duties apply unless equipment qualifies under the electricity or eCooking exemption - something worth confirming at the product classification stage. </w:t>
      </w:r>
    </w:p>
    <w:p w:rsidR="00143F6F" w:rsidP="0BEBE53A" w:rsidRDefault="00143F6F" w14:paraId="000C37ED" w14:textId="03F7456D">
      <w:pPr>
        <w:widowControl w:val="0"/>
        <w:spacing w:line="240" w:lineRule="auto"/>
        <w:jc w:val="both"/>
        <w:rPr>
          <w:rFonts w:ascii="Times New Roman" w:hAnsi="Times New Roman" w:eastAsia="Times New Roman" w:cs="Times New Roman"/>
          <w:lang w:val="en-US"/>
        </w:rPr>
      </w:pPr>
    </w:p>
    <w:p w:rsidR="00143F6F" w:rsidP="0BEBE53A" w:rsidRDefault="721DDA86" w14:paraId="7B40320E" w14:textId="36B6EA1D">
      <w:pPr>
        <w:widowControl w:val="0"/>
        <w:spacing w:line="240" w:lineRule="auto"/>
        <w:jc w:val="both"/>
      </w:pPr>
      <w:r w:rsidRPr="70118F5B">
        <w:rPr>
          <w:rFonts w:ascii="Times New Roman" w:hAnsi="Times New Roman" w:eastAsia="Times New Roman" w:cs="Times New Roman"/>
          <w:lang w:val="en-US"/>
        </w:rPr>
        <w:t>Labor rules are consistent with the wider sector: Nigerian nationals take priority for non-specialized roles, minimum wage stands at ₦70,000 (</w:t>
      </w:r>
      <w:r w:rsidRPr="70118F5B" w:rsidR="5E5A1064">
        <w:rPr>
          <w:rFonts w:ascii="Times New Roman" w:hAnsi="Times New Roman" w:eastAsia="Times New Roman" w:cs="Times New Roman"/>
          <w:lang w:val="en-US"/>
        </w:rPr>
        <w:t xml:space="preserve">as of </w:t>
      </w:r>
      <w:r w:rsidRPr="70118F5B">
        <w:rPr>
          <w:rFonts w:ascii="Times New Roman" w:hAnsi="Times New Roman" w:eastAsia="Times New Roman" w:cs="Times New Roman"/>
          <w:lang w:val="en-US"/>
        </w:rPr>
        <w:t xml:space="preserve">2025), and pension contributions are mandatory. For investors with a productive use component in their model, </w:t>
      </w:r>
      <w:r w:rsidRPr="70118F5B" w:rsidR="1C4267D6">
        <w:rPr>
          <w:rFonts w:ascii="Times New Roman" w:hAnsi="Times New Roman" w:eastAsia="Times New Roman" w:cs="Times New Roman"/>
          <w:lang w:val="en-US"/>
        </w:rPr>
        <w:t>productive use of energy (</w:t>
      </w:r>
      <w:r w:rsidRPr="70118F5B">
        <w:rPr>
          <w:rFonts w:ascii="Times New Roman" w:hAnsi="Times New Roman" w:eastAsia="Times New Roman" w:cs="Times New Roman"/>
          <w:lang w:val="en-US"/>
        </w:rPr>
        <w:t>PUE</w:t>
      </w:r>
      <w:r w:rsidRPr="70118F5B" w:rsidR="3841ECBB">
        <w:rPr>
          <w:rFonts w:ascii="Times New Roman" w:hAnsi="Times New Roman" w:eastAsia="Times New Roman" w:cs="Times New Roman"/>
          <w:lang w:val="en-US"/>
        </w:rPr>
        <w:t>)</w:t>
      </w:r>
      <w:r w:rsidRPr="70118F5B">
        <w:rPr>
          <w:rFonts w:ascii="Times New Roman" w:hAnsi="Times New Roman" w:eastAsia="Times New Roman" w:cs="Times New Roman"/>
          <w:lang w:val="en-US"/>
        </w:rPr>
        <w:t xml:space="preserve"> linkages to REF and DARES are available but need to be explicitly structured into the project design.</w:t>
      </w:r>
      <w:r w:rsidRPr="70118F5B" w:rsidR="247EA80D">
        <w:rPr>
          <w:rFonts w:ascii="Times New Roman" w:hAnsi="Times New Roman" w:eastAsia="Times New Roman" w:cs="Times New Roman"/>
          <w:lang w:val="en-US"/>
        </w:rPr>
        <w:t xml:space="preserve"> </w:t>
      </w:r>
    </w:p>
    <w:p w:rsidR="70118F5B" w:rsidP="70118F5B" w:rsidRDefault="70118F5B" w14:paraId="4DAF5886" w14:textId="17772FA6">
      <w:pPr>
        <w:widowControl w:val="0"/>
        <w:spacing w:line="240" w:lineRule="auto"/>
        <w:jc w:val="both"/>
        <w:rPr>
          <w:rFonts w:ascii="Times New Roman" w:hAnsi="Times New Roman" w:eastAsia="Times New Roman" w:cs="Times New Roman"/>
          <w:lang w:val="en-US"/>
        </w:rPr>
      </w:pPr>
    </w:p>
    <w:p w:rsidR="00143F6F" w:rsidP="0BEBE53A" w:rsidRDefault="2F88BAFE" w14:paraId="61D7CDA8" w14:textId="69D007A5">
      <w:pPr>
        <w:widowControl w:val="0"/>
        <w:spacing w:line="240" w:lineRule="auto"/>
        <w:jc w:val="both"/>
        <w:rPr>
          <w:rFonts w:ascii="Times New Roman" w:hAnsi="Times New Roman" w:eastAsia="Times New Roman" w:cs="Times New Roman"/>
          <w:b/>
          <w:bCs/>
          <w:lang w:val="en-US"/>
        </w:rPr>
      </w:pPr>
      <w:r w:rsidRPr="0BEBE53A">
        <w:rPr>
          <w:rFonts w:ascii="Times New Roman" w:hAnsi="Times New Roman" w:eastAsia="Times New Roman" w:cs="Times New Roman"/>
          <w:b/>
          <w:bCs/>
          <w:lang w:val="en-US"/>
        </w:rPr>
        <w:t>Original Equipment Manufacturers (OEMs)</w:t>
      </w:r>
    </w:p>
    <w:p w:rsidR="00143F6F" w:rsidP="0BEBE53A" w:rsidRDefault="00143F6F" w14:paraId="47574F94" w14:textId="2ABD8E2C">
      <w:pPr>
        <w:widowControl w:val="0"/>
        <w:spacing w:line="240" w:lineRule="auto"/>
        <w:jc w:val="both"/>
        <w:rPr>
          <w:rFonts w:ascii="Times New Roman" w:hAnsi="Times New Roman" w:eastAsia="Times New Roman" w:cs="Times New Roman"/>
          <w:b/>
          <w:bCs/>
          <w:lang w:val="en-US"/>
        </w:rPr>
      </w:pPr>
    </w:p>
    <w:p w:rsidR="00143F6F" w:rsidP="0BEBE53A" w:rsidRDefault="2F88BAFE" w14:paraId="4AA54105" w14:textId="453471DC">
      <w:pPr>
        <w:widowControl w:val="0"/>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The OEM landscape for clean cooking in Nigeria is thin and fragmented, and that is itself a signal for investors. On the improved cookstove side, the market is split between Burn Manufacturing - the Kenya-based producer of biomass and ethanol stoves that has built a strong regional footprint across East and West Africa - and a scattered base of local Nigerian manufacturers whose products vary widely in design, quality, and efficiency standards. The absence of standardization among local producers is a recurring constraint: it complicates certification, limits bankability of results-based finance schemes, and makes it harder for distributors to build scalable supply chains. </w:t>
      </w:r>
    </w:p>
    <w:p w:rsidR="00143F6F" w:rsidP="0BEBE53A" w:rsidRDefault="00143F6F" w14:paraId="2CE939ED" w14:textId="4C54A554">
      <w:pPr>
        <w:widowControl w:val="0"/>
        <w:spacing w:line="240" w:lineRule="auto"/>
        <w:jc w:val="both"/>
        <w:rPr>
          <w:rFonts w:ascii="Times New Roman" w:hAnsi="Times New Roman" w:eastAsia="Times New Roman" w:cs="Times New Roman"/>
          <w:lang w:val="en-US"/>
        </w:rPr>
      </w:pPr>
    </w:p>
    <w:p w:rsidR="00143F6F" w:rsidP="0BEBE53A" w:rsidRDefault="2F88BAFE" w14:paraId="7407AF03" w14:textId="2BEFB5A9">
      <w:pPr>
        <w:widowControl w:val="0"/>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The LPG equipment segment is better organized, with Techno Oil standing out as one of the few domestic manufacturers with meaningful cylinder and infrastructure capacity, alongside Greenville LNG operating on the gas-based cooking side. The overall picture is of a market where foreign OEMs have not yet committed at </w:t>
      </w:r>
      <w:r w:rsidRPr="0BEBE53A" w:rsidR="3B3EAB57">
        <w:rPr>
          <w:rFonts w:ascii="Times New Roman" w:hAnsi="Times New Roman" w:eastAsia="Times New Roman" w:cs="Times New Roman"/>
          <w:lang w:val="en-US"/>
        </w:rPr>
        <w:t>scale;</w:t>
      </w:r>
      <w:r w:rsidRPr="0BEBE53A">
        <w:rPr>
          <w:rFonts w:ascii="Times New Roman" w:hAnsi="Times New Roman" w:eastAsia="Times New Roman" w:cs="Times New Roman"/>
          <w:lang w:val="en-US"/>
        </w:rPr>
        <w:t xml:space="preserve"> local manufacturers are present but fragmented, and the gap between pilot-stage deployment and commercial supply chain depth remains wide. For investors, that gap is both the challenge and the opportunity </w:t>
      </w:r>
      <w:r w:rsidRPr="0BEBE53A" w:rsidR="45C9F736">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whoever builds reliable supply and certification infrastructure early will be well-positioned as the National Clean Cooking Policy's 2030 targets start driving procurement decisions.</w:t>
      </w:r>
    </w:p>
    <w:p w:rsidR="00143F6F" w:rsidP="0BEBE53A" w:rsidRDefault="00143F6F" w14:paraId="4089238D" w14:textId="767B5BA4">
      <w:pPr>
        <w:widowControl w:val="0"/>
        <w:spacing w:line="240" w:lineRule="auto"/>
        <w:jc w:val="both"/>
        <w:rPr>
          <w:b/>
          <w:bCs/>
          <w:lang w:val="en-US"/>
        </w:rPr>
      </w:pPr>
    </w:p>
    <w:p w:rsidR="00143F6F" w:rsidP="0BEBE53A" w:rsidRDefault="00143F6F" w14:paraId="672419F2" w14:textId="62E823ED">
      <w:pPr>
        <w:widowControl w:val="0"/>
        <w:spacing w:line="240" w:lineRule="auto"/>
        <w:jc w:val="both"/>
        <w:rPr>
          <w:i/>
          <w:iCs/>
          <w:lang w:val="en-US"/>
        </w:rPr>
      </w:pPr>
    </w:p>
    <w:p w:rsidR="00143F6F" w:rsidP="0BEBE53A" w:rsidRDefault="00143F6F" w14:paraId="7319423E" w14:textId="4388ED3E">
      <w:pPr>
        <w:widowControl w:val="0"/>
        <w:spacing w:line="240" w:lineRule="auto"/>
        <w:jc w:val="both"/>
        <w:rPr>
          <w:rFonts w:ascii="Times New Roman" w:hAnsi="Times New Roman" w:eastAsia="Times New Roman" w:cs="Times New Roman"/>
          <w:i/>
          <w:iCs/>
        </w:rPr>
      </w:pPr>
    </w:p>
    <w:p w:rsidRPr="00F4022E" w:rsidR="00143F6F" w:rsidP="0BEBE53A" w:rsidRDefault="2FFD2249" w14:paraId="2B0F470D" w14:textId="4DFC91C0">
      <w:pPr>
        <w:pStyle w:val="Heading2"/>
      </w:pPr>
      <w:bookmarkStart w:name="_Toc1449598737" w:id="103"/>
      <w:r>
        <w:t>Regulations - Text</w:t>
      </w:r>
      <w:bookmarkEnd w:id="103"/>
    </w:p>
    <w:p w:rsidR="00143F6F" w:rsidP="0BEBE53A" w:rsidRDefault="00143F6F" w14:paraId="1A65CD8E" w14:textId="2773A476">
      <w:pPr>
        <w:widowControl w:val="0"/>
        <w:spacing w:line="240" w:lineRule="auto"/>
        <w:jc w:val="both"/>
        <w:rPr>
          <w:rFonts w:ascii="Times New Roman" w:hAnsi="Times New Roman" w:eastAsia="Times New Roman" w:cs="Times New Roman"/>
        </w:rPr>
      </w:pPr>
    </w:p>
    <w:p w:rsidR="00143F6F" w:rsidP="0BEBE53A" w:rsidRDefault="538D5F21" w14:paraId="5E83D409" w14:textId="610D80E4">
      <w:pPr>
        <w:widowControl w:val="0"/>
        <w:spacing w:before="240" w:after="240" w:line="240" w:lineRule="auto"/>
        <w:jc w:val="both"/>
      </w:pPr>
      <w:r w:rsidRPr="0BEBE53A">
        <w:rPr>
          <w:rFonts w:ascii="Times New Roman" w:hAnsi="Times New Roman" w:eastAsia="Times New Roman" w:cs="Times New Roman"/>
        </w:rPr>
        <w:t xml:space="preserve"> </w:t>
      </w:r>
      <w:r w:rsidRPr="0BEBE53A">
        <w:rPr>
          <w:rFonts w:ascii="Times New Roman" w:hAnsi="Times New Roman" w:eastAsia="Times New Roman" w:cs="Times New Roman"/>
          <w:b/>
          <w:bCs/>
          <w:u w:val="single"/>
        </w:rPr>
        <w:t xml:space="preserve">Policies and </w:t>
      </w:r>
      <w:r w:rsidRPr="0BEBE53A" w:rsidR="0655C4B9">
        <w:rPr>
          <w:rFonts w:ascii="Times New Roman" w:hAnsi="Times New Roman" w:eastAsia="Times New Roman" w:cs="Times New Roman"/>
          <w:b/>
          <w:bCs/>
          <w:u w:val="single"/>
        </w:rPr>
        <w:t>L</w:t>
      </w:r>
      <w:r w:rsidRPr="0BEBE53A">
        <w:rPr>
          <w:rFonts w:ascii="Times New Roman" w:hAnsi="Times New Roman" w:eastAsia="Times New Roman" w:cs="Times New Roman"/>
          <w:b/>
          <w:bCs/>
          <w:u w:val="single"/>
        </w:rPr>
        <w:t>aws</w:t>
      </w:r>
    </w:p>
    <w:p w:rsidR="00143F6F" w:rsidP="0BEBE53A" w:rsidRDefault="00143F6F" w14:paraId="7B97B496" w14:textId="7364B76A">
      <w:pPr>
        <w:widowControl w:val="0"/>
        <w:spacing w:before="240" w:after="240" w:line="240" w:lineRule="auto"/>
        <w:jc w:val="both"/>
        <w:rPr>
          <w:rFonts w:ascii="Times New Roman" w:hAnsi="Times New Roman" w:eastAsia="Times New Roman" w:cs="Times New Roman"/>
        </w:rPr>
      </w:pPr>
    </w:p>
    <w:p w:rsidR="00143F6F" w:rsidP="0BEBE53A" w:rsidRDefault="538D5F21" w14:paraId="4AF4FEFE" w14:textId="4D9A329E">
      <w:pPr>
        <w:widowControl w:val="0"/>
        <w:spacing w:before="240" w:after="240" w:line="240" w:lineRule="auto"/>
        <w:jc w:val="both"/>
      </w:pPr>
      <w:r w:rsidRPr="0BEBE53A">
        <w:rPr>
          <w:rFonts w:ascii="Times New Roman" w:hAnsi="Times New Roman" w:eastAsia="Times New Roman" w:cs="Times New Roman"/>
        </w:rPr>
        <w:lastRenderedPageBreak/>
        <w:t>The overarching framework rests on the National Clean Cooking Policy 2024, which sets Nigeria's universal access target for 2030. Supporting this are the Electricity Act 2023, which governs any electricity-linked clean cooking infrastructure, the National Integrated Electricity Policy 2025, Nigeria's updated Nationally Determined Contributions (NDCs), and the Energy Transition Plan 2022, which anchors clean cooking within the country's broader 2060 net-zero pathway. The Land Use Act also applies wherever larger biogas or biomass projects require land allocation.</w:t>
      </w:r>
    </w:p>
    <w:p w:rsidR="00143F6F" w:rsidP="0BEBE53A" w:rsidRDefault="538D5F21" w14:paraId="2F1C2003" w14:textId="779A7D74">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65926849" w:id="104"/>
      <w:r w:rsidRPr="0BEBE53A">
        <w:rPr>
          <w:rFonts w:ascii="Times New Roman" w:hAnsi="Times New Roman" w:eastAsia="Times New Roman" w:cs="Times New Roman"/>
          <w:b/>
          <w:bCs/>
          <w:sz w:val="22"/>
          <w:szCs w:val="22"/>
          <w:u w:val="single"/>
        </w:rPr>
        <w:t xml:space="preserve">Different </w:t>
      </w:r>
      <w:r w:rsidRPr="0BEBE53A" w:rsidR="69E26530">
        <w:rPr>
          <w:rFonts w:ascii="Times New Roman" w:hAnsi="Times New Roman" w:eastAsia="Times New Roman" w:cs="Times New Roman"/>
          <w:b/>
          <w:bCs/>
          <w:sz w:val="22"/>
          <w:szCs w:val="22"/>
          <w:u w:val="single"/>
        </w:rPr>
        <w:t>F</w:t>
      </w:r>
      <w:r w:rsidRPr="0BEBE53A">
        <w:rPr>
          <w:rFonts w:ascii="Times New Roman" w:hAnsi="Times New Roman" w:eastAsia="Times New Roman" w:cs="Times New Roman"/>
          <w:b/>
          <w:bCs/>
          <w:sz w:val="22"/>
          <w:szCs w:val="22"/>
          <w:u w:val="single"/>
        </w:rPr>
        <w:t>rameworks</w:t>
      </w:r>
      <w:bookmarkEnd w:id="104"/>
    </w:p>
    <w:p w:rsidR="00143F6F" w:rsidP="0BEBE53A" w:rsidRDefault="538D5F21" w14:paraId="1C7230A6" w14:textId="6DF4A802">
      <w:pPr>
        <w:widowControl w:val="0"/>
        <w:spacing w:before="240" w:after="240" w:line="240" w:lineRule="auto"/>
        <w:jc w:val="both"/>
      </w:pPr>
      <w:r w:rsidRPr="0BEBE53A">
        <w:rPr>
          <w:rFonts w:ascii="Times New Roman" w:hAnsi="Times New Roman" w:eastAsia="Times New Roman" w:cs="Times New Roman"/>
        </w:rPr>
        <w:t>Clean cooking splits into two distinct regulatory tracks based on whether electricity is involved:</w:t>
      </w:r>
    </w:p>
    <w:p w:rsidR="00143F6F" w:rsidP="0BEBE53A" w:rsidRDefault="00143F6F" w14:paraId="32FA060D" w14:textId="79AB2FE5">
      <w:pPr>
        <w:widowControl w:val="0"/>
        <w:spacing w:before="240" w:after="240" w:line="240" w:lineRule="auto"/>
        <w:jc w:val="both"/>
        <w:rPr>
          <w:rFonts w:ascii="Times New Roman" w:hAnsi="Times New Roman" w:eastAsia="Times New Roman" w:cs="Times New Roman"/>
        </w:rPr>
      </w:pPr>
    </w:p>
    <w:p w:rsidR="00143F6F" w:rsidRDefault="538D5F21" w14:paraId="67DF6044" w14:textId="29431A44">
      <w:pPr>
        <w:pStyle w:val="ListParagraph"/>
        <w:widowControl w:val="0"/>
        <w:numPr>
          <w:ilvl w:val="0"/>
          <w:numId w:val="54"/>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Non-electric track (LPG, cookstoves, briquettes, household biogas digesters):</w:t>
      </w:r>
      <w:r w:rsidRPr="0BEBE53A">
        <w:rPr>
          <w:rFonts w:ascii="Times New Roman" w:hAnsi="Times New Roman" w:eastAsia="Times New Roman" w:cs="Times New Roman"/>
          <w:lang w:val="en-US"/>
        </w:rPr>
        <w:t xml:space="preserve"> the lightest regulatory pathway in the clean energy sector. No Nigerian Electricity Regulatory Commission (NERC) licence, no grid or off-grid compliance, and minimal environmental review for small-scale operations.</w:t>
      </w:r>
    </w:p>
    <w:p w:rsidR="00143F6F" w:rsidRDefault="538D5F21" w14:paraId="1D160E40" w14:textId="13364DE4">
      <w:pPr>
        <w:pStyle w:val="ListParagraph"/>
        <w:widowControl w:val="0"/>
        <w:numPr>
          <w:ilvl w:val="0"/>
          <w:numId w:val="54"/>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Electric track (eCooking, RE-integrated systems, commercial biomass-to-power):</w:t>
      </w:r>
      <w:r w:rsidRPr="0BEBE53A">
        <w:rPr>
          <w:rFonts w:ascii="Times New Roman" w:hAnsi="Times New Roman" w:eastAsia="Times New Roman" w:cs="Times New Roman"/>
          <w:lang w:val="en-US"/>
        </w:rPr>
        <w:t xml:space="preserve"> triggers NERC licensing, Nigerian Electricity Management Services Agency (NEMSA) certification, and Rural Electrification Agency (REA) / Rural Electrification Fund (REF) engagement, bringing these projects under the same frameworks as other electricity-generating technologies.</w:t>
      </w:r>
    </w:p>
    <w:p w:rsidR="00143F6F" w:rsidP="0BEBE53A" w:rsidRDefault="00143F6F" w14:paraId="2215BA35" w14:textId="29B8D68D">
      <w:pPr>
        <w:widowControl w:val="0"/>
        <w:spacing w:before="240" w:after="240" w:line="240" w:lineRule="auto"/>
        <w:jc w:val="both"/>
        <w:rPr>
          <w:rFonts w:ascii="Times New Roman" w:hAnsi="Times New Roman" w:eastAsia="Times New Roman" w:cs="Times New Roman"/>
          <w:lang w:val="en-US"/>
        </w:rPr>
      </w:pPr>
    </w:p>
    <w:p w:rsidR="00143F6F" w:rsidP="0BEBE53A" w:rsidRDefault="538D5F21" w14:paraId="41D9F22A" w14:textId="22D513CE">
      <w:pPr>
        <w:widowControl w:val="0"/>
        <w:spacing w:before="240" w:after="240" w:line="240" w:lineRule="auto"/>
        <w:ind w:firstLine="72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Project scale also matters within each track: small-scale stoves and household digesters typically </w:t>
      </w:r>
      <w:r w:rsidR="00143F6F">
        <w:tab/>
      </w:r>
      <w:r w:rsidRPr="0BEBE53A">
        <w:rPr>
          <w:rFonts w:ascii="Times New Roman" w:hAnsi="Times New Roman" w:eastAsia="Times New Roman" w:cs="Times New Roman"/>
          <w:lang w:val="en-US"/>
        </w:rPr>
        <w:t xml:space="preserve">need only local government approval and Standards </w:t>
      </w:r>
      <w:r w:rsidRPr="0BEBE53A" w:rsidR="013E6041">
        <w:rPr>
          <w:rFonts w:ascii="Times New Roman" w:hAnsi="Times New Roman" w:eastAsia="Times New Roman" w:cs="Times New Roman"/>
          <w:lang w:val="en-US"/>
        </w:rPr>
        <w:t>Organization</w:t>
      </w:r>
      <w:r w:rsidRPr="0BEBE53A">
        <w:rPr>
          <w:rFonts w:ascii="Times New Roman" w:hAnsi="Times New Roman" w:eastAsia="Times New Roman" w:cs="Times New Roman"/>
          <w:lang w:val="en-US"/>
        </w:rPr>
        <w:t xml:space="preserve"> of Nigeria (SON) standards </w:t>
      </w:r>
      <w:r w:rsidRPr="0BEBE53A" w:rsidR="61D78546">
        <w:rPr>
          <w:rFonts w:ascii="Times New Roman" w:hAnsi="Times New Roman" w:eastAsia="Times New Roman" w:cs="Times New Roman"/>
          <w:lang w:val="en-US"/>
        </w:rPr>
        <w:t xml:space="preserve">of </w:t>
      </w:r>
      <w:r w:rsidR="00143F6F">
        <w:tab/>
      </w:r>
      <w:r w:rsidRPr="0BEBE53A">
        <w:rPr>
          <w:rFonts w:ascii="Times New Roman" w:hAnsi="Times New Roman" w:eastAsia="Times New Roman" w:cs="Times New Roman"/>
          <w:lang w:val="en-US"/>
        </w:rPr>
        <w:t xml:space="preserve">compliance, while larger biogas plants or commercial biomass projects require Governor's </w:t>
      </w:r>
      <w:r w:rsidR="00143F6F">
        <w:tab/>
      </w:r>
      <w:r w:rsidRPr="0BEBE53A">
        <w:rPr>
          <w:rFonts w:ascii="Times New Roman" w:hAnsi="Times New Roman" w:eastAsia="Times New Roman" w:cs="Times New Roman"/>
          <w:lang w:val="en-US"/>
        </w:rPr>
        <w:t>Consent for land, a full Environmental Impact Assessment (EIA), and potential NERC</w:t>
      </w:r>
      <w:r w:rsidRPr="0BEBE53A" w:rsidR="0D4B0CDF">
        <w:rPr>
          <w:rFonts w:ascii="Times New Roman" w:hAnsi="Times New Roman" w:eastAsia="Times New Roman" w:cs="Times New Roman"/>
          <w:lang w:val="en-US"/>
        </w:rPr>
        <w:t xml:space="preserve"> permitting</w:t>
      </w:r>
      <w:r w:rsidRPr="0BEBE53A">
        <w:rPr>
          <w:rFonts w:ascii="Times New Roman" w:hAnsi="Times New Roman" w:eastAsia="Times New Roman" w:cs="Times New Roman"/>
          <w:lang w:val="en-US"/>
        </w:rPr>
        <w:t>.</w:t>
      </w:r>
    </w:p>
    <w:p w:rsidR="00143F6F" w:rsidP="0BEBE53A" w:rsidRDefault="538D5F21" w14:paraId="26B101BA" w14:textId="6679C565">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2006528771" w:id="105"/>
      <w:r w:rsidRPr="0BEBE53A">
        <w:rPr>
          <w:rFonts w:ascii="Times New Roman" w:hAnsi="Times New Roman" w:eastAsia="Times New Roman" w:cs="Times New Roman"/>
          <w:b/>
          <w:bCs/>
          <w:sz w:val="22"/>
          <w:szCs w:val="22"/>
          <w:u w:val="single"/>
        </w:rPr>
        <w:t xml:space="preserve">Regulatory </w:t>
      </w:r>
      <w:r w:rsidRPr="0BEBE53A" w:rsidR="6CC18B95">
        <w:rPr>
          <w:rFonts w:ascii="Times New Roman" w:hAnsi="Times New Roman" w:eastAsia="Times New Roman" w:cs="Times New Roman"/>
          <w:b/>
          <w:bCs/>
          <w:sz w:val="22"/>
          <w:szCs w:val="22"/>
          <w:u w:val="single"/>
        </w:rPr>
        <w:t>R</w:t>
      </w:r>
      <w:r w:rsidRPr="0BEBE53A">
        <w:rPr>
          <w:rFonts w:ascii="Times New Roman" w:hAnsi="Times New Roman" w:eastAsia="Times New Roman" w:cs="Times New Roman"/>
          <w:b/>
          <w:bCs/>
          <w:sz w:val="22"/>
          <w:szCs w:val="22"/>
          <w:u w:val="single"/>
        </w:rPr>
        <w:t>equirements</w:t>
      </w:r>
      <w:bookmarkEnd w:id="105"/>
    </w:p>
    <w:p w:rsidR="00143F6F" w:rsidRDefault="538D5F21" w14:paraId="3AE32CC1" w14:textId="051887FB">
      <w:pPr>
        <w:pStyle w:val="ListParagraph"/>
        <w:widowControl w:val="0"/>
        <w:numPr>
          <w:ilvl w:val="0"/>
          <w:numId w:val="5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Corporate Affairs Commission (CAC) incorporation typically completes within 1–7 days; foreign investors may retain 100% ownership.</w:t>
      </w:r>
    </w:p>
    <w:p w:rsidR="00143F6F" w:rsidRDefault="538D5F21" w14:paraId="3CFDF655" w14:textId="45677B52">
      <w:pPr>
        <w:pStyle w:val="ListParagraph"/>
        <w:widowControl w:val="0"/>
        <w:numPr>
          <w:ilvl w:val="0"/>
          <w:numId w:val="5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Nigerian Investment Promotion Commission (NIPC) registration via the One-Stop Investment Centre (OSIC) is recommended for fiscal incentive access, including a 3–</w:t>
      </w:r>
      <w:r w:rsidRPr="0BEBE53A" w:rsidR="51AA682D">
        <w:rPr>
          <w:rFonts w:ascii="Times New Roman" w:hAnsi="Times New Roman" w:eastAsia="Times New Roman" w:cs="Times New Roman"/>
          <w:lang w:val="en-US"/>
        </w:rPr>
        <w:t>5-year</w:t>
      </w:r>
      <w:r w:rsidRPr="0BEBE53A">
        <w:rPr>
          <w:rFonts w:ascii="Times New Roman" w:hAnsi="Times New Roman" w:eastAsia="Times New Roman" w:cs="Times New Roman"/>
          <w:lang w:val="en-US"/>
        </w:rPr>
        <w:t xml:space="preserve"> Pioneer Status tax holiday for qualifying, particularly Renewable Energy (RE)-linked, operations.</w:t>
      </w:r>
    </w:p>
    <w:p w:rsidR="00143F6F" w:rsidRDefault="538D5F21" w14:paraId="625D3D24" w14:textId="30468DCE">
      <w:pPr>
        <w:pStyle w:val="ListParagraph"/>
        <w:widowControl w:val="0"/>
        <w:numPr>
          <w:ilvl w:val="0"/>
          <w:numId w:val="5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 Companies Income Tax (CIT) of 30% applies; Value Added Tax (VAT) and import duty exemptions are possible for eCooking appliances with RE integration, though standard duties apply to non-electric cooking equipment. All payments are processed via Remita/Treasury Single Account (TSA).</w:t>
      </w:r>
    </w:p>
    <w:p w:rsidR="00143F6F" w:rsidRDefault="538D5F21" w14:paraId="5D1CACCB" w14:textId="53B0BCBB">
      <w:pPr>
        <w:pStyle w:val="ListParagraph"/>
        <w:widowControl w:val="0"/>
        <w:numPr>
          <w:ilvl w:val="0"/>
          <w:numId w:val="5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Environmental Standards and Regulations Enforcement Agency (NESREA) </w:t>
      </w:r>
      <w:r w:rsidRPr="0BEBE53A" w:rsidR="13453817">
        <w:rPr>
          <w:rFonts w:ascii="Times New Roman" w:hAnsi="Times New Roman" w:eastAsia="Times New Roman" w:cs="Times New Roman"/>
          <w:lang w:val="en-US"/>
        </w:rPr>
        <w:t>govern</w:t>
      </w:r>
      <w:r w:rsidRPr="0BEBE53A">
        <w:rPr>
          <w:rFonts w:ascii="Times New Roman" w:hAnsi="Times New Roman" w:eastAsia="Times New Roman" w:cs="Times New Roman"/>
          <w:lang w:val="en-US"/>
        </w:rPr>
        <w:t xml:space="preserve"> pollution and emissions compliance for LPG and eCooking operations, </w:t>
      </w:r>
      <w:r w:rsidRPr="0BEBE53A" w:rsidR="1D16272F">
        <w:rPr>
          <w:rFonts w:ascii="Times New Roman" w:hAnsi="Times New Roman" w:eastAsia="Times New Roman" w:cs="Times New Roman"/>
          <w:lang w:val="en-US"/>
        </w:rPr>
        <w:t>and</w:t>
      </w:r>
      <w:r w:rsidRPr="0BEBE53A">
        <w:rPr>
          <w:rFonts w:ascii="Times New Roman" w:hAnsi="Times New Roman" w:eastAsia="Times New Roman" w:cs="Times New Roman"/>
          <w:lang w:val="en-US"/>
        </w:rPr>
        <w:t xml:space="preserve"> oversees e-waste and appliance import clearance (NEIMS/NICS) where relevant.</w:t>
      </w:r>
    </w:p>
    <w:p w:rsidR="00143F6F" w:rsidRDefault="538D5F21" w14:paraId="76569ED7" w14:textId="2B7412A8">
      <w:pPr>
        <w:pStyle w:val="ListParagraph"/>
        <w:widowControl w:val="0"/>
        <w:numPr>
          <w:ilvl w:val="0"/>
          <w:numId w:val="5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A full EIA via the Federal Ministry of Environment is mandatory only for large-scale projects with significant environmental impact; smaller operations carry a minimal compliance footprint.</w:t>
      </w:r>
    </w:p>
    <w:p w:rsidR="00143F6F" w:rsidRDefault="538D5F21" w14:paraId="364CE31B" w14:textId="33C4155F">
      <w:pPr>
        <w:pStyle w:val="ListParagraph"/>
        <w:widowControl w:val="0"/>
        <w:numPr>
          <w:ilvl w:val="0"/>
          <w:numId w:val="5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Land requirements scale with project size: small-scale deployments generally need only local approvals and environmental screening, while larger biogas or biomass plants require certificates of occupancy or Governor's Consent under the Land Use Act, with a preference for agricultural or degraded land.</w:t>
      </w:r>
    </w:p>
    <w:p w:rsidR="00143F6F" w:rsidRDefault="538D5F21" w14:paraId="278FE40D" w14:textId="71A94598">
      <w:pPr>
        <w:pStyle w:val="ListParagraph"/>
        <w:widowControl w:val="0"/>
        <w:numPr>
          <w:ilvl w:val="0"/>
          <w:numId w:val="5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The decentrali</w:t>
      </w:r>
      <w:r w:rsidRPr="0BEBE53A" w:rsidR="6A8689ED">
        <w:rPr>
          <w:rFonts w:ascii="Times New Roman" w:hAnsi="Times New Roman" w:eastAsia="Times New Roman" w:cs="Times New Roman"/>
          <w:lang w:val="en-US"/>
        </w:rPr>
        <w:t>z</w:t>
      </w:r>
      <w:r w:rsidRPr="0BEBE53A">
        <w:rPr>
          <w:rFonts w:ascii="Times New Roman" w:hAnsi="Times New Roman" w:eastAsia="Times New Roman" w:cs="Times New Roman"/>
          <w:lang w:val="en-US"/>
        </w:rPr>
        <w:t xml:space="preserve">ed structure of the Electricity Act 2023 allows individual states to streamline local regulations further, and carbon finance or results-based mechanisms can support deployment with </w:t>
      </w:r>
      <w:r w:rsidRPr="0BEBE53A">
        <w:rPr>
          <w:rFonts w:ascii="Times New Roman" w:hAnsi="Times New Roman" w:eastAsia="Times New Roman" w:cs="Times New Roman"/>
          <w:lang w:val="en-US"/>
        </w:rPr>
        <w:lastRenderedPageBreak/>
        <w:t>minimal additional land-related hurdles.</w:t>
      </w:r>
    </w:p>
    <w:p w:rsidR="00143F6F" w:rsidP="0BEBE53A" w:rsidRDefault="538D5F21" w14:paraId="3E623126" w14:textId="22957194">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603926178" w:id="106"/>
      <w:r w:rsidRPr="0BEBE53A">
        <w:rPr>
          <w:rFonts w:ascii="Times New Roman" w:hAnsi="Times New Roman" w:eastAsia="Times New Roman" w:cs="Times New Roman"/>
          <w:b/>
          <w:bCs/>
          <w:sz w:val="22"/>
          <w:szCs w:val="22"/>
          <w:u w:val="single"/>
        </w:rPr>
        <w:t xml:space="preserve">Key </w:t>
      </w:r>
      <w:r w:rsidRPr="0BEBE53A" w:rsidR="5543C3B4">
        <w:rPr>
          <w:rFonts w:ascii="Times New Roman" w:hAnsi="Times New Roman" w:eastAsia="Times New Roman" w:cs="Times New Roman"/>
          <w:b/>
          <w:bCs/>
          <w:sz w:val="22"/>
          <w:szCs w:val="22"/>
          <w:u w:val="single"/>
        </w:rPr>
        <w:t>R</w:t>
      </w:r>
      <w:r w:rsidRPr="0BEBE53A">
        <w:rPr>
          <w:rFonts w:ascii="Times New Roman" w:hAnsi="Times New Roman" w:eastAsia="Times New Roman" w:cs="Times New Roman"/>
          <w:b/>
          <w:bCs/>
          <w:sz w:val="22"/>
          <w:szCs w:val="22"/>
          <w:u w:val="single"/>
        </w:rPr>
        <w:t xml:space="preserve">egulatory </w:t>
      </w:r>
      <w:r w:rsidRPr="0BEBE53A" w:rsidR="6CCDF8DB">
        <w:rPr>
          <w:rFonts w:ascii="Times New Roman" w:hAnsi="Times New Roman" w:eastAsia="Times New Roman" w:cs="Times New Roman"/>
          <w:b/>
          <w:bCs/>
          <w:sz w:val="22"/>
          <w:szCs w:val="22"/>
          <w:u w:val="single"/>
        </w:rPr>
        <w:t>A</w:t>
      </w:r>
      <w:r w:rsidRPr="0BEBE53A">
        <w:rPr>
          <w:rFonts w:ascii="Times New Roman" w:hAnsi="Times New Roman" w:eastAsia="Times New Roman" w:cs="Times New Roman"/>
          <w:b/>
          <w:bCs/>
          <w:sz w:val="22"/>
          <w:szCs w:val="22"/>
          <w:u w:val="single"/>
        </w:rPr>
        <w:t>gencies</w:t>
      </w:r>
      <w:bookmarkEnd w:id="106"/>
    </w:p>
    <w:p w:rsidR="00143F6F" w:rsidRDefault="538D5F21" w14:paraId="67257091" w14:textId="1B80ADB1">
      <w:pPr>
        <w:pStyle w:val="ListParagraph"/>
        <w:widowControl w:val="0"/>
        <w:numPr>
          <w:ilvl w:val="0"/>
          <w:numId w:val="5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National Environmental Standards and Regulations Enforcement Agency (NESREA) </w:t>
      </w:r>
      <w:r w:rsidRPr="0BEBE53A" w:rsidR="0ACBEE89">
        <w:rPr>
          <w:rFonts w:ascii="Times New Roman" w:hAnsi="Times New Roman" w:eastAsia="Times New Roman" w:cs="Times New Roman"/>
        </w:rPr>
        <w:t>-</w:t>
      </w:r>
      <w:r w:rsidRPr="0BEBE53A">
        <w:rPr>
          <w:rFonts w:ascii="Times New Roman" w:hAnsi="Times New Roman" w:eastAsia="Times New Roman" w:cs="Times New Roman"/>
        </w:rPr>
        <w:t xml:space="preserve"> pollution, emissions, e-waste, and import clearance</w:t>
      </w:r>
    </w:p>
    <w:p w:rsidR="00143F6F" w:rsidRDefault="538D5F21" w14:paraId="2C089A56" w14:textId="7F3DAFDA">
      <w:pPr>
        <w:pStyle w:val="ListParagraph"/>
        <w:widowControl w:val="0"/>
        <w:numPr>
          <w:ilvl w:val="0"/>
          <w:numId w:val="5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Electricity Regulatory Commission (NERC) </w:t>
      </w:r>
      <w:r w:rsidRPr="0BEBE53A" w:rsidR="39A45A5A">
        <w:rPr>
          <w:rFonts w:ascii="Times New Roman" w:hAnsi="Times New Roman" w:eastAsia="Times New Roman" w:cs="Times New Roman"/>
        </w:rPr>
        <w:t>-</w:t>
      </w:r>
      <w:r w:rsidRPr="0BEBE53A">
        <w:rPr>
          <w:rFonts w:ascii="Times New Roman" w:hAnsi="Times New Roman" w:eastAsia="Times New Roman" w:cs="Times New Roman"/>
        </w:rPr>
        <w:t xml:space="preserve"> licensing, where electricity infrastructure is involved</w:t>
      </w:r>
    </w:p>
    <w:p w:rsidR="00143F6F" w:rsidRDefault="538D5F21" w14:paraId="3E4302E4" w14:textId="0D4B0C46">
      <w:pPr>
        <w:pStyle w:val="ListParagraph"/>
        <w:widowControl w:val="0"/>
        <w:numPr>
          <w:ilvl w:val="0"/>
          <w:numId w:val="5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Electricity Management Services Agency (NEMSA) </w:t>
      </w:r>
      <w:r w:rsidRPr="0BEBE53A" w:rsidR="4AAD74C4">
        <w:rPr>
          <w:rFonts w:ascii="Times New Roman" w:hAnsi="Times New Roman" w:eastAsia="Times New Roman" w:cs="Times New Roman"/>
        </w:rPr>
        <w:t>-</w:t>
      </w:r>
      <w:r w:rsidRPr="0BEBE53A">
        <w:rPr>
          <w:rFonts w:ascii="Times New Roman" w:hAnsi="Times New Roman" w:eastAsia="Times New Roman" w:cs="Times New Roman"/>
        </w:rPr>
        <w:t xml:space="preserve"> electrical safety certification, where electricity infrastructure is involved</w:t>
      </w:r>
    </w:p>
    <w:p w:rsidR="00143F6F" w:rsidRDefault="538D5F21" w14:paraId="386A8CC2" w14:textId="37E6D1B0">
      <w:pPr>
        <w:pStyle w:val="ListParagraph"/>
        <w:widowControl w:val="0"/>
        <w:numPr>
          <w:ilvl w:val="0"/>
          <w:numId w:val="5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Rural Electrification Agency (REA) </w:t>
      </w:r>
      <w:r w:rsidRPr="0BEBE53A" w:rsidR="603E2971">
        <w:rPr>
          <w:rFonts w:ascii="Times New Roman" w:hAnsi="Times New Roman" w:eastAsia="Times New Roman" w:cs="Times New Roman"/>
        </w:rPr>
        <w:t>-</w:t>
      </w:r>
      <w:r w:rsidRPr="0BEBE53A">
        <w:rPr>
          <w:rFonts w:ascii="Times New Roman" w:hAnsi="Times New Roman" w:eastAsia="Times New Roman" w:cs="Times New Roman"/>
        </w:rPr>
        <w:t xml:space="preserve"> Rural Electrification Fund (REF) support, where electricity infrastructure is involved</w:t>
      </w:r>
    </w:p>
    <w:p w:rsidR="00143F6F" w:rsidRDefault="538D5F21" w14:paraId="1000DECB" w14:textId="2A50D121">
      <w:pPr>
        <w:pStyle w:val="ListParagraph"/>
        <w:widowControl w:val="0"/>
        <w:numPr>
          <w:ilvl w:val="0"/>
          <w:numId w:val="5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Standards </w:t>
      </w:r>
      <w:r w:rsidRPr="0BEBE53A" w:rsidR="5CA7A7D6">
        <w:rPr>
          <w:rFonts w:ascii="Times New Roman" w:hAnsi="Times New Roman" w:eastAsia="Times New Roman" w:cs="Times New Roman"/>
          <w:lang w:val="en-US"/>
        </w:rPr>
        <w:t>Organization</w:t>
      </w:r>
      <w:r w:rsidRPr="0BEBE53A">
        <w:rPr>
          <w:rFonts w:ascii="Times New Roman" w:hAnsi="Times New Roman" w:eastAsia="Times New Roman" w:cs="Times New Roman"/>
          <w:lang w:val="en-US"/>
        </w:rPr>
        <w:t xml:space="preserve"> of Nigeria (SON) </w:t>
      </w:r>
      <w:r w:rsidRPr="0BEBE53A" w:rsidR="15442DDE">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equipment and product standards</w:t>
      </w:r>
    </w:p>
    <w:p w:rsidR="00143F6F" w:rsidRDefault="538D5F21" w14:paraId="7715B288" w14:textId="349BDF7A">
      <w:pPr>
        <w:pStyle w:val="ListParagraph"/>
        <w:widowControl w:val="0"/>
        <w:numPr>
          <w:ilvl w:val="0"/>
          <w:numId w:val="5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Investment Promotion Commission (NIPC) </w:t>
      </w:r>
      <w:r w:rsidRPr="0BEBE53A" w:rsidR="6EC4C429">
        <w:rPr>
          <w:rFonts w:ascii="Times New Roman" w:hAnsi="Times New Roman" w:eastAsia="Times New Roman" w:cs="Times New Roman"/>
        </w:rPr>
        <w:t>-</w:t>
      </w:r>
      <w:r w:rsidRPr="0BEBE53A">
        <w:rPr>
          <w:rFonts w:ascii="Times New Roman" w:hAnsi="Times New Roman" w:eastAsia="Times New Roman" w:cs="Times New Roman"/>
        </w:rPr>
        <w:t xml:space="preserve"> investment incentives and registration</w:t>
      </w:r>
    </w:p>
    <w:p w:rsidR="00143F6F" w:rsidRDefault="538D5F21" w14:paraId="1435B1BB" w14:textId="509791E5">
      <w:pPr>
        <w:pStyle w:val="ListParagraph"/>
        <w:widowControl w:val="0"/>
        <w:numPr>
          <w:ilvl w:val="0"/>
          <w:numId w:val="52"/>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 Revenue Service (NRS) </w:t>
      </w:r>
      <w:r w:rsidRPr="0BEBE53A" w:rsidR="039E4B49">
        <w:rPr>
          <w:rFonts w:ascii="Times New Roman" w:hAnsi="Times New Roman" w:eastAsia="Times New Roman" w:cs="Times New Roman"/>
        </w:rPr>
        <w:t>-</w:t>
      </w:r>
      <w:r w:rsidRPr="0BEBE53A">
        <w:rPr>
          <w:rFonts w:ascii="Times New Roman" w:hAnsi="Times New Roman" w:eastAsia="Times New Roman" w:cs="Times New Roman"/>
        </w:rPr>
        <w:t xml:space="preserve"> tax administration</w:t>
      </w:r>
    </w:p>
    <w:p w:rsidR="00143F6F" w:rsidP="0BEBE53A" w:rsidRDefault="538D5F21" w14:paraId="6A85DC59" w14:textId="0146FAD3">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658949367" w:id="107"/>
      <w:r w:rsidRPr="0BEBE53A">
        <w:rPr>
          <w:rFonts w:ascii="Times New Roman" w:hAnsi="Times New Roman" w:eastAsia="Times New Roman" w:cs="Times New Roman"/>
          <w:b/>
          <w:bCs/>
          <w:sz w:val="22"/>
          <w:szCs w:val="22"/>
          <w:u w:val="single"/>
        </w:rPr>
        <w:t xml:space="preserve">Technical </w:t>
      </w:r>
      <w:r w:rsidRPr="0BEBE53A" w:rsidR="0C5C0C9A">
        <w:rPr>
          <w:rFonts w:ascii="Times New Roman" w:hAnsi="Times New Roman" w:eastAsia="Times New Roman" w:cs="Times New Roman"/>
          <w:b/>
          <w:bCs/>
          <w:sz w:val="22"/>
          <w:szCs w:val="22"/>
          <w:u w:val="single"/>
        </w:rPr>
        <w:t>S</w:t>
      </w:r>
      <w:r w:rsidRPr="0BEBE53A">
        <w:rPr>
          <w:rFonts w:ascii="Times New Roman" w:hAnsi="Times New Roman" w:eastAsia="Times New Roman" w:cs="Times New Roman"/>
          <w:b/>
          <w:bCs/>
          <w:sz w:val="22"/>
          <w:szCs w:val="22"/>
          <w:u w:val="single"/>
        </w:rPr>
        <w:t>tandards</w:t>
      </w:r>
      <w:bookmarkEnd w:id="107"/>
    </w:p>
    <w:p w:rsidR="00143F6F" w:rsidRDefault="538D5F21" w14:paraId="2485361A" w14:textId="13235A86">
      <w:pPr>
        <w:pStyle w:val="ListParagraph"/>
        <w:widowControl w:val="0"/>
        <w:numPr>
          <w:ilvl w:val="0"/>
          <w:numId w:val="51"/>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All imported equipment must meet Nigerian Industrial Standards (NIS) / International Electrotechnical Commission (IEC) standards.</w:t>
      </w:r>
    </w:p>
    <w:p w:rsidR="00143F6F" w:rsidRDefault="538D5F21" w14:paraId="410A3CF2" w14:textId="0D059B72">
      <w:pPr>
        <w:pStyle w:val="ListParagraph"/>
        <w:widowControl w:val="0"/>
        <w:numPr>
          <w:ilvl w:val="0"/>
          <w:numId w:val="5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SON administers the Standards </w:t>
      </w:r>
      <w:r w:rsidRPr="0BEBE53A" w:rsidR="2F6CE1CC">
        <w:rPr>
          <w:rFonts w:ascii="Times New Roman" w:hAnsi="Times New Roman" w:eastAsia="Times New Roman" w:cs="Times New Roman"/>
          <w:lang w:val="en-US"/>
        </w:rPr>
        <w:t>Organization</w:t>
      </w:r>
      <w:r w:rsidRPr="0BEBE53A">
        <w:rPr>
          <w:rFonts w:ascii="Times New Roman" w:hAnsi="Times New Roman" w:eastAsia="Times New Roman" w:cs="Times New Roman"/>
          <w:lang w:val="en-US"/>
        </w:rPr>
        <w:t xml:space="preserve"> of Nigeria Conformity Assessment Programme (SONCAP) for imports and the Mandatory Conformity Assessment Programme (MANCAP) for locally manufactured products, with SONCAP fees ranging from 0.2–2% of Cost, Insurance, and Freight (CIF) value.</w:t>
      </w:r>
    </w:p>
    <w:p w:rsidR="00143F6F" w:rsidRDefault="538D5F21" w14:paraId="3D55B5D0" w14:textId="37CFDF88">
      <w:pPr>
        <w:pStyle w:val="ListParagraph"/>
        <w:widowControl w:val="0"/>
        <w:numPr>
          <w:ilvl w:val="0"/>
          <w:numId w:val="5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NEMSA certification via ITISEMS applies wherever eCooking or any electricity-based infrastructure is involved; non-electric LPG and cookstove operations fall outside this requirement.</w:t>
      </w:r>
    </w:p>
    <w:p w:rsidR="00143F6F" w:rsidP="0BEBE53A" w:rsidRDefault="538D5F21" w14:paraId="1B120B06" w14:textId="1ECDB5C7">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1553923552" w:id="108"/>
      <w:r w:rsidRPr="0BEBE53A">
        <w:rPr>
          <w:rFonts w:ascii="Times New Roman" w:hAnsi="Times New Roman" w:eastAsia="Times New Roman" w:cs="Times New Roman"/>
          <w:b/>
          <w:bCs/>
          <w:sz w:val="22"/>
          <w:szCs w:val="22"/>
          <w:u w:val="single"/>
        </w:rPr>
        <w:t>Workflow process</w:t>
      </w:r>
      <w:bookmarkEnd w:id="108"/>
    </w:p>
    <w:p w:rsidR="00143F6F" w:rsidP="0BEBE53A" w:rsidRDefault="538D5F21" w14:paraId="7DC0ED79" w14:textId="14AAE77D">
      <w:pPr>
        <w:widowControl w:val="0"/>
        <w:spacing w:before="240" w:after="240" w:line="240" w:lineRule="auto"/>
        <w:jc w:val="both"/>
      </w:pPr>
      <w:r w:rsidRPr="0BEBE53A">
        <w:rPr>
          <w:rFonts w:ascii="Times New Roman" w:hAnsi="Times New Roman" w:eastAsia="Times New Roman" w:cs="Times New Roman"/>
          <w:b/>
          <w:bCs/>
        </w:rPr>
        <w:t>Small-scale non-electric pathway (cookstoves, briquettes, household biogas digesters)</w:t>
      </w:r>
    </w:p>
    <w:p w:rsidR="00143F6F" w:rsidP="0BEBE53A" w:rsidRDefault="00143F6F" w14:paraId="0646CE44" w14:textId="4F313502">
      <w:pPr>
        <w:widowControl w:val="0"/>
        <w:spacing w:before="240" w:after="240" w:line="240" w:lineRule="auto"/>
        <w:jc w:val="both"/>
        <w:rPr>
          <w:rFonts w:ascii="Times New Roman" w:hAnsi="Times New Roman" w:eastAsia="Times New Roman" w:cs="Times New Roman"/>
          <w:b/>
          <w:bCs/>
        </w:rPr>
      </w:pPr>
    </w:p>
    <w:p w:rsidR="00143F6F" w:rsidRDefault="538D5F21" w14:paraId="021E2229" w14:textId="15012948">
      <w:pPr>
        <w:pStyle w:val="ListParagraph"/>
        <w:widowControl w:val="0"/>
        <w:numPr>
          <w:ilvl w:val="0"/>
          <w:numId w:val="5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CAC incorporation and NIPC/OSIC registration for fiscal incentive access.</w:t>
      </w:r>
    </w:p>
    <w:p w:rsidR="00143F6F" w:rsidRDefault="538D5F21" w14:paraId="110C76AC" w14:textId="413632B5">
      <w:pPr>
        <w:pStyle w:val="ListParagraph"/>
        <w:widowControl w:val="0"/>
        <w:numPr>
          <w:ilvl w:val="0"/>
          <w:numId w:val="5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Local government approval.</w:t>
      </w:r>
    </w:p>
    <w:p w:rsidR="00143F6F" w:rsidRDefault="538D5F21" w14:paraId="7A821F66" w14:textId="5F98F590">
      <w:pPr>
        <w:pStyle w:val="ListParagraph"/>
        <w:widowControl w:val="0"/>
        <w:numPr>
          <w:ilvl w:val="0"/>
          <w:numId w:val="5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Environmental screening (light-touch, given minimal compliance footprint at this scale).</w:t>
      </w:r>
    </w:p>
    <w:p w:rsidR="00143F6F" w:rsidRDefault="538D5F21" w14:paraId="7F178B99" w14:textId="31E81411">
      <w:pPr>
        <w:pStyle w:val="ListParagraph"/>
        <w:widowControl w:val="0"/>
        <w:numPr>
          <w:ilvl w:val="0"/>
          <w:numId w:val="5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SON </w:t>
      </w:r>
      <w:r w:rsidRPr="0BEBE53A" w:rsidR="792EE707">
        <w:rPr>
          <w:rFonts w:ascii="Times New Roman" w:hAnsi="Times New Roman" w:eastAsia="Times New Roman" w:cs="Times New Roman"/>
          <w:lang w:val="en-US"/>
        </w:rPr>
        <w:t>standards of</w:t>
      </w:r>
      <w:r w:rsidRPr="0BEBE53A">
        <w:rPr>
          <w:rFonts w:ascii="Times New Roman" w:hAnsi="Times New Roman" w:eastAsia="Times New Roman" w:cs="Times New Roman"/>
          <w:lang w:val="en-US"/>
        </w:rPr>
        <w:t xml:space="preserve"> compliance.</w:t>
      </w:r>
    </w:p>
    <w:p w:rsidR="00143F6F" w:rsidP="0BEBE53A" w:rsidRDefault="00143F6F" w14:paraId="24B332C3" w14:textId="381D605A">
      <w:pPr>
        <w:widowControl w:val="0"/>
        <w:spacing w:before="240" w:after="240" w:line="240" w:lineRule="auto"/>
        <w:jc w:val="both"/>
        <w:rPr>
          <w:rFonts w:ascii="Times New Roman" w:hAnsi="Times New Roman" w:eastAsia="Times New Roman" w:cs="Times New Roman"/>
          <w:b/>
          <w:bCs/>
          <w:lang w:val="en-US"/>
        </w:rPr>
      </w:pPr>
    </w:p>
    <w:p w:rsidR="00143F6F" w:rsidP="0BEBE53A" w:rsidRDefault="538D5F21" w14:paraId="56BEA921" w14:textId="39A9F0F8">
      <w:pPr>
        <w:widowControl w:val="0"/>
        <w:spacing w:before="240" w:after="240" w:line="240" w:lineRule="auto"/>
        <w:jc w:val="both"/>
      </w:pPr>
      <w:r w:rsidRPr="0BEBE53A">
        <w:rPr>
          <w:rFonts w:ascii="Times New Roman" w:hAnsi="Times New Roman" w:eastAsia="Times New Roman" w:cs="Times New Roman"/>
          <w:b/>
          <w:bCs/>
          <w:lang w:val="en-US"/>
        </w:rPr>
        <w:t>Larger-scale or electric-integrated pathway (commercial biomass, eCooking, RE-linked systems)</w:t>
      </w:r>
    </w:p>
    <w:p w:rsidR="00143F6F" w:rsidP="0BEBE53A" w:rsidRDefault="00143F6F" w14:paraId="359B162D" w14:textId="0ECC502F">
      <w:pPr>
        <w:widowControl w:val="0"/>
        <w:spacing w:before="240" w:after="240" w:line="240" w:lineRule="auto"/>
        <w:jc w:val="both"/>
        <w:rPr>
          <w:rFonts w:ascii="Times New Roman" w:hAnsi="Times New Roman" w:eastAsia="Times New Roman" w:cs="Times New Roman"/>
          <w:b/>
          <w:bCs/>
          <w:lang w:val="en-US"/>
        </w:rPr>
      </w:pPr>
    </w:p>
    <w:p w:rsidR="00143F6F" w:rsidRDefault="538D5F21" w14:paraId="38A29FC8" w14:textId="576178E6">
      <w:pPr>
        <w:pStyle w:val="ListParagraph"/>
        <w:widowControl w:val="0"/>
        <w:numPr>
          <w:ilvl w:val="0"/>
          <w:numId w:val="4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CAC incorporation and NIPC/OSIC registration.</w:t>
      </w:r>
    </w:p>
    <w:p w:rsidR="00143F6F" w:rsidRDefault="538D5F21" w14:paraId="6586429C" w14:textId="7EC73FBA">
      <w:pPr>
        <w:pStyle w:val="ListParagraph"/>
        <w:widowControl w:val="0"/>
        <w:numPr>
          <w:ilvl w:val="0"/>
          <w:numId w:val="4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Certificate of occupancy or Governor's Consent under the Land Use Act, </w:t>
      </w:r>
      <w:r w:rsidRPr="0BEBE53A" w:rsidR="21D703D1">
        <w:rPr>
          <w:rFonts w:ascii="Times New Roman" w:hAnsi="Times New Roman" w:eastAsia="Times New Roman" w:cs="Times New Roman"/>
          <w:lang w:val="en-US"/>
        </w:rPr>
        <w:t>favoring</w:t>
      </w:r>
      <w:r w:rsidRPr="0BEBE53A">
        <w:rPr>
          <w:rFonts w:ascii="Times New Roman" w:hAnsi="Times New Roman" w:eastAsia="Times New Roman" w:cs="Times New Roman"/>
          <w:lang w:val="en-US"/>
        </w:rPr>
        <w:t xml:space="preserve"> agricultural or degraded land.</w:t>
      </w:r>
    </w:p>
    <w:p w:rsidR="00143F6F" w:rsidRDefault="538D5F21" w14:paraId="4EB475DF" w14:textId="6D8DEDB0">
      <w:pPr>
        <w:pStyle w:val="ListParagraph"/>
        <w:widowControl w:val="0"/>
        <w:numPr>
          <w:ilvl w:val="0"/>
          <w:numId w:val="4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Full EIA via the Federal Ministry of Environment.</w:t>
      </w:r>
    </w:p>
    <w:p w:rsidR="00143F6F" w:rsidRDefault="538D5F21" w14:paraId="04E7776A" w14:textId="062EF57A">
      <w:pPr>
        <w:pStyle w:val="ListParagraph"/>
        <w:widowControl w:val="0"/>
        <w:numPr>
          <w:ilvl w:val="0"/>
          <w:numId w:val="4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NERC </w:t>
      </w:r>
      <w:r w:rsidRPr="0BEBE53A" w:rsidR="41C7A4F8">
        <w:rPr>
          <w:rFonts w:ascii="Times New Roman" w:hAnsi="Times New Roman" w:eastAsia="Times New Roman" w:cs="Times New Roman"/>
          <w:lang w:val="en-US"/>
        </w:rPr>
        <w:t>license</w:t>
      </w:r>
      <w:r w:rsidRPr="0BEBE53A">
        <w:rPr>
          <w:rFonts w:ascii="Times New Roman" w:hAnsi="Times New Roman" w:eastAsia="Times New Roman" w:cs="Times New Roman"/>
          <w:lang w:val="en-US"/>
        </w:rPr>
        <w:t xml:space="preserve"> application, where electricity generation or eCooking infrastructure is involved.</w:t>
      </w:r>
    </w:p>
    <w:p w:rsidR="00143F6F" w:rsidRDefault="538D5F21" w14:paraId="00E4EF97" w14:textId="224F9CCF">
      <w:pPr>
        <w:pStyle w:val="ListParagraph"/>
        <w:widowControl w:val="0"/>
        <w:numPr>
          <w:ilvl w:val="0"/>
          <w:numId w:val="4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NEMSA electrical safety certification via ITISEMS.</w:t>
      </w:r>
    </w:p>
    <w:p w:rsidR="00143F6F" w:rsidRDefault="538D5F21" w14:paraId="69C179A5" w14:textId="29863E1A">
      <w:pPr>
        <w:pStyle w:val="ListParagraph"/>
        <w:widowControl w:val="0"/>
        <w:numPr>
          <w:ilvl w:val="0"/>
          <w:numId w:val="4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SONCAP/MANCAP compliance for imported or locally manufactured equipment.</w:t>
      </w:r>
    </w:p>
    <w:p w:rsidR="00143F6F" w:rsidRDefault="538D5F21" w14:paraId="342A3DE8" w14:textId="1D3BC860">
      <w:pPr>
        <w:pStyle w:val="ListParagraph"/>
        <w:widowControl w:val="0"/>
        <w:numPr>
          <w:ilvl w:val="0"/>
          <w:numId w:val="4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lastRenderedPageBreak/>
        <w:t>REA/REF engagement, where RE-linked infrastructure qualifies for support.</w:t>
      </w:r>
    </w:p>
    <w:p w:rsidR="00143F6F" w:rsidP="0BEBE53A" w:rsidRDefault="538D5F21" w14:paraId="7138CFD9" w14:textId="58637E40">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2024993567" w:id="109"/>
      <w:r w:rsidRPr="0BEBE53A">
        <w:rPr>
          <w:rFonts w:ascii="Times New Roman" w:hAnsi="Times New Roman" w:eastAsia="Times New Roman" w:cs="Times New Roman"/>
          <w:b/>
          <w:bCs/>
          <w:sz w:val="22"/>
          <w:szCs w:val="22"/>
          <w:u w:val="single"/>
        </w:rPr>
        <w:t xml:space="preserve">Useful </w:t>
      </w:r>
      <w:r w:rsidRPr="0BEBE53A" w:rsidR="4739E1B5">
        <w:rPr>
          <w:rFonts w:ascii="Times New Roman" w:hAnsi="Times New Roman" w:eastAsia="Times New Roman" w:cs="Times New Roman"/>
          <w:b/>
          <w:bCs/>
          <w:sz w:val="22"/>
          <w:szCs w:val="22"/>
          <w:u w:val="single"/>
        </w:rPr>
        <w:t>R</w:t>
      </w:r>
      <w:r w:rsidRPr="0BEBE53A">
        <w:rPr>
          <w:rFonts w:ascii="Times New Roman" w:hAnsi="Times New Roman" w:eastAsia="Times New Roman" w:cs="Times New Roman"/>
          <w:b/>
          <w:bCs/>
          <w:sz w:val="22"/>
          <w:szCs w:val="22"/>
          <w:u w:val="single"/>
        </w:rPr>
        <w:t xml:space="preserve">esources and </w:t>
      </w:r>
      <w:r w:rsidRPr="0BEBE53A" w:rsidR="17179ADA">
        <w:rPr>
          <w:rFonts w:ascii="Times New Roman" w:hAnsi="Times New Roman" w:eastAsia="Times New Roman" w:cs="Times New Roman"/>
          <w:b/>
          <w:bCs/>
          <w:sz w:val="22"/>
          <w:szCs w:val="22"/>
          <w:u w:val="single"/>
        </w:rPr>
        <w:t>L</w:t>
      </w:r>
      <w:r w:rsidRPr="0BEBE53A">
        <w:rPr>
          <w:rFonts w:ascii="Times New Roman" w:hAnsi="Times New Roman" w:eastAsia="Times New Roman" w:cs="Times New Roman"/>
          <w:b/>
          <w:bCs/>
          <w:sz w:val="22"/>
          <w:szCs w:val="22"/>
          <w:u w:val="single"/>
        </w:rPr>
        <w:t>inks</w:t>
      </w:r>
      <w:bookmarkEnd w:id="109"/>
    </w:p>
    <w:p w:rsidR="00143F6F" w:rsidP="0BEBE53A" w:rsidRDefault="538D5F21" w14:paraId="20EF81C8" w14:textId="1E3B5A9C">
      <w:pPr>
        <w:widowControl w:val="0"/>
        <w:spacing w:before="240" w:after="240" w:line="240" w:lineRule="auto"/>
        <w:jc w:val="both"/>
      </w:pPr>
      <w:r w:rsidRPr="0BEBE53A">
        <w:rPr>
          <w:rFonts w:ascii="Times New Roman" w:hAnsi="Times New Roman" w:eastAsia="Times New Roman" w:cs="Times New Roman"/>
        </w:rPr>
        <w:t xml:space="preserve">National Environmental Standards and Regulations Enforcement Agency: </w:t>
      </w:r>
      <w:hyperlink r:id="rId70">
        <w:r w:rsidRPr="0BEBE53A">
          <w:rPr>
            <w:rStyle w:val="Hyperlink"/>
          </w:rPr>
          <w:t>www.nesrea.gov.ng</w:t>
        </w:r>
      </w:hyperlink>
      <w:r w:rsidRPr="0BEBE53A">
        <w:rPr>
          <w:rFonts w:ascii="Times New Roman" w:hAnsi="Times New Roman" w:eastAsia="Times New Roman" w:cs="Times New Roman"/>
        </w:rPr>
        <w:t xml:space="preserve"> </w:t>
      </w:r>
    </w:p>
    <w:p w:rsidR="00143F6F" w:rsidP="0BEBE53A" w:rsidRDefault="538D5F21" w14:paraId="5CE89D6A" w14:textId="74AB821C">
      <w:pPr>
        <w:widowControl w:val="0"/>
        <w:spacing w:before="240" w:after="240" w:line="240" w:lineRule="auto"/>
        <w:jc w:val="both"/>
      </w:pPr>
      <w:r w:rsidRPr="0BEBE53A">
        <w:rPr>
          <w:rFonts w:ascii="Times New Roman" w:hAnsi="Times New Roman" w:eastAsia="Times New Roman" w:cs="Times New Roman"/>
        </w:rPr>
        <w:t xml:space="preserve">Nigerian Electricity Regulatory Commission: </w:t>
      </w:r>
      <w:hyperlink r:id="rId71">
        <w:r w:rsidRPr="0BEBE53A">
          <w:rPr>
            <w:rStyle w:val="Hyperlink"/>
          </w:rPr>
          <w:t>www.nerc.gov.ng</w:t>
        </w:r>
      </w:hyperlink>
      <w:r w:rsidRPr="0BEBE53A">
        <w:rPr>
          <w:rFonts w:ascii="Times New Roman" w:hAnsi="Times New Roman" w:eastAsia="Times New Roman" w:cs="Times New Roman"/>
        </w:rPr>
        <w:t xml:space="preserve"> </w:t>
      </w:r>
    </w:p>
    <w:p w:rsidR="00143F6F" w:rsidP="0BEBE53A" w:rsidRDefault="538D5F21" w14:paraId="2E559A6E" w14:textId="68742DF5">
      <w:pPr>
        <w:widowControl w:val="0"/>
        <w:spacing w:before="240" w:after="240" w:line="240" w:lineRule="auto"/>
        <w:jc w:val="both"/>
      </w:pPr>
      <w:r w:rsidRPr="0BEBE53A">
        <w:rPr>
          <w:rFonts w:ascii="Times New Roman" w:hAnsi="Times New Roman" w:eastAsia="Times New Roman" w:cs="Times New Roman"/>
        </w:rPr>
        <w:t xml:space="preserve">Nigerian Electricity Management Services Agency: </w:t>
      </w:r>
      <w:hyperlink r:id="rId72">
        <w:r w:rsidRPr="0BEBE53A">
          <w:rPr>
            <w:rStyle w:val="Hyperlink"/>
          </w:rPr>
          <w:t>www.nemsa.gov.ng</w:t>
        </w:r>
      </w:hyperlink>
      <w:r w:rsidRPr="0BEBE53A">
        <w:rPr>
          <w:rFonts w:ascii="Times New Roman" w:hAnsi="Times New Roman" w:eastAsia="Times New Roman" w:cs="Times New Roman"/>
        </w:rPr>
        <w:t xml:space="preserve"> </w:t>
      </w:r>
    </w:p>
    <w:p w:rsidR="00143F6F" w:rsidP="0BEBE53A" w:rsidRDefault="538D5F21" w14:paraId="040C6AE6" w14:textId="14C98700">
      <w:pPr>
        <w:widowControl w:val="0"/>
        <w:spacing w:before="240" w:after="240" w:line="240" w:lineRule="auto"/>
        <w:jc w:val="both"/>
      </w:pPr>
      <w:r w:rsidRPr="0BEBE53A">
        <w:rPr>
          <w:rFonts w:ascii="Times New Roman" w:hAnsi="Times New Roman" w:eastAsia="Times New Roman" w:cs="Times New Roman"/>
        </w:rPr>
        <w:t xml:space="preserve">Rural Electrification Agency: </w:t>
      </w:r>
      <w:hyperlink r:id="rId73">
        <w:r w:rsidRPr="0BEBE53A">
          <w:rPr>
            <w:rStyle w:val="Hyperlink"/>
          </w:rPr>
          <w:t>www.rea.gov.ng</w:t>
        </w:r>
      </w:hyperlink>
      <w:r w:rsidRPr="0BEBE53A" w:rsidR="5D0F0D39">
        <w:rPr>
          <w:rFonts w:ascii="Times New Roman" w:hAnsi="Times New Roman" w:eastAsia="Times New Roman" w:cs="Times New Roman"/>
        </w:rPr>
        <w:t xml:space="preserve"> </w:t>
      </w:r>
    </w:p>
    <w:p w:rsidR="00143F6F" w:rsidP="0BEBE53A" w:rsidRDefault="538D5F21" w14:paraId="1B0F2359" w14:textId="4C1C3984">
      <w:pPr>
        <w:widowControl w:val="0"/>
        <w:spacing w:before="240"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Standards Organi</w:t>
      </w:r>
      <w:r w:rsidRPr="0BEBE53A" w:rsidR="738A38E7">
        <w:rPr>
          <w:rFonts w:ascii="Times New Roman" w:hAnsi="Times New Roman" w:eastAsia="Times New Roman" w:cs="Times New Roman"/>
          <w:lang w:val="en-US"/>
        </w:rPr>
        <w:t>z</w:t>
      </w:r>
      <w:r w:rsidRPr="0BEBE53A">
        <w:rPr>
          <w:rFonts w:ascii="Times New Roman" w:hAnsi="Times New Roman" w:eastAsia="Times New Roman" w:cs="Times New Roman"/>
          <w:lang w:val="en-US"/>
        </w:rPr>
        <w:t xml:space="preserve">ation of Nigeria: </w:t>
      </w:r>
      <w:hyperlink r:id="rId74">
        <w:r w:rsidRPr="0BEBE53A" w:rsidR="0798959B">
          <w:rPr>
            <w:rStyle w:val="Hyperlink"/>
            <w:lang w:val="en-US"/>
          </w:rPr>
          <w:t>www.</w:t>
        </w:r>
        <w:r w:rsidRPr="0BEBE53A">
          <w:rPr>
            <w:rStyle w:val="Hyperlink"/>
            <w:lang w:val="en-US"/>
          </w:rPr>
          <w:t>son.gov.ng</w:t>
        </w:r>
      </w:hyperlink>
      <w:r w:rsidRPr="0BEBE53A" w:rsidR="4507E0BD">
        <w:rPr>
          <w:rFonts w:ascii="Times New Roman" w:hAnsi="Times New Roman" w:eastAsia="Times New Roman" w:cs="Times New Roman"/>
          <w:lang w:val="en-US"/>
        </w:rPr>
        <w:t xml:space="preserve"> </w:t>
      </w:r>
    </w:p>
    <w:p w:rsidR="00143F6F" w:rsidP="0BEBE53A" w:rsidRDefault="538D5F21" w14:paraId="0F81817F" w14:textId="77500914">
      <w:pPr>
        <w:widowControl w:val="0"/>
        <w:spacing w:before="240" w:after="240"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Investment Promotion Commission: </w:t>
      </w:r>
      <w:hyperlink r:id="rId75">
        <w:r w:rsidRPr="0BEBE53A" w:rsidR="2F361645">
          <w:rPr>
            <w:rStyle w:val="Hyperlink"/>
          </w:rPr>
          <w:t>www.</w:t>
        </w:r>
        <w:r w:rsidRPr="0BEBE53A">
          <w:rPr>
            <w:rStyle w:val="Hyperlink"/>
          </w:rPr>
          <w:t>nipc.gov.ng</w:t>
        </w:r>
      </w:hyperlink>
      <w:r w:rsidRPr="0BEBE53A" w:rsidR="2488E804">
        <w:rPr>
          <w:rFonts w:ascii="Times New Roman" w:hAnsi="Times New Roman" w:eastAsia="Times New Roman" w:cs="Times New Roman"/>
        </w:rPr>
        <w:t xml:space="preserve"> </w:t>
      </w:r>
    </w:p>
    <w:p w:rsidR="00143F6F" w:rsidP="0BEBE53A" w:rsidRDefault="00143F6F" w14:paraId="6EEE04B4" w14:textId="01A3FD94">
      <w:pPr>
        <w:widowControl w:val="0"/>
        <w:spacing w:before="240" w:after="240" w:line="240" w:lineRule="auto"/>
        <w:jc w:val="both"/>
        <w:rPr>
          <w:rFonts w:ascii="Times New Roman" w:hAnsi="Times New Roman" w:eastAsia="Times New Roman" w:cs="Times New Roman"/>
        </w:rPr>
      </w:pPr>
    </w:p>
    <w:p w:rsidR="0BEBE53A" w:rsidP="0BEBE53A" w:rsidRDefault="0BEBE53A" w14:paraId="27529FD7" w14:textId="0AA56F07">
      <w:pPr>
        <w:jc w:val="both"/>
      </w:pPr>
    </w:p>
    <w:p w:rsidRPr="00F4022E" w:rsidR="00143F6F" w:rsidP="0BEBE53A" w:rsidRDefault="2FFD2249" w14:paraId="3C37698C" w14:textId="5A1E3473">
      <w:pPr>
        <w:pStyle w:val="Heading2"/>
      </w:pPr>
      <w:bookmarkStart w:name="_Toc22983388" w:id="110"/>
      <w:r>
        <w:t>Finance – Text | Infographics</w:t>
      </w:r>
      <w:bookmarkEnd w:id="110"/>
    </w:p>
    <w:p w:rsidR="00143F6F" w:rsidP="0BEBE53A" w:rsidRDefault="2FFD2249" w14:paraId="34D8F8F3"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Public Finance </w:t>
      </w:r>
    </w:p>
    <w:p w:rsidR="00143F6F" w:rsidP="0BEBE53A" w:rsidRDefault="2FFD2249" w14:paraId="02D35AFF"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BOI concessional loans are available for clean cooking appliance manufacturing. Where a project integrates eCooking or renewable energy, the REA Rural Electrification Fund opens up as an additional funding source, alongside NSIA-backed instruments.</w:t>
      </w:r>
    </w:p>
    <w:p w:rsidR="00143F6F" w:rsidP="0BEBE53A" w:rsidRDefault="2FFD2249" w14:paraId="01569E84"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Commercial Finance</w:t>
      </w:r>
    </w:p>
    <w:p w:rsidR="00143F6F" w:rsidP="0BEBE53A" w:rsidRDefault="2FFD2249" w14:paraId="730BD211" w14:textId="169CED41">
      <w:pPr>
        <w:widowControl w:val="0"/>
        <w:spacing w:before="240" w:after="240" w:line="240" w:lineRule="auto"/>
        <w:ind w:left="360"/>
        <w:jc w:val="both"/>
        <w:rPr>
          <w:rFonts w:ascii="Times New Roman" w:hAnsi="Times New Roman" w:eastAsia="Times New Roman" w:cs="Times New Roman"/>
          <w:b/>
          <w:bCs/>
          <w:lang w:val="en-US"/>
        </w:rPr>
      </w:pPr>
      <w:r w:rsidRPr="0BEBE53A">
        <w:rPr>
          <w:rFonts w:ascii="Times New Roman" w:hAnsi="Times New Roman" w:eastAsia="Times New Roman" w:cs="Times New Roman"/>
          <w:lang w:val="en-US"/>
        </w:rPr>
        <w:t>Scaled LPG and eCooking ventures attract local bank lending from FCMB, Sterling, and Access Bank. DFIs, including AfDB, IFC, and Africa Finance Corporation, are active in the s</w:t>
      </w:r>
      <w:r w:rsidRPr="0BEBE53A" w:rsidR="7B73593A">
        <w:rPr>
          <w:rFonts w:ascii="Times New Roman" w:hAnsi="Times New Roman" w:eastAsia="Times New Roman" w:cs="Times New Roman"/>
          <w:lang w:val="en-US"/>
        </w:rPr>
        <w:t>ector</w:t>
      </w:r>
      <w:r w:rsidRPr="0BEBE53A">
        <w:rPr>
          <w:rFonts w:ascii="Times New Roman" w:hAnsi="Times New Roman" w:eastAsia="Times New Roman" w:cs="Times New Roman"/>
          <w:lang w:val="en-US"/>
        </w:rPr>
        <w:t xml:space="preserve"> and can provide both debt and equity. InfraCredit guarantees and hybrid capital instruments are available for appropriately structured transactions.</w:t>
      </w:r>
    </w:p>
    <w:p w:rsidR="00143F6F" w:rsidP="0BEBE53A" w:rsidRDefault="2FFD2249" w14:paraId="2786DC25"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Guarantees &amp; Risk Instruments </w:t>
      </w:r>
    </w:p>
    <w:p w:rsidR="00143F6F" w:rsidP="0BEBE53A" w:rsidRDefault="2FFD2249" w14:paraId="7BB8358E" w14:textId="77777777">
      <w:pPr>
        <w:widowControl w:val="0"/>
        <w:spacing w:before="240" w:after="240" w:line="240" w:lineRule="auto"/>
        <w:ind w:left="360"/>
        <w:jc w:val="both"/>
        <w:rPr>
          <w:rFonts w:ascii="Times New Roman" w:hAnsi="Times New Roman" w:eastAsia="Times New Roman" w:cs="Times New Roman"/>
          <w:b/>
          <w:bCs/>
          <w:lang w:val="en-US"/>
        </w:rPr>
      </w:pPr>
      <w:r w:rsidRPr="0BEBE53A">
        <w:rPr>
          <w:rFonts w:ascii="Times New Roman" w:hAnsi="Times New Roman" w:eastAsia="Times New Roman" w:cs="Times New Roman"/>
          <w:lang w:val="en-US"/>
        </w:rPr>
        <w:t>World Bank and AfDB Partial Risk Guarantees (PRGs), MIGA political risk insurance, and NSIA credit enhancements are all accessible, particularly where projects can demonstrate an RE or infrastructure linkage, which significantly strengthens the risk mitigation case for lenders.</w:t>
      </w:r>
    </w:p>
    <w:p w:rsidR="00143F6F" w:rsidP="0BEBE53A" w:rsidRDefault="2FFD2249" w14:paraId="64EB78AD"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Blended Finance </w:t>
      </w:r>
    </w:p>
    <w:p w:rsidR="2FFD2249" w:rsidP="0BEBE53A" w:rsidRDefault="2FFD2249" w14:paraId="29C7C804" w14:textId="37528180">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GIZ and </w:t>
      </w:r>
      <w:r w:rsidRPr="0BEBE53A" w:rsidR="65D9CCA7">
        <w:rPr>
          <w:rFonts w:ascii="Times New Roman" w:hAnsi="Times New Roman" w:eastAsia="Times New Roman" w:cs="Times New Roman"/>
          <w:lang w:val="en-US"/>
        </w:rPr>
        <w:t>EU-blended</w:t>
      </w:r>
      <w:r w:rsidRPr="0BEBE53A">
        <w:rPr>
          <w:rFonts w:ascii="Times New Roman" w:hAnsi="Times New Roman" w:eastAsia="Times New Roman" w:cs="Times New Roman"/>
          <w:lang w:val="en-US"/>
        </w:rPr>
        <w:t xml:space="preserve"> finance structures are available for RE-linked clean cooking projects. The most effective deal structures combine DFI concessional debt, grant funding, and results-based financing (RBF); investors who can navigate this stack stand to access capital on highly </w:t>
      </w:r>
      <w:r w:rsidRPr="0BEBE53A" w:rsidR="1FF63DCB">
        <w:rPr>
          <w:rFonts w:ascii="Times New Roman" w:hAnsi="Times New Roman" w:eastAsia="Times New Roman" w:cs="Times New Roman"/>
          <w:lang w:val="en-US"/>
        </w:rPr>
        <w:t>favorable</w:t>
      </w:r>
      <w:r w:rsidRPr="0BEBE53A">
        <w:rPr>
          <w:rFonts w:ascii="Times New Roman" w:hAnsi="Times New Roman" w:eastAsia="Times New Roman" w:cs="Times New Roman"/>
          <w:lang w:val="en-US"/>
        </w:rPr>
        <w:t xml:space="preserve"> terms.</w:t>
      </w:r>
    </w:p>
    <w:p w:rsidR="00143F6F" w:rsidP="0BEBE53A" w:rsidRDefault="2FFD2249" w14:paraId="430B5BF3" w14:textId="42BE1684">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Investor </w:t>
      </w:r>
      <w:r w:rsidRPr="0BEBE53A" w:rsidR="2B360FEA">
        <w:rPr>
          <w:rFonts w:ascii="Times New Roman" w:hAnsi="Times New Roman" w:eastAsia="Times New Roman" w:cs="Times New Roman"/>
          <w:b/>
          <w:bCs/>
          <w:u w:val="single"/>
        </w:rPr>
        <w:t>Outlook</w:t>
      </w:r>
    </w:p>
    <w:p w:rsidR="00143F6F" w:rsidP="70118F5B" w:rsidRDefault="30AEA042" w14:paraId="3947BF21" w14:textId="0AFA7B29">
      <w:pPr>
        <w:widowControl w:val="0"/>
        <w:spacing w:before="240" w:after="240" w:line="240" w:lineRule="auto"/>
        <w:ind w:left="360"/>
        <w:jc w:val="both"/>
        <w:rPr>
          <w:rFonts w:ascii="Times New Roman" w:hAnsi="Times New Roman" w:eastAsia="Times New Roman" w:cs="Times New Roman"/>
          <w:lang w:val="en-US"/>
        </w:rPr>
      </w:pPr>
      <w:r w:rsidRPr="70118F5B">
        <w:rPr>
          <w:rFonts w:ascii="Times New Roman" w:hAnsi="Times New Roman" w:eastAsia="Times New Roman" w:cs="Times New Roman"/>
          <w:lang w:val="en-US"/>
        </w:rPr>
        <w:t xml:space="preserve">Clean </w:t>
      </w:r>
      <w:r w:rsidRPr="70118F5B" w:rsidR="7999BE19">
        <w:rPr>
          <w:rFonts w:ascii="Times New Roman" w:hAnsi="Times New Roman" w:eastAsia="Times New Roman" w:cs="Times New Roman"/>
          <w:lang w:val="en-US"/>
        </w:rPr>
        <w:t>cooking</w:t>
      </w:r>
      <w:r w:rsidRPr="70118F5B">
        <w:rPr>
          <w:rFonts w:ascii="Times New Roman" w:hAnsi="Times New Roman" w:eastAsia="Times New Roman" w:cs="Times New Roman"/>
          <w:lang w:val="en-US"/>
        </w:rPr>
        <w:t xml:space="preserve"> grant dependency is a structural feature of the market, not a temporary condition. Investors who build their financing models around concessional capital, carbon finance, and RBF mechanisms, rather than relying on commercial returns alone, will find the most durable path to </w:t>
      </w:r>
      <w:r w:rsidRPr="70118F5B">
        <w:rPr>
          <w:rFonts w:ascii="Times New Roman" w:hAnsi="Times New Roman" w:eastAsia="Times New Roman" w:cs="Times New Roman"/>
          <w:lang w:val="en-US"/>
        </w:rPr>
        <w:lastRenderedPageBreak/>
        <w:t>viability.</w:t>
      </w:r>
    </w:p>
    <w:p w:rsidRPr="00F4022E" w:rsidR="00143F6F" w:rsidP="0BEBE53A" w:rsidRDefault="2FFD2249" w14:paraId="107C22C4" w14:textId="00A9631E">
      <w:pPr>
        <w:pStyle w:val="Heading2"/>
      </w:pPr>
      <w:bookmarkStart w:name="_Toc1430138205" w:id="111"/>
      <w:r>
        <w:t>Opportunities - Text | Photos | Videos</w:t>
      </w:r>
      <w:bookmarkEnd w:id="111"/>
    </w:p>
    <w:p w:rsidR="00143F6F" w:rsidP="0BEBE53A" w:rsidRDefault="2FFD2249" w14:paraId="054E8183"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clean cooking market is early-stage and grant-dependent, but the policy ambition is significant, and the access deficit is large. For investors who can structure around concessional capital and carbon finance, the opportunity to build durable market positions in LPG distribution and clean cooking manufacturing is real and largely uncrowded.</w:t>
      </w:r>
    </w:p>
    <w:p w:rsidR="00143F6F" w:rsidP="0BEBE53A" w:rsidRDefault="2FFD2249" w14:paraId="2FCB3CEE"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clean cooking market is one of the most underserved energy access segments in the country, with the North-West and North-East carrying the largest unmet demand. LPG consumption is growing, policy targets are ambitious, and carbon finance and RBF are creating viable revenue streams beyond commercial sales. For investors able to solve distribution, asset financing, and carbon revenue structuring at scale, the long-term opportunity is significant.</w:t>
      </w:r>
    </w:p>
    <w:p w:rsidR="00F4022E" w:rsidP="0BEBE53A" w:rsidRDefault="2FFD2249" w14:paraId="6ACC9593" w14:textId="613AE712">
      <w:pPr>
        <w:widowControl w:val="0"/>
        <w:spacing w:before="240" w:after="240" w:line="240" w:lineRule="auto"/>
        <w:ind w:left="360"/>
        <w:jc w:val="both"/>
      </w:pPr>
      <w:r w:rsidRPr="0BEBE53A">
        <w:rPr>
          <w:rFonts w:ascii="Times New Roman" w:hAnsi="Times New Roman" w:eastAsia="Times New Roman" w:cs="Times New Roman"/>
          <w:i/>
          <w:iCs/>
        </w:rPr>
        <w:t>PS: Photos will apply where necessary</w:t>
      </w:r>
    </w:p>
    <w:p w:rsidR="0BEBE53A" w:rsidP="0BEBE53A" w:rsidRDefault="0BEBE53A" w14:paraId="4C30C61F" w14:textId="2C44DC95">
      <w:pPr>
        <w:widowControl w:val="0"/>
        <w:spacing w:before="240" w:after="240" w:line="240" w:lineRule="auto"/>
        <w:jc w:val="both"/>
        <w:rPr>
          <w:rFonts w:ascii="Times New Roman" w:hAnsi="Times New Roman" w:eastAsia="Times New Roman" w:cs="Times New Roman"/>
          <w:i/>
          <w:iCs/>
        </w:rPr>
      </w:pPr>
    </w:p>
    <w:p w:rsidRPr="00143F6F" w:rsidR="00143F6F" w:rsidP="0BEBE53A" w:rsidRDefault="2FFD2249" w14:paraId="70C7A57C" w14:textId="7C96010D">
      <w:pPr>
        <w:pStyle w:val="Heading1"/>
        <w:rPr>
          <w:sz w:val="24"/>
          <w:szCs w:val="24"/>
        </w:rPr>
      </w:pPr>
      <w:bookmarkStart w:name="_Toc592661493" w:id="112"/>
      <w:r>
        <w:t>Bioenergy (Page Title)</w:t>
      </w:r>
      <w:bookmarkEnd w:id="112"/>
    </w:p>
    <w:p w:rsidRPr="00F4022E" w:rsidR="00143F6F" w:rsidP="0BEBE53A" w:rsidRDefault="2FFD2249" w14:paraId="36247B29" w14:textId="366B857A">
      <w:pPr>
        <w:pStyle w:val="Heading2"/>
        <w:rPr>
          <w:sz w:val="22"/>
          <w:szCs w:val="22"/>
        </w:rPr>
      </w:pPr>
      <w:bookmarkStart w:name="_Toc1846184285" w:id="113"/>
      <w:r>
        <w:t>Description (Hero Section) - Text</w:t>
      </w:r>
      <w:bookmarkEnd w:id="113"/>
    </w:p>
    <w:p w:rsidR="00143F6F" w:rsidP="0BEBE53A" w:rsidRDefault="2FFD2249" w14:paraId="3095AA23" w14:textId="77777777">
      <w:pPr>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Nigeria's bioenergy market is one of the most resource-rich and underleveraged opportunities in the country's clean energy transition, with feedstock from agricultural waste, municipal solid waste, and forestry residues available at scale and low cost across the country. </w:t>
      </w:r>
    </w:p>
    <w:p w:rsidR="00143F6F" w:rsidP="0BEBE53A" w:rsidRDefault="00143F6F" w14:paraId="78ACDD2C" w14:textId="77777777">
      <w:pPr>
        <w:ind w:left="360"/>
        <w:jc w:val="both"/>
        <w:rPr>
          <w:rFonts w:ascii="Times New Roman" w:hAnsi="Times New Roman" w:eastAsia="Times New Roman" w:cs="Times New Roman"/>
        </w:rPr>
      </w:pPr>
    </w:p>
    <w:p w:rsidR="00143F6F" w:rsidP="0BEBE53A" w:rsidRDefault="2FFD2249" w14:paraId="1AADE6BC" w14:textId="77777777">
      <w:pPr>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t>Below are clickable tabs to take the user directly to the selected session</w:t>
      </w:r>
    </w:p>
    <w:p w:rsidR="00143F6F" w:rsidP="0BEBE53A" w:rsidRDefault="00143F6F" w14:paraId="1C79769E" w14:textId="77777777">
      <w:pPr>
        <w:ind w:left="360"/>
        <w:jc w:val="both"/>
        <w:rPr>
          <w:rFonts w:ascii="Times New Roman" w:hAnsi="Times New Roman" w:eastAsia="Times New Roman" w:cs="Times New Roman"/>
          <w:i/>
          <w:iCs/>
        </w:rPr>
      </w:pP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353065438"/>
          <w:lock w:val="contentLocked"/>
        </w:sdtPr>
        <w:sdtContent>
          <w:tr w:rsidR="00143F6F" w:rsidTr="00F4022E" w14:paraId="19E0ED0E"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AC84756"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065BA6E"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09AE0879"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487BCD5"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16641E09" w14:textId="77777777">
                <w:pPr>
                  <w:widowControl w:val="0"/>
                  <w:spacing w:line="240" w:lineRule="auto"/>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0143F6F" w:rsidP="0BEBE53A" w:rsidRDefault="00143F6F" w14:paraId="64F2E4E3" w14:textId="77777777">
      <w:pPr>
        <w:jc w:val="both"/>
        <w:rPr>
          <w:rFonts w:ascii="Times New Roman" w:hAnsi="Times New Roman" w:eastAsia="Times New Roman" w:cs="Times New Roman"/>
          <w:b/>
          <w:bCs/>
          <w:sz w:val="24"/>
          <w:szCs w:val="24"/>
        </w:rPr>
      </w:pPr>
    </w:p>
    <w:p w:rsidRPr="00F4022E" w:rsidR="00143F6F" w:rsidP="0BEBE53A" w:rsidRDefault="2FFD2249" w14:paraId="5543B826" w14:textId="59311DFB">
      <w:pPr>
        <w:pStyle w:val="Heading2"/>
        <w:rPr>
          <w:sz w:val="22"/>
          <w:szCs w:val="22"/>
        </w:rPr>
      </w:pPr>
      <w:bookmarkStart w:name="_Toc515762256" w:id="114"/>
      <w:r>
        <w:t>Overview - Text</w:t>
      </w:r>
      <w:bookmarkEnd w:id="114"/>
    </w:p>
    <w:p w:rsidR="00143F6F" w:rsidP="0BEBE53A" w:rsidRDefault="2FFD2249" w14:paraId="21FC61EC"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 has an enormous and largely untapped bioenergy resource base; agricultural waste, municipal solid waste, forestry residues, and animal manure are available at scale and low cost across the country. Biogas is the most commercially active pathway today, with institutional and industrial demand from hospitals, hotels, universities, and food processors driving early adoption.</w:t>
      </w:r>
    </w:p>
    <w:p w:rsidR="00143F6F" w:rsidP="0BEBE53A" w:rsidRDefault="2FFD2249" w14:paraId="6A456596" w14:textId="3D60DBCF">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The National Bioenergy Policy and Action Plan, the Electricity Act 2023, and Nigeria's updated NDCs all recogni</w:t>
      </w:r>
      <w:r w:rsidRPr="0BEBE53A" w:rsidR="682B6D97">
        <w:rPr>
          <w:rFonts w:ascii="Times New Roman" w:hAnsi="Times New Roman" w:eastAsia="Times New Roman" w:cs="Times New Roman"/>
          <w:lang w:val="en-US"/>
        </w:rPr>
        <w:t>z</w:t>
      </w:r>
      <w:r w:rsidRPr="0BEBE53A">
        <w:rPr>
          <w:rFonts w:ascii="Times New Roman" w:hAnsi="Times New Roman" w:eastAsia="Times New Roman" w:cs="Times New Roman"/>
          <w:lang w:val="en-US"/>
        </w:rPr>
        <w:t xml:space="preserve">e bioenergy explicitly. Pioneer Status tax holidays, import duty exemptions, and REF subsidies are accessible, putting bioenergy on the same incentive footing as other clean energy technologies. Near-term opportunities sit in institutional biogas systems, waste-to-energy projects in urban </w:t>
      </w:r>
      <w:r w:rsidRPr="0BEBE53A" w:rsidR="50D4E025">
        <w:rPr>
          <w:rFonts w:ascii="Times New Roman" w:hAnsi="Times New Roman" w:eastAsia="Times New Roman" w:cs="Times New Roman"/>
          <w:lang w:val="en-US"/>
        </w:rPr>
        <w:t>centers</w:t>
      </w:r>
      <w:r w:rsidRPr="0BEBE53A">
        <w:rPr>
          <w:rFonts w:ascii="Times New Roman" w:hAnsi="Times New Roman" w:eastAsia="Times New Roman" w:cs="Times New Roman"/>
          <w:lang w:val="en-US"/>
        </w:rPr>
        <w:t>, and biomass co-firing, with biofuels for aviation and transport as the longer-term prize.</w:t>
      </w:r>
    </w:p>
    <w:p w:rsidR="00143F6F" w:rsidP="0BEBE53A" w:rsidRDefault="00143F6F" w14:paraId="035716F2" w14:textId="77777777">
      <w:pPr>
        <w:widowControl w:val="0"/>
        <w:spacing w:before="240" w:after="240" w:line="240" w:lineRule="auto"/>
        <w:jc w:val="both"/>
        <w:rPr>
          <w:rFonts w:ascii="Times New Roman" w:hAnsi="Times New Roman" w:eastAsia="Times New Roman" w:cs="Times New Roman"/>
          <w:sz w:val="24"/>
          <w:szCs w:val="24"/>
        </w:rPr>
      </w:pPr>
    </w:p>
    <w:p w:rsidR="00143F6F" w:rsidP="70118F5B" w:rsidRDefault="30AEA042" w14:paraId="577FA706" w14:textId="125F357A">
      <w:pPr>
        <w:pStyle w:val="Heading2"/>
        <w:widowControl w:val="0"/>
        <w:spacing w:before="240" w:after="240" w:line="240" w:lineRule="auto"/>
      </w:pPr>
      <w:bookmarkStart w:name="_Toc1962132759" w:id="115"/>
      <w:r>
        <w:t>Key Facts - Infographics | Factsheets</w:t>
      </w:r>
      <w:bookmarkEnd w:id="115"/>
    </w:p>
    <w:p w:rsidR="00143F6F" w:rsidP="70118F5B" w:rsidRDefault="164F5F13" w14:paraId="2255E783" w14:textId="08873BAB">
      <w:pPr>
        <w:widowControl w:val="0"/>
        <w:spacing w:before="240" w:line="240" w:lineRule="auto"/>
        <w:jc w:val="both"/>
        <w:rPr>
          <w:rFonts w:ascii="Times New Roman" w:hAnsi="Times New Roman" w:eastAsia="Times New Roman" w:cs="Times New Roman"/>
          <w:sz w:val="20"/>
          <w:szCs w:val="20"/>
          <w:lang w:val="en-US"/>
        </w:rPr>
      </w:pPr>
      <w:r w:rsidRPr="70118F5B">
        <w:rPr>
          <w:rFonts w:ascii="Times New Roman" w:hAnsi="Times New Roman" w:eastAsia="Times New Roman" w:cs="Times New Roman"/>
          <w:lang w:val="en-US"/>
        </w:rPr>
        <w:t>13% - Efficient biomass share targeted in the cooking fuel mix by 2030</w:t>
      </w:r>
    </w:p>
    <w:p w:rsidR="00143F6F" w:rsidP="70118F5B" w:rsidRDefault="48CBF39D" w14:paraId="0CF21AE8" w14:textId="4834712A">
      <w:pPr>
        <w:widowControl w:val="0"/>
        <w:spacing w:after="240" w:line="240" w:lineRule="auto"/>
        <w:jc w:val="both"/>
      </w:pPr>
      <w:r w:rsidRPr="70118F5B">
        <w:rPr>
          <w:rFonts w:ascii="Times New Roman" w:hAnsi="Times New Roman" w:eastAsia="Times New Roman" w:cs="Times New Roman"/>
          <w:i/>
          <w:iCs/>
          <w:sz w:val="24"/>
          <w:szCs w:val="24"/>
        </w:rPr>
        <w:t>Source -</w:t>
      </w:r>
      <w:r w:rsidRPr="70118F5B">
        <w:rPr>
          <w:rFonts w:ascii="Times New Roman" w:hAnsi="Times New Roman" w:eastAsia="Times New Roman" w:cs="Times New Roman"/>
          <w:sz w:val="24"/>
          <w:szCs w:val="24"/>
        </w:rPr>
        <w:t xml:space="preserve"> </w:t>
      </w:r>
      <w:r w:rsidRPr="70118F5B">
        <w:rPr>
          <w:rFonts w:ascii="Times New Roman" w:hAnsi="Times New Roman" w:eastAsia="Times New Roman" w:cs="Times New Roman"/>
          <w:i/>
          <w:iCs/>
          <w:sz w:val="24"/>
          <w:szCs w:val="24"/>
        </w:rPr>
        <w:t xml:space="preserve">Federal Republic of Nigeria, Federal Ministry of Environment, National Clean Cooking </w:t>
      </w:r>
      <w:r w:rsidRPr="70118F5B">
        <w:rPr>
          <w:rFonts w:ascii="Times New Roman" w:hAnsi="Times New Roman" w:eastAsia="Times New Roman" w:cs="Times New Roman"/>
          <w:i/>
          <w:iCs/>
          <w:sz w:val="24"/>
          <w:szCs w:val="24"/>
        </w:rPr>
        <w:lastRenderedPageBreak/>
        <w:t xml:space="preserve">Policy, April 2024. Available at: </w:t>
      </w:r>
      <w:hyperlink r:id="rId76">
        <w:r w:rsidRPr="70118F5B">
          <w:rPr>
            <w:rStyle w:val="Hyperlink"/>
            <w:i/>
            <w:iCs/>
          </w:rPr>
          <w:t>w</w:t>
        </w:r>
        <w:r w:rsidRPr="70118F5B" w:rsidR="127E5671">
          <w:rPr>
            <w:rStyle w:val="Hyperlink"/>
            <w:i/>
            <w:iCs/>
          </w:rPr>
          <w:t>ww.</w:t>
        </w:r>
        <w:r w:rsidRPr="70118F5B">
          <w:rPr>
            <w:rStyle w:val="Hyperlink"/>
            <w:i/>
            <w:iCs/>
          </w:rPr>
          <w:t>naccnigeria.org/wp-content/uploads/2024/05/National-Clean-Cooking-Policy-v2.pdf</w:t>
        </w:r>
      </w:hyperlink>
      <w:r w:rsidRPr="70118F5B" w:rsidR="03ABB8EA">
        <w:rPr>
          <w:rFonts w:ascii="Times New Roman" w:hAnsi="Times New Roman" w:eastAsia="Times New Roman" w:cs="Times New Roman"/>
          <w:i/>
          <w:iCs/>
          <w:sz w:val="24"/>
          <w:szCs w:val="24"/>
        </w:rPr>
        <w:t xml:space="preserve"> </w:t>
      </w:r>
    </w:p>
    <w:p w:rsidR="7D4DA640" w:rsidP="0BEBE53A" w:rsidRDefault="7D4DA640" w14:paraId="2699D913" w14:textId="505A324E">
      <w:pPr>
        <w:jc w:val="both"/>
        <w:rPr>
          <w:rFonts w:ascii="Times New Roman" w:hAnsi="Times New Roman" w:eastAsia="Times New Roman" w:cs="Times New Roman"/>
          <w:i/>
          <w:iCs/>
          <w:sz w:val="24"/>
          <w:szCs w:val="24"/>
          <w:lang w:val="en-US"/>
        </w:rPr>
      </w:pPr>
      <w:r w:rsidRPr="0BEBE53A">
        <w:rPr>
          <w:rFonts w:ascii="Times New Roman" w:hAnsi="Times New Roman" w:eastAsia="Times New Roman" w:cs="Times New Roman"/>
          <w:i/>
          <w:iCs/>
          <w:sz w:val="24"/>
          <w:szCs w:val="24"/>
          <w:lang w:val="en-US"/>
        </w:rPr>
        <w:t xml:space="preserve">    Design: Segmented Donut Slice/Callout Card – Efficient biomass slice (13%) highlighted within the 2030 fuel mix chart. Label: "Bridge fuel before expected post-2030 phase-down." Sits as companion card alongside LPG (54%) and eCooking (20%) visuals.</w:t>
      </w:r>
    </w:p>
    <w:p w:rsidR="0BEBE53A" w:rsidP="0BEBE53A" w:rsidRDefault="0BEBE53A" w14:paraId="26A757EB" w14:textId="45D671BF">
      <w:pPr>
        <w:jc w:val="both"/>
        <w:rPr>
          <w:rFonts w:ascii="Times New Roman" w:hAnsi="Times New Roman" w:eastAsia="Times New Roman" w:cs="Times New Roman"/>
          <w:i/>
          <w:iCs/>
          <w:sz w:val="24"/>
          <w:szCs w:val="24"/>
        </w:rPr>
      </w:pPr>
    </w:p>
    <w:p w:rsidR="78161AF4" w:rsidP="0BEBE53A" w:rsidRDefault="78161AF4" w14:paraId="574883D9" w14:textId="03599DCC">
      <w:pPr>
        <w:jc w:val="both"/>
      </w:pPr>
      <w:r w:rsidRPr="0BEBE53A">
        <w:rPr>
          <w:rFonts w:ascii="Times New Roman" w:hAnsi="Times New Roman" w:eastAsia="Times New Roman" w:cs="Times New Roman"/>
          <w:i/>
          <w:iCs/>
          <w:sz w:val="24"/>
          <w:szCs w:val="24"/>
        </w:rPr>
        <w:t xml:space="preserve">     </w:t>
      </w:r>
      <w:r w:rsidRPr="0BEBE53A" w:rsidR="13B321FC">
        <w:rPr>
          <w:rFonts w:ascii="Times New Roman" w:hAnsi="Times New Roman" w:eastAsia="Times New Roman" w:cs="Times New Roman"/>
          <w:b/>
          <w:bCs/>
          <w:sz w:val="24"/>
          <w:szCs w:val="24"/>
        </w:rPr>
        <w:t>20–50 MW - Utility-scale waste-to-energy plant size range</w:t>
      </w:r>
    </w:p>
    <w:p w:rsidR="13B321FC" w:rsidP="0BEBE53A" w:rsidRDefault="13B321FC" w14:paraId="7EB065DE" w14:textId="5F76FD61">
      <w:pPr>
        <w:jc w:val="both"/>
      </w:pPr>
      <w:r w:rsidRPr="0BEBE53A">
        <w:rPr>
          <w:rFonts w:ascii="Times New Roman" w:hAnsi="Times New Roman" w:eastAsia="Times New Roman" w:cs="Times New Roman"/>
          <w:sz w:val="24"/>
          <w:szCs w:val="24"/>
        </w:rPr>
        <w:t xml:space="preserve">     </w:t>
      </w:r>
      <w:r w:rsidRPr="0BEBE53A">
        <w:rPr>
          <w:rFonts w:ascii="Times New Roman" w:hAnsi="Times New Roman" w:eastAsia="Times New Roman" w:cs="Times New Roman"/>
          <w:sz w:val="24"/>
          <w:szCs w:val="24"/>
          <w:lang w:val="en-US"/>
        </w:rPr>
        <w:t xml:space="preserve">Source - </w:t>
      </w:r>
      <w:r w:rsidRPr="0BEBE53A">
        <w:rPr>
          <w:rFonts w:ascii="Times New Roman" w:hAnsi="Times New Roman" w:eastAsia="Times New Roman" w:cs="Times New Roman"/>
          <w:i/>
          <w:iCs/>
          <w:sz w:val="24"/>
          <w:szCs w:val="24"/>
          <w:lang w:val="en-US"/>
        </w:rPr>
        <w:t xml:space="preserve">Somorin, T., et al., "State-level assessment of the waste-to-energy potential (via incineration) of municipal solid wastes in Nigeria," Journal of Cleaner Production, ScienceDirect, 2017. Available at: </w:t>
      </w:r>
      <w:hyperlink r:id="rId77">
        <w:r w:rsidRPr="0BEBE53A">
          <w:rPr>
            <w:rStyle w:val="Hyperlink"/>
            <w:i/>
            <w:iCs/>
            <w:lang w:val="en-US"/>
          </w:rPr>
          <w:t>www.sciencedirect.com/science/article/abs/pii/S0959652617313975</w:t>
        </w:r>
      </w:hyperlink>
      <w:r w:rsidRPr="0BEBE53A">
        <w:rPr>
          <w:rFonts w:ascii="Times New Roman" w:hAnsi="Times New Roman" w:eastAsia="Times New Roman" w:cs="Times New Roman"/>
          <w:i/>
          <w:iCs/>
          <w:sz w:val="24"/>
          <w:szCs w:val="24"/>
          <w:lang w:val="en-US"/>
        </w:rPr>
        <w:t xml:space="preserve">  </w:t>
      </w:r>
    </w:p>
    <w:p w:rsidR="13D0916C" w:rsidP="0BEBE53A" w:rsidRDefault="13D0916C" w14:paraId="2DDCC984" w14:textId="75B9FD18">
      <w:pPr>
        <w:jc w:val="both"/>
        <w:rPr>
          <w:rFonts w:ascii="Times New Roman" w:hAnsi="Times New Roman" w:eastAsia="Times New Roman" w:cs="Times New Roman"/>
          <w:i/>
          <w:iCs/>
          <w:sz w:val="24"/>
          <w:szCs w:val="24"/>
          <w:lang w:val="en-US"/>
        </w:rPr>
      </w:pPr>
      <w:r w:rsidRPr="0BEBE53A">
        <w:rPr>
          <w:rFonts w:ascii="Times New Roman" w:hAnsi="Times New Roman" w:eastAsia="Times New Roman" w:cs="Times New Roman"/>
          <w:i/>
          <w:iCs/>
          <w:sz w:val="24"/>
          <w:szCs w:val="24"/>
          <w:lang w:val="en-US"/>
        </w:rPr>
        <w:t xml:space="preserve">  </w:t>
      </w:r>
      <w:r w:rsidRPr="0BEBE53A" w:rsidR="771D1538">
        <w:rPr>
          <w:rFonts w:ascii="Times New Roman" w:hAnsi="Times New Roman" w:eastAsia="Times New Roman" w:cs="Times New Roman"/>
          <w:i/>
          <w:iCs/>
          <w:sz w:val="24"/>
          <w:szCs w:val="24"/>
          <w:lang w:val="en-US"/>
        </w:rPr>
        <w:t>Design: Scale Bar/Project Size Spectrum - Horizontal bar running from 20 MW to 50 MW. Reference point pinned at 50 MW labelled "Lagos State feasibility benchmark." Label: "Minimum viable scale for grid-connected waste-to-energy in Nigeria."</w:t>
      </w:r>
    </w:p>
    <w:p w:rsidR="0BEBE53A" w:rsidP="0BEBE53A" w:rsidRDefault="0BEBE53A" w14:paraId="7DFCA9EC" w14:textId="53B5C80D">
      <w:pPr>
        <w:jc w:val="both"/>
        <w:rPr>
          <w:rFonts w:ascii="Times New Roman" w:hAnsi="Times New Roman" w:eastAsia="Times New Roman" w:cs="Times New Roman"/>
          <w:i/>
          <w:iCs/>
          <w:sz w:val="24"/>
          <w:szCs w:val="24"/>
          <w:lang w:val="en-US"/>
        </w:rPr>
      </w:pPr>
    </w:p>
    <w:p w:rsidR="260F6A4C" w:rsidP="0BEBE53A" w:rsidRDefault="260F6A4C" w14:paraId="462BDB95" w14:textId="2B78679B">
      <w:pPr>
        <w:jc w:val="both"/>
      </w:pPr>
      <w:r w:rsidRPr="0BEBE53A">
        <w:rPr>
          <w:rFonts w:ascii="Times New Roman" w:hAnsi="Times New Roman" w:eastAsia="Times New Roman" w:cs="Times New Roman"/>
          <w:i/>
          <w:iCs/>
          <w:sz w:val="24"/>
          <w:szCs w:val="24"/>
          <w:lang w:val="en-US"/>
        </w:rPr>
        <w:t xml:space="preserve">     </w:t>
      </w:r>
      <w:r w:rsidRPr="0BEBE53A">
        <w:rPr>
          <w:rFonts w:ascii="Times New Roman" w:hAnsi="Times New Roman" w:eastAsia="Times New Roman" w:cs="Times New Roman"/>
          <w:b/>
          <w:bCs/>
          <w:sz w:val="24"/>
          <w:szCs w:val="24"/>
          <w:lang w:val="en-US"/>
        </w:rPr>
        <w:t>2060 - Nigeria's net-zero target year, with bioenergy named as a core decarbonization resource</w:t>
      </w:r>
    </w:p>
    <w:p w:rsidR="260F6A4C" w:rsidP="0BEBE53A" w:rsidRDefault="260F6A4C" w14:paraId="0789D0C8" w14:textId="182C12F2">
      <w:pPr>
        <w:jc w:val="both"/>
      </w:pPr>
      <w:r w:rsidRPr="0BEBE53A">
        <w:rPr>
          <w:rFonts w:ascii="Times New Roman" w:hAnsi="Times New Roman" w:eastAsia="Times New Roman" w:cs="Times New Roman"/>
          <w:sz w:val="24"/>
          <w:szCs w:val="24"/>
          <w:lang w:val="en-US"/>
        </w:rPr>
        <w:t xml:space="preserve">     Source - </w:t>
      </w:r>
      <w:r w:rsidRPr="0BEBE53A">
        <w:rPr>
          <w:rFonts w:ascii="Times New Roman" w:hAnsi="Times New Roman" w:eastAsia="Times New Roman" w:cs="Times New Roman"/>
          <w:i/>
          <w:iCs/>
          <w:sz w:val="24"/>
          <w:szCs w:val="24"/>
          <w:lang w:val="en-US"/>
        </w:rPr>
        <w:t xml:space="preserve">Federal Republic of Nigeria, Energy Transition Plan, August 2022 (updated 2024). Available at: </w:t>
      </w:r>
      <w:hyperlink r:id="rId78">
        <w:r w:rsidRPr="0BEBE53A">
          <w:rPr>
            <w:rStyle w:val="Hyperlink"/>
            <w:i/>
            <w:iCs/>
            <w:lang w:val="en-US"/>
          </w:rPr>
          <w:t>www.energytransition.gov.ng</w:t>
        </w:r>
      </w:hyperlink>
      <w:r w:rsidRPr="0BEBE53A">
        <w:rPr>
          <w:rFonts w:ascii="Times New Roman" w:hAnsi="Times New Roman" w:eastAsia="Times New Roman" w:cs="Times New Roman"/>
          <w:i/>
          <w:iCs/>
          <w:sz w:val="24"/>
          <w:szCs w:val="24"/>
          <w:lang w:val="en-US"/>
        </w:rPr>
        <w:t xml:space="preserve"> </w:t>
      </w:r>
    </w:p>
    <w:p w:rsidR="04E7F88A" w:rsidP="0BEBE53A" w:rsidRDefault="04E7F88A" w14:paraId="177803CF" w14:textId="229B4F47">
      <w:pPr>
        <w:jc w:val="both"/>
      </w:pPr>
      <w:r w:rsidRPr="0BEBE53A">
        <w:rPr>
          <w:rFonts w:ascii="Times New Roman" w:hAnsi="Times New Roman" w:eastAsia="Times New Roman" w:cs="Times New Roman"/>
          <w:i/>
          <w:iCs/>
          <w:sz w:val="24"/>
          <w:szCs w:val="24"/>
          <w:lang w:val="en-US"/>
        </w:rPr>
        <w:t xml:space="preserve">    Design: Timeline Graphic – 2025 → 2030 → 2040 → 2050 → 2060. End point highlighted with bold marker. Bioenergy labelled as a named pillar at the 2060 endpoint alongside other Energy Transition Plan sectors. Label: "Bioenergy: a core pathway to Nigeria's net-zero future.</w:t>
      </w:r>
    </w:p>
    <w:p w:rsidR="0BEBE53A" w:rsidP="0BEBE53A" w:rsidRDefault="0BEBE53A" w14:paraId="36FCEB72" w14:textId="51B87013">
      <w:pPr>
        <w:jc w:val="both"/>
        <w:rPr>
          <w:rFonts w:ascii="Times New Roman" w:hAnsi="Times New Roman" w:eastAsia="Times New Roman" w:cs="Times New Roman"/>
          <w:i/>
          <w:iCs/>
          <w:sz w:val="24"/>
          <w:szCs w:val="24"/>
          <w:lang w:val="en-US"/>
        </w:rPr>
      </w:pPr>
    </w:p>
    <w:p w:rsidR="2E733516" w:rsidP="0BEBE53A" w:rsidRDefault="253FDD0C" w14:paraId="741D243A" w14:textId="779CA318">
      <w:pPr>
        <w:jc w:val="both"/>
      </w:pPr>
      <w:commentRangeStart w:id="116"/>
      <w:r w:rsidRPr="70118F5B">
        <w:rPr>
          <w:rFonts w:ascii="Times New Roman" w:hAnsi="Times New Roman" w:eastAsia="Times New Roman" w:cs="Times New Roman"/>
          <w:b/>
          <w:bCs/>
          <w:sz w:val="24"/>
          <w:szCs w:val="24"/>
          <w:lang w:val="en-US"/>
        </w:rPr>
        <w:t xml:space="preserve">Ease of Doing Business </w:t>
      </w:r>
      <w:r w:rsidRPr="70118F5B" w:rsidR="2B2D208F">
        <w:rPr>
          <w:rFonts w:ascii="Times New Roman" w:hAnsi="Times New Roman" w:eastAsia="Times New Roman" w:cs="Times New Roman"/>
          <w:b/>
          <w:bCs/>
          <w:sz w:val="24"/>
          <w:szCs w:val="24"/>
          <w:lang w:val="en-US"/>
        </w:rPr>
        <w:t xml:space="preserve">(Incentives) </w:t>
      </w:r>
      <w:r w:rsidRPr="70118F5B">
        <w:rPr>
          <w:rFonts w:ascii="Times New Roman" w:hAnsi="Times New Roman" w:eastAsia="Times New Roman" w:cs="Times New Roman"/>
          <w:b/>
          <w:bCs/>
          <w:sz w:val="24"/>
          <w:szCs w:val="24"/>
          <w:lang w:val="en-US"/>
        </w:rPr>
        <w:t>– Text</w:t>
      </w:r>
      <w:commentRangeEnd w:id="116"/>
      <w:r w:rsidR="2E733516">
        <w:rPr>
          <w:rStyle w:val="CommentReference"/>
          <w:sz w:val="22"/>
          <w:szCs w:val="22"/>
        </w:rPr>
        <w:commentReference w:id="116"/>
      </w:r>
    </w:p>
    <w:p w:rsidR="0BEBE53A" w:rsidP="0BEBE53A" w:rsidRDefault="0BEBE53A" w14:paraId="2869DF43" w14:textId="42A62E8B">
      <w:pPr>
        <w:jc w:val="both"/>
        <w:rPr>
          <w:rFonts w:ascii="Times New Roman" w:hAnsi="Times New Roman" w:eastAsia="Times New Roman" w:cs="Times New Roman"/>
          <w:b/>
          <w:bCs/>
          <w:sz w:val="24"/>
          <w:szCs w:val="24"/>
          <w:lang w:val="en-US"/>
        </w:rPr>
      </w:pPr>
    </w:p>
    <w:p w:rsidR="2E733516" w:rsidP="0BEBE53A" w:rsidRDefault="2E733516" w14:paraId="19DD79CB" w14:textId="7D253794">
      <w:pPr>
        <w:jc w:val="both"/>
      </w:pPr>
      <w:r w:rsidRPr="0BEBE53A">
        <w:rPr>
          <w:rFonts w:ascii="Times New Roman" w:hAnsi="Times New Roman" w:eastAsia="Times New Roman" w:cs="Times New Roman"/>
          <w:sz w:val="24"/>
          <w:szCs w:val="24"/>
          <w:lang w:val="en-US"/>
        </w:rPr>
        <w:t xml:space="preserve">Bioenergy investors will find that Nigeria's investment entry framework is broadly aligned with the wider renewable energy sector, with the same foundational steps applying; CAC registration within one to seven days, no minimum share capital, and full foreign ownership rights. From a tax perspective, the standard 30% CIT and 7.5% VAT rates apply, alongside the RE sector's Pioneer Status Incentive offering a three-to-five-year CIT holiday that is extendable and available through the NIPC portal. </w:t>
      </w:r>
    </w:p>
    <w:p w:rsidR="2E733516" w:rsidP="0BEBE53A" w:rsidRDefault="2E733516" w14:paraId="621F6131" w14:textId="375F6292">
      <w:pPr>
        <w:jc w:val="both"/>
      </w:pPr>
      <w:r w:rsidRPr="0BEBE53A">
        <w:rPr>
          <w:rFonts w:ascii="Times New Roman" w:hAnsi="Times New Roman" w:eastAsia="Times New Roman" w:cs="Times New Roman"/>
          <w:sz w:val="24"/>
          <w:szCs w:val="24"/>
          <w:lang w:val="en-US"/>
        </w:rPr>
        <w:t xml:space="preserve">Import duties on eligible RE equipment - turbines, generators, processing machinery - attract 0% duty and VAT exemption under the ECOWAS Common External Tariff and 2026 NTA exemptions, which is a meaningful cost advantage given the capital intensity of bioenergy plant development. All imported equipment must meet NIS/IEC conformity standards and carry NEMSA certification for electrical safety. </w:t>
      </w:r>
    </w:p>
    <w:p w:rsidR="0BEBE53A" w:rsidP="0BEBE53A" w:rsidRDefault="0BEBE53A" w14:paraId="534E8125" w14:textId="0B5FA9DF">
      <w:pPr>
        <w:jc w:val="both"/>
        <w:rPr>
          <w:rFonts w:ascii="Times New Roman" w:hAnsi="Times New Roman" w:eastAsia="Times New Roman" w:cs="Times New Roman"/>
          <w:sz w:val="24"/>
          <w:szCs w:val="24"/>
          <w:lang w:val="en-US"/>
        </w:rPr>
      </w:pPr>
    </w:p>
    <w:p w:rsidR="2E733516" w:rsidP="0BEBE53A" w:rsidRDefault="253FDD0C" w14:paraId="5BB180C7" w14:textId="0C635E4E">
      <w:pPr>
        <w:jc w:val="both"/>
      </w:pPr>
      <w:r w:rsidRPr="70118F5B">
        <w:rPr>
          <w:rFonts w:ascii="Times New Roman" w:hAnsi="Times New Roman" w:eastAsia="Times New Roman" w:cs="Times New Roman"/>
          <w:sz w:val="24"/>
          <w:szCs w:val="24"/>
          <w:lang w:val="en-US"/>
        </w:rPr>
        <w:t xml:space="preserve">For expatriate hires, CERPAC and expat quota approvals run through NIPC's one-stop channel, with RE sector fast-tracking available. The main ease-of-entry note for bioenergy is that the incentive stack is fully available and well-structured </w:t>
      </w:r>
      <w:r w:rsidRPr="70118F5B" w:rsidR="6F4F3E3D">
        <w:rPr>
          <w:rFonts w:ascii="Times New Roman" w:hAnsi="Times New Roman" w:eastAsia="Times New Roman" w:cs="Times New Roman"/>
          <w:sz w:val="24"/>
          <w:szCs w:val="24"/>
          <w:lang w:val="en-US"/>
        </w:rPr>
        <w:t>-</w:t>
      </w:r>
      <w:r w:rsidRPr="70118F5B">
        <w:rPr>
          <w:rFonts w:ascii="Times New Roman" w:hAnsi="Times New Roman" w:eastAsia="Times New Roman" w:cs="Times New Roman"/>
          <w:sz w:val="24"/>
          <w:szCs w:val="24"/>
          <w:lang w:val="en-US"/>
        </w:rPr>
        <w:t xml:space="preserve"> the operational challenges lie upstream, in feedstock policy and offtake frameworks, rather than in the business entry process itself.</w:t>
      </w:r>
    </w:p>
    <w:p w:rsidR="294955F3" w:rsidP="70118F5B" w:rsidRDefault="294955F3" w14:paraId="1B69B928" w14:textId="24257093">
      <w:pPr>
        <w:widowControl w:val="0"/>
        <w:spacing w:after="240" w:line="240" w:lineRule="auto"/>
        <w:ind w:left="720"/>
        <w:jc w:val="both"/>
        <w:rPr>
          <w:rFonts w:ascii="Times New Roman" w:hAnsi="Times New Roman" w:eastAsia="Times New Roman" w:cs="Times New Roman"/>
          <w:b/>
          <w:bCs/>
          <w:sz w:val="24"/>
          <w:szCs w:val="24"/>
          <w:lang w:val="en-US"/>
        </w:rPr>
      </w:pPr>
      <w:r w:rsidRPr="70118F5B">
        <w:rPr>
          <w:rFonts w:ascii="Times New Roman" w:hAnsi="Times New Roman" w:eastAsia="Times New Roman" w:cs="Times New Roman"/>
          <w:b/>
          <w:bCs/>
          <w:sz w:val="24"/>
          <w:szCs w:val="24"/>
          <w:lang w:val="en-US"/>
        </w:rPr>
        <w:lastRenderedPageBreak/>
        <w:t>Electricity generation pathway</w:t>
      </w:r>
    </w:p>
    <w:p w:rsidR="294955F3" w:rsidP="70118F5B" w:rsidRDefault="294955F3" w14:paraId="6440E7B8" w14:textId="33CB894B">
      <w:pPr>
        <w:pStyle w:val="ListParagraph"/>
        <w:widowControl w:val="0"/>
        <w:numPr>
          <w:ilvl w:val="0"/>
          <w:numId w:val="44"/>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CAC incorporation and NIPC/OSIC registration for fiscal incentive access.</w:t>
      </w:r>
    </w:p>
    <w:p w:rsidR="294955F3" w:rsidP="70118F5B" w:rsidRDefault="294955F3" w14:paraId="6783B458" w14:textId="36A6C80A">
      <w:pPr>
        <w:pStyle w:val="ListParagraph"/>
        <w:widowControl w:val="0"/>
        <w:numPr>
          <w:ilvl w:val="0"/>
          <w:numId w:val="44"/>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State Governor's Consent for land under the Land Use Act 1978, where large-scale acquisition is required.</w:t>
      </w:r>
    </w:p>
    <w:p w:rsidR="294955F3" w:rsidP="70118F5B" w:rsidRDefault="294955F3" w14:paraId="5938D794" w14:textId="64E357BE">
      <w:pPr>
        <w:pStyle w:val="ListParagraph"/>
        <w:widowControl w:val="0"/>
        <w:numPr>
          <w:ilvl w:val="0"/>
          <w:numId w:val="44"/>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FMEnv EIA process, where mandatory: registration, Terms of Reference, site verification, laboratory analysis, draft submission, 21-day public display, technical review, and certification.</w:t>
      </w:r>
    </w:p>
    <w:p w:rsidR="294955F3" w:rsidP="70118F5B" w:rsidRDefault="294955F3" w14:paraId="2329C4ED" w14:textId="37F7465C">
      <w:pPr>
        <w:pStyle w:val="ListParagraph"/>
        <w:widowControl w:val="0"/>
        <w:numPr>
          <w:ilvl w:val="0"/>
          <w:numId w:val="44"/>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NERC licensing appropriate to project type and scale: Generation License (grid-connected, above 1 MW), Captive Generation Permit (self-use, at or above 1 MW), or Mini-Grid Permit (under 1 MW).</w:t>
      </w:r>
    </w:p>
    <w:p w:rsidR="294955F3" w:rsidP="70118F5B" w:rsidRDefault="294955F3" w14:paraId="7B4A0B17" w14:textId="09CEB4BC">
      <w:pPr>
        <w:pStyle w:val="ListParagraph"/>
        <w:widowControl w:val="0"/>
        <w:numPr>
          <w:ilvl w:val="0"/>
          <w:numId w:val="44"/>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TCN Grid Connection Agreement and Grid Code compliance, for grid-connected projects.</w:t>
      </w:r>
    </w:p>
    <w:p w:rsidR="294955F3" w:rsidP="70118F5B" w:rsidRDefault="294955F3" w14:paraId="552F2325" w14:textId="7733A50D">
      <w:pPr>
        <w:pStyle w:val="ListParagraph"/>
        <w:widowControl w:val="0"/>
        <w:numPr>
          <w:ilvl w:val="0"/>
          <w:numId w:val="44"/>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NEMSA certification and SON/SONCAP equipment compliance.</w:t>
      </w:r>
    </w:p>
    <w:p w:rsidR="294955F3" w:rsidP="70118F5B" w:rsidRDefault="294955F3" w14:paraId="380C4282" w14:textId="4D5C8A84">
      <w:pPr>
        <w:pStyle w:val="ListParagraph"/>
        <w:widowControl w:val="0"/>
        <w:numPr>
          <w:ilvl w:val="0"/>
          <w:numId w:val="44"/>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Net billing registration under Section 80 of the Electricity Act 2023, where applicable.</w:t>
      </w:r>
    </w:p>
    <w:p w:rsidR="70118F5B" w:rsidP="70118F5B" w:rsidRDefault="70118F5B" w14:paraId="0C475637" w14:textId="086B6CB8">
      <w:pPr>
        <w:widowControl w:val="0"/>
        <w:spacing w:line="240" w:lineRule="auto"/>
        <w:jc w:val="both"/>
        <w:rPr>
          <w:rFonts w:ascii="Times New Roman" w:hAnsi="Times New Roman" w:eastAsia="Times New Roman" w:cs="Times New Roman"/>
          <w:sz w:val="24"/>
          <w:szCs w:val="24"/>
          <w:lang w:val="en-US"/>
        </w:rPr>
      </w:pPr>
    </w:p>
    <w:p w:rsidR="70118F5B" w:rsidP="70118F5B" w:rsidRDefault="70118F5B" w14:paraId="1FE262C6" w14:textId="35B60531">
      <w:pPr>
        <w:widowControl w:val="0"/>
        <w:spacing w:line="240" w:lineRule="auto"/>
        <w:jc w:val="both"/>
        <w:rPr>
          <w:rFonts w:ascii="Times New Roman" w:hAnsi="Times New Roman" w:eastAsia="Times New Roman" w:cs="Times New Roman"/>
          <w:sz w:val="24"/>
          <w:szCs w:val="24"/>
          <w:lang w:val="en-US"/>
        </w:rPr>
      </w:pPr>
    </w:p>
    <w:p w:rsidR="43B4D74A" w:rsidP="70118F5B" w:rsidRDefault="294955F3" w14:paraId="3131146E" w14:textId="3D385F7D">
      <w:pPr>
        <w:widowControl w:val="0"/>
        <w:spacing w:after="240" w:line="240" w:lineRule="auto"/>
        <w:jc w:val="both"/>
        <w:rPr>
          <w:rFonts w:ascii="Times New Roman" w:hAnsi="Times New Roman" w:eastAsia="Times New Roman" w:cs="Times New Roman"/>
          <w:b/>
          <w:bCs/>
          <w:sz w:val="24"/>
          <w:szCs w:val="24"/>
          <w:lang w:val="en-US"/>
        </w:rPr>
      </w:pPr>
      <w:commentRangeStart w:id="117"/>
      <w:r w:rsidRPr="70118F5B">
        <w:rPr>
          <w:rFonts w:ascii="Times New Roman" w:hAnsi="Times New Roman" w:eastAsia="Times New Roman" w:cs="Times New Roman"/>
          <w:b/>
          <w:bCs/>
          <w:sz w:val="24"/>
          <w:szCs w:val="24"/>
          <w:lang w:val="en-US"/>
        </w:rPr>
        <w:t xml:space="preserve">           Biofuels production pathway</w:t>
      </w:r>
      <w:commentRangeEnd w:id="117"/>
      <w:r w:rsidR="43B4D74A">
        <w:rPr>
          <w:rStyle w:val="CommentReference"/>
          <w:rFonts w:ascii="Times New Roman" w:hAnsi="Times New Roman" w:eastAsia="Times New Roman" w:cs="Times New Roman"/>
          <w:b/>
          <w:bCs/>
          <w:sz w:val="24"/>
          <w:szCs w:val="24"/>
          <w:lang w:val="en-US"/>
        </w:rPr>
        <w:commentReference w:id="117"/>
      </w:r>
    </w:p>
    <w:p w:rsidR="294955F3" w:rsidP="70118F5B" w:rsidRDefault="294955F3" w14:paraId="680D2774" w14:textId="51D5CB8B">
      <w:pPr>
        <w:pStyle w:val="ListParagraph"/>
        <w:widowControl w:val="0"/>
        <w:numPr>
          <w:ilvl w:val="0"/>
          <w:numId w:val="43"/>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CAC incorporation and NIPC/OSIC registration.</w:t>
      </w:r>
    </w:p>
    <w:p w:rsidR="294955F3" w:rsidP="70118F5B" w:rsidRDefault="294955F3" w14:paraId="486B8143" w14:textId="776E1AD1">
      <w:pPr>
        <w:pStyle w:val="ListParagraph"/>
        <w:widowControl w:val="0"/>
        <w:numPr>
          <w:ilvl w:val="0"/>
          <w:numId w:val="43"/>
        </w:numPr>
        <w:spacing w:line="240" w:lineRule="auto"/>
        <w:jc w:val="both"/>
        <w:rPr>
          <w:rFonts w:ascii="Times New Roman" w:hAnsi="Times New Roman" w:eastAsia="Times New Roman" w:cs="Times New Roman"/>
          <w:sz w:val="24"/>
          <w:szCs w:val="24"/>
          <w:lang w:val="en-US"/>
        </w:rPr>
      </w:pPr>
      <w:commentRangeStart w:id="118"/>
      <w:r w:rsidRPr="70118F5B">
        <w:rPr>
          <w:rFonts w:ascii="Times New Roman" w:hAnsi="Times New Roman" w:eastAsia="Times New Roman" w:cs="Times New Roman"/>
          <w:sz w:val="24"/>
          <w:szCs w:val="24"/>
          <w:lang w:val="en-US"/>
        </w:rPr>
        <w:t>NUPRC licensing for ethanol or biodiesel production and blending.</w:t>
      </w:r>
    </w:p>
    <w:p w:rsidR="294955F3" w:rsidP="70118F5B" w:rsidRDefault="294955F3" w14:paraId="20583903" w14:textId="3DCA73C6">
      <w:pPr>
        <w:pStyle w:val="ListParagraph"/>
        <w:widowControl w:val="0"/>
        <w:numPr>
          <w:ilvl w:val="0"/>
          <w:numId w:val="43"/>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BFEC registration for policy oversight, incentive access, and offtake agreement facilitation.</w:t>
      </w:r>
      <w:commentRangeEnd w:id="118"/>
      <w:r w:rsidR="00394025">
        <w:rPr>
          <w:rStyle w:val="CommentReference"/>
          <w:rFonts w:ascii="Times New Roman" w:hAnsi="Times New Roman" w:eastAsia="Times New Roman" w:cs="Times New Roman"/>
          <w:sz w:val="24"/>
          <w:szCs w:val="24"/>
          <w:lang w:val="en-US"/>
        </w:rPr>
        <w:commentReference w:id="118"/>
      </w:r>
    </w:p>
    <w:p w:rsidR="294955F3" w:rsidP="70118F5B" w:rsidRDefault="294955F3" w14:paraId="2B47A273" w14:textId="38796FB4">
      <w:pPr>
        <w:pStyle w:val="ListParagraph"/>
        <w:widowControl w:val="0"/>
        <w:numPr>
          <w:ilvl w:val="0"/>
          <w:numId w:val="43"/>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FMEnv EIA process, where they are mandatory.</w:t>
      </w:r>
    </w:p>
    <w:p w:rsidR="294955F3" w:rsidP="70118F5B" w:rsidRDefault="294955F3" w14:paraId="161F4EE2" w14:textId="436D219B">
      <w:pPr>
        <w:pStyle w:val="ListParagraph"/>
        <w:widowControl w:val="0"/>
        <w:numPr>
          <w:ilvl w:val="0"/>
          <w:numId w:val="43"/>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Customs and tax incentive applications, including IDEC Scheme registration via the Federal Ministry of Finance and VAT exemption recognition via the Nigeria Revenue Service.</w:t>
      </w:r>
    </w:p>
    <w:p w:rsidR="294955F3" w:rsidP="70118F5B" w:rsidRDefault="294955F3" w14:paraId="2D7DE228" w14:textId="5FB337B3">
      <w:pPr>
        <w:pStyle w:val="ListParagraph"/>
        <w:widowControl w:val="0"/>
        <w:numPr>
          <w:ilvl w:val="0"/>
          <w:numId w:val="43"/>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SON/SONCAP equipment compliance.</w:t>
      </w:r>
    </w:p>
    <w:p w:rsidR="70118F5B" w:rsidP="70118F5B" w:rsidRDefault="70118F5B" w14:paraId="7F2E08A8" w14:textId="3D0AF1E3">
      <w:pPr>
        <w:jc w:val="both"/>
        <w:rPr>
          <w:rFonts w:ascii="Times New Roman" w:hAnsi="Times New Roman" w:eastAsia="Times New Roman" w:cs="Times New Roman"/>
          <w:sz w:val="24"/>
          <w:szCs w:val="24"/>
          <w:lang w:val="en-US"/>
        </w:rPr>
      </w:pPr>
    </w:p>
    <w:p w:rsidR="0BEBE53A" w:rsidP="70118F5B" w:rsidRDefault="0BEBE53A" w14:paraId="4753265E" w14:textId="0A82D36C">
      <w:pPr>
        <w:jc w:val="both"/>
        <w:rPr>
          <w:rFonts w:ascii="Times New Roman" w:hAnsi="Times New Roman" w:eastAsia="Times New Roman" w:cs="Times New Roman"/>
          <w:i/>
          <w:iCs/>
          <w:sz w:val="24"/>
          <w:szCs w:val="24"/>
        </w:rPr>
      </w:pPr>
    </w:p>
    <w:p w:rsidR="0BEBE53A" w:rsidP="70118F5B" w:rsidRDefault="0BEBE53A" w14:paraId="46A08217" w14:textId="08F380BB">
      <w:pPr>
        <w:jc w:val="both"/>
        <w:rPr>
          <w:rFonts w:ascii="Times New Roman" w:hAnsi="Times New Roman" w:eastAsia="Times New Roman" w:cs="Times New Roman"/>
          <w:i/>
          <w:iCs/>
          <w:sz w:val="24"/>
          <w:szCs w:val="24"/>
        </w:rPr>
      </w:pPr>
    </w:p>
    <w:p w:rsidRPr="00F4022E" w:rsidR="00143F6F" w:rsidP="70118F5B" w:rsidRDefault="30AEA042" w14:paraId="3EFEDE38" w14:textId="31A879C0">
      <w:pPr>
        <w:pStyle w:val="Heading2"/>
      </w:pPr>
      <w:bookmarkStart w:name="_Toc1062474399" w:id="119"/>
      <w:r w:rsidRPr="70118F5B">
        <w:t>Regulations</w:t>
      </w:r>
      <w:r w:rsidRPr="70118F5B" w:rsidR="4C648B6A">
        <w:t xml:space="preserve"> – </w:t>
      </w:r>
      <w:r w:rsidRPr="70118F5B">
        <w:t>Te</w:t>
      </w:r>
      <w:r w:rsidRPr="70118F5B" w:rsidR="510B45C6">
        <w:t>xt</w:t>
      </w:r>
      <w:bookmarkEnd w:id="119"/>
    </w:p>
    <w:p w:rsidR="0BEBE53A" w:rsidP="70118F5B" w:rsidRDefault="0BEBE53A" w14:paraId="5F7D589C" w14:textId="2B4D3373">
      <w:pPr>
        <w:jc w:val="both"/>
        <w:rPr>
          <w:sz w:val="24"/>
          <w:szCs w:val="24"/>
        </w:rPr>
      </w:pPr>
    </w:p>
    <w:p w:rsidR="00F4022E" w:rsidP="70118F5B" w:rsidRDefault="42D00963" w14:paraId="781CA478" w14:textId="08AB5544">
      <w:pPr>
        <w:widowControl w:val="0"/>
        <w:spacing w:after="240" w:line="240" w:lineRule="auto"/>
        <w:jc w:val="both"/>
        <w:rPr>
          <w:rFonts w:ascii="Times New Roman" w:hAnsi="Times New Roman" w:eastAsia="Times New Roman" w:cs="Times New Roman"/>
          <w:b/>
          <w:bCs/>
          <w:sz w:val="24"/>
          <w:szCs w:val="24"/>
          <w:u w:val="single"/>
          <w:lang w:val="en-US"/>
        </w:rPr>
      </w:pPr>
      <w:r w:rsidRPr="70118F5B">
        <w:rPr>
          <w:rFonts w:ascii="Times New Roman" w:hAnsi="Times New Roman" w:eastAsia="Times New Roman" w:cs="Times New Roman"/>
          <w:sz w:val="24"/>
          <w:szCs w:val="24"/>
          <w:lang w:val="en-US"/>
        </w:rPr>
        <w:t xml:space="preserve">       </w:t>
      </w:r>
      <w:r w:rsidRPr="70118F5B" w:rsidR="43B4D74A">
        <w:rPr>
          <w:rFonts w:ascii="Times New Roman" w:hAnsi="Times New Roman" w:eastAsia="Times New Roman" w:cs="Times New Roman"/>
          <w:b/>
          <w:bCs/>
          <w:sz w:val="24"/>
          <w:szCs w:val="24"/>
          <w:u w:val="single"/>
          <w:lang w:val="en-US"/>
        </w:rPr>
        <w:t xml:space="preserve">Policies and </w:t>
      </w:r>
      <w:r w:rsidRPr="70118F5B" w:rsidR="6B866C68">
        <w:rPr>
          <w:rFonts w:ascii="Times New Roman" w:hAnsi="Times New Roman" w:eastAsia="Times New Roman" w:cs="Times New Roman"/>
          <w:b/>
          <w:bCs/>
          <w:sz w:val="24"/>
          <w:szCs w:val="24"/>
          <w:u w:val="single"/>
          <w:lang w:val="en-US"/>
        </w:rPr>
        <w:t>L</w:t>
      </w:r>
      <w:r w:rsidRPr="70118F5B" w:rsidR="43B4D74A">
        <w:rPr>
          <w:rFonts w:ascii="Times New Roman" w:hAnsi="Times New Roman" w:eastAsia="Times New Roman" w:cs="Times New Roman"/>
          <w:b/>
          <w:bCs/>
          <w:sz w:val="24"/>
          <w:szCs w:val="24"/>
          <w:u w:val="single"/>
          <w:lang w:val="en-US"/>
        </w:rPr>
        <w:t>aws</w:t>
      </w:r>
    </w:p>
    <w:p w:rsidR="00F4022E" w:rsidP="70118F5B" w:rsidRDefault="00F4022E" w14:paraId="5E1FD883" w14:textId="09975D3E">
      <w:pPr>
        <w:widowControl w:val="0"/>
        <w:spacing w:after="240" w:line="240" w:lineRule="auto"/>
        <w:jc w:val="both"/>
        <w:rPr>
          <w:rFonts w:ascii="Times New Roman" w:hAnsi="Times New Roman" w:eastAsia="Times New Roman" w:cs="Times New Roman"/>
          <w:sz w:val="24"/>
          <w:szCs w:val="24"/>
          <w:lang w:val="en-US"/>
        </w:rPr>
      </w:pPr>
    </w:p>
    <w:p w:rsidR="00F4022E" w:rsidP="70118F5B" w:rsidRDefault="43B4D74A" w14:paraId="00A39883" w14:textId="75504F9E">
      <w:pPr>
        <w:widowControl w:val="0"/>
        <w:spacing w:after="240" w:line="240" w:lineRule="auto"/>
        <w:ind w:left="720"/>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The overarching framework rests on the Electricity Act 2023, which governs grid-connected and captive bioenergy power generation. Sitting alongside it are the National Bioenergy Policy and Action Plan and the National Bio-Fuels Policy, both specific to bioenergy. Supporting instruments include the National Integrated Electricity Policy 2025, Nigeria's updated Nationally Determined Contributions (NDCs), and the Energy Transition Plan 2022, which anchors bioenergy within the country's 2060 net-zero pathway. The Land Use Act 1978 applies wherever large-scale land acquisition for feedstock or plant siting is required.</w:t>
      </w:r>
    </w:p>
    <w:p w:rsidR="00F4022E" w:rsidP="70118F5B" w:rsidRDefault="43B4D74A" w14:paraId="2B185FDA" w14:textId="77C5454C">
      <w:pPr>
        <w:pStyle w:val="Heading3"/>
        <w:widowControl w:val="0"/>
        <w:spacing w:after="240" w:line="240" w:lineRule="auto"/>
        <w:ind w:left="720"/>
        <w:jc w:val="both"/>
        <w:rPr>
          <w:rFonts w:ascii="Times New Roman" w:hAnsi="Times New Roman" w:eastAsia="Times New Roman" w:cs="Times New Roman"/>
          <w:b/>
          <w:bCs/>
          <w:sz w:val="24"/>
          <w:szCs w:val="24"/>
          <w:u w:val="single"/>
          <w:lang w:val="en-US"/>
        </w:rPr>
      </w:pPr>
      <w:bookmarkStart w:name="_Toc113357215" w:id="120"/>
      <w:r w:rsidRPr="70118F5B">
        <w:rPr>
          <w:rFonts w:ascii="Times New Roman" w:hAnsi="Times New Roman" w:eastAsia="Times New Roman" w:cs="Times New Roman"/>
          <w:b/>
          <w:bCs/>
          <w:sz w:val="24"/>
          <w:szCs w:val="24"/>
          <w:u w:val="single"/>
          <w:lang w:val="en-US"/>
        </w:rPr>
        <w:lastRenderedPageBreak/>
        <w:t xml:space="preserve">Different </w:t>
      </w:r>
      <w:r w:rsidRPr="70118F5B" w:rsidR="5C361CC4">
        <w:rPr>
          <w:rFonts w:ascii="Times New Roman" w:hAnsi="Times New Roman" w:eastAsia="Times New Roman" w:cs="Times New Roman"/>
          <w:b/>
          <w:bCs/>
          <w:sz w:val="24"/>
          <w:szCs w:val="24"/>
          <w:u w:val="single"/>
          <w:lang w:val="en-US"/>
        </w:rPr>
        <w:t>F</w:t>
      </w:r>
      <w:r w:rsidRPr="70118F5B">
        <w:rPr>
          <w:rFonts w:ascii="Times New Roman" w:hAnsi="Times New Roman" w:eastAsia="Times New Roman" w:cs="Times New Roman"/>
          <w:b/>
          <w:bCs/>
          <w:sz w:val="24"/>
          <w:szCs w:val="24"/>
          <w:u w:val="single"/>
          <w:lang w:val="en-US"/>
        </w:rPr>
        <w:t>rameworks</w:t>
      </w:r>
      <w:bookmarkEnd w:id="120"/>
    </w:p>
    <w:p w:rsidR="00F4022E" w:rsidP="70118F5B" w:rsidRDefault="43B4D74A" w14:paraId="3C32EA09" w14:textId="5CB7F63F">
      <w:pPr>
        <w:widowControl w:val="0"/>
        <w:spacing w:after="240" w:line="240" w:lineRule="auto"/>
        <w:ind w:left="720"/>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 xml:space="preserve">Bioenergy splits into two distinct regulatory tracks depending on the </w:t>
      </w:r>
      <w:r w:rsidRPr="70118F5B" w:rsidR="076A1159">
        <w:rPr>
          <w:rFonts w:ascii="Times New Roman" w:hAnsi="Times New Roman" w:eastAsia="Times New Roman" w:cs="Times New Roman"/>
          <w:sz w:val="24"/>
          <w:szCs w:val="24"/>
          <w:lang w:val="en-US"/>
        </w:rPr>
        <w:t>product</w:t>
      </w:r>
      <w:r w:rsidRPr="70118F5B">
        <w:rPr>
          <w:rFonts w:ascii="Times New Roman" w:hAnsi="Times New Roman" w:eastAsia="Times New Roman" w:cs="Times New Roman"/>
          <w:sz w:val="24"/>
          <w:szCs w:val="24"/>
          <w:lang w:val="en-US"/>
        </w:rPr>
        <w:t>:</w:t>
      </w:r>
    </w:p>
    <w:p w:rsidR="00F4022E" w:rsidP="70118F5B" w:rsidRDefault="00F4022E" w14:paraId="118EBCAF" w14:textId="3D0A855E">
      <w:pPr>
        <w:widowControl w:val="0"/>
        <w:spacing w:after="240" w:line="240" w:lineRule="auto"/>
        <w:jc w:val="both"/>
        <w:rPr>
          <w:rFonts w:ascii="Times New Roman" w:hAnsi="Times New Roman" w:eastAsia="Times New Roman" w:cs="Times New Roman"/>
          <w:sz w:val="24"/>
          <w:szCs w:val="24"/>
          <w:lang w:val="en-US"/>
        </w:rPr>
      </w:pPr>
    </w:p>
    <w:p w:rsidR="00F4022E" w:rsidP="70118F5B" w:rsidRDefault="43B4D74A" w14:paraId="16104984" w14:textId="36130045">
      <w:pPr>
        <w:pStyle w:val="ListParagraph"/>
        <w:widowControl w:val="0"/>
        <w:numPr>
          <w:ilvl w:val="0"/>
          <w:numId w:val="48"/>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b/>
          <w:bCs/>
          <w:sz w:val="24"/>
          <w:szCs w:val="24"/>
          <w:lang w:val="en-US"/>
        </w:rPr>
        <w:t>Electricity generation track:</w:t>
      </w:r>
      <w:r w:rsidRPr="70118F5B">
        <w:rPr>
          <w:rFonts w:ascii="Times New Roman" w:hAnsi="Times New Roman" w:eastAsia="Times New Roman" w:cs="Times New Roman"/>
          <w:sz w:val="24"/>
          <w:szCs w:val="24"/>
          <w:lang w:val="en-US"/>
        </w:rPr>
        <w:t xml:space="preserve"> governed by NERC, with treatment determined by capacity and use. A Generation </w:t>
      </w:r>
      <w:r w:rsidRPr="70118F5B" w:rsidR="2A138E68">
        <w:rPr>
          <w:rFonts w:ascii="Times New Roman" w:hAnsi="Times New Roman" w:eastAsia="Times New Roman" w:cs="Times New Roman"/>
          <w:sz w:val="24"/>
          <w:szCs w:val="24"/>
          <w:lang w:val="en-US"/>
        </w:rPr>
        <w:t>License</w:t>
      </w:r>
      <w:r w:rsidRPr="70118F5B">
        <w:rPr>
          <w:rFonts w:ascii="Times New Roman" w:hAnsi="Times New Roman" w:eastAsia="Times New Roman" w:cs="Times New Roman"/>
          <w:sz w:val="24"/>
          <w:szCs w:val="24"/>
          <w:lang w:val="en-US"/>
        </w:rPr>
        <w:t xml:space="preserve"> is required for grid-connected projects above 1 MW; a Captive Generation Permit applies for self-use projects at or above 1 MW; a separate Generation </w:t>
      </w:r>
      <w:r w:rsidRPr="70118F5B" w:rsidR="5E054486">
        <w:rPr>
          <w:rFonts w:ascii="Times New Roman" w:hAnsi="Times New Roman" w:eastAsia="Times New Roman" w:cs="Times New Roman"/>
          <w:sz w:val="24"/>
          <w:szCs w:val="24"/>
          <w:lang w:val="en-US"/>
        </w:rPr>
        <w:t>License</w:t>
      </w:r>
      <w:r w:rsidRPr="70118F5B">
        <w:rPr>
          <w:rFonts w:ascii="Times New Roman" w:hAnsi="Times New Roman" w:eastAsia="Times New Roman" w:cs="Times New Roman"/>
          <w:sz w:val="24"/>
          <w:szCs w:val="24"/>
          <w:lang w:val="en-US"/>
        </w:rPr>
        <w:t xml:space="preserve"> is required to sell surplus electricity of 1 MW or above to third parties; and a Mini-Grid Permit applies for projects under 1 MW.</w:t>
      </w:r>
    </w:p>
    <w:p w:rsidR="00F4022E" w:rsidP="70118F5B" w:rsidRDefault="00F4022E" w14:paraId="3B620275" w14:textId="10B3BA5E">
      <w:pPr>
        <w:pStyle w:val="ListParagraph"/>
        <w:widowControl w:val="0"/>
        <w:spacing w:line="240" w:lineRule="auto"/>
        <w:jc w:val="both"/>
        <w:rPr>
          <w:rFonts w:ascii="Times New Roman" w:hAnsi="Times New Roman" w:eastAsia="Times New Roman" w:cs="Times New Roman"/>
          <w:sz w:val="24"/>
          <w:szCs w:val="24"/>
          <w:lang w:val="en-US"/>
        </w:rPr>
      </w:pPr>
    </w:p>
    <w:p w:rsidR="00F4022E" w:rsidP="70118F5B" w:rsidRDefault="43B4D74A" w14:paraId="386842E6" w14:textId="59D84D08">
      <w:pPr>
        <w:pStyle w:val="ListParagraph"/>
        <w:widowControl w:val="0"/>
        <w:numPr>
          <w:ilvl w:val="0"/>
          <w:numId w:val="48"/>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b/>
          <w:bCs/>
          <w:sz w:val="24"/>
          <w:szCs w:val="24"/>
          <w:lang w:val="en-US"/>
        </w:rPr>
        <w:t>Biofuels production track:</w:t>
      </w:r>
      <w:r w:rsidRPr="70118F5B">
        <w:rPr>
          <w:rFonts w:ascii="Times New Roman" w:hAnsi="Times New Roman" w:eastAsia="Times New Roman" w:cs="Times New Roman"/>
          <w:sz w:val="24"/>
          <w:szCs w:val="24"/>
          <w:lang w:val="en-US"/>
        </w:rPr>
        <w:t xml:space="preserve"> governed by the Nigerian Upstream Petroleum Regulatory Commission (NUPRC), which licenses ethanol and biodiesel plants for production and blending, working alongside the Bio-Fuels Energy Commission (BFEC), which provides licensing, monitoring, policy oversight, incentives, and offtake agreement facilitation under the National Bio-Fuels Policy.</w:t>
      </w:r>
    </w:p>
    <w:p w:rsidR="00F4022E" w:rsidP="70118F5B" w:rsidRDefault="00F4022E" w14:paraId="394BB855" w14:textId="1E28995A">
      <w:pPr>
        <w:pStyle w:val="ListParagraph"/>
        <w:widowControl w:val="0"/>
        <w:spacing w:line="240" w:lineRule="auto"/>
        <w:jc w:val="both"/>
        <w:rPr>
          <w:rFonts w:ascii="Times New Roman" w:hAnsi="Times New Roman" w:eastAsia="Times New Roman" w:cs="Times New Roman"/>
          <w:sz w:val="24"/>
          <w:szCs w:val="24"/>
          <w:lang w:val="en-US"/>
        </w:rPr>
      </w:pPr>
    </w:p>
    <w:p w:rsidR="00F4022E" w:rsidP="70118F5B" w:rsidRDefault="43B4D74A" w14:paraId="776EFF4F" w14:textId="36DB6050">
      <w:pPr>
        <w:widowControl w:val="0"/>
        <w:spacing w:after="240" w:line="240" w:lineRule="auto"/>
        <w:ind w:left="720"/>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Feedstock procurement itself currently sits outside any dedicated bioenergy framework, operating instead under existing agricultural and forestry regulations.</w:t>
      </w:r>
    </w:p>
    <w:p w:rsidR="00F4022E" w:rsidP="70118F5B" w:rsidRDefault="43B4D74A" w14:paraId="116A9EAB" w14:textId="1FC0F147">
      <w:pPr>
        <w:pStyle w:val="Heading3"/>
        <w:widowControl w:val="0"/>
        <w:spacing w:after="240" w:line="240" w:lineRule="auto"/>
        <w:ind w:left="720"/>
        <w:jc w:val="both"/>
        <w:rPr>
          <w:rFonts w:ascii="Times New Roman" w:hAnsi="Times New Roman" w:eastAsia="Times New Roman" w:cs="Times New Roman"/>
          <w:b/>
          <w:bCs/>
          <w:sz w:val="24"/>
          <w:szCs w:val="24"/>
          <w:u w:val="single"/>
          <w:lang w:val="en-US"/>
        </w:rPr>
      </w:pPr>
      <w:bookmarkStart w:name="_Toc513759640" w:id="121"/>
      <w:r w:rsidRPr="70118F5B">
        <w:rPr>
          <w:rFonts w:ascii="Times New Roman" w:hAnsi="Times New Roman" w:eastAsia="Times New Roman" w:cs="Times New Roman"/>
          <w:b/>
          <w:bCs/>
          <w:sz w:val="24"/>
          <w:szCs w:val="24"/>
          <w:u w:val="single"/>
          <w:lang w:val="en-US"/>
        </w:rPr>
        <w:t xml:space="preserve">Regulatory </w:t>
      </w:r>
      <w:r w:rsidRPr="70118F5B" w:rsidR="4BD8703F">
        <w:rPr>
          <w:rFonts w:ascii="Times New Roman" w:hAnsi="Times New Roman" w:eastAsia="Times New Roman" w:cs="Times New Roman"/>
          <w:b/>
          <w:bCs/>
          <w:sz w:val="24"/>
          <w:szCs w:val="24"/>
          <w:u w:val="single"/>
          <w:lang w:val="en-US"/>
        </w:rPr>
        <w:t>R</w:t>
      </w:r>
      <w:r w:rsidRPr="70118F5B">
        <w:rPr>
          <w:rFonts w:ascii="Times New Roman" w:hAnsi="Times New Roman" w:eastAsia="Times New Roman" w:cs="Times New Roman"/>
          <w:b/>
          <w:bCs/>
          <w:sz w:val="24"/>
          <w:szCs w:val="24"/>
          <w:u w:val="single"/>
          <w:lang w:val="en-US"/>
        </w:rPr>
        <w:t>equirements</w:t>
      </w:r>
      <w:bookmarkEnd w:id="121"/>
    </w:p>
    <w:p w:rsidR="00F4022E" w:rsidP="70118F5B" w:rsidRDefault="43B4D74A" w14:paraId="232466CC" w14:textId="075CE52B">
      <w:pPr>
        <w:pStyle w:val="ListParagraph"/>
        <w:widowControl w:val="0"/>
        <w:numPr>
          <w:ilvl w:val="0"/>
          <w:numId w:val="47"/>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CAC incorporation typically completes within 1–7 days; foreign investors may retain 100% ownership.</w:t>
      </w:r>
    </w:p>
    <w:p w:rsidR="00F4022E" w:rsidP="70118F5B" w:rsidRDefault="43B4D74A" w14:paraId="75A0C317" w14:textId="0DCF09D3">
      <w:pPr>
        <w:pStyle w:val="ListParagraph"/>
        <w:widowControl w:val="0"/>
        <w:numPr>
          <w:ilvl w:val="0"/>
          <w:numId w:val="47"/>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NIPC registration via the One-Stop Investment Centre (OSIC) is recommended for fiscal incentive access, including a 3</w:t>
      </w:r>
      <w:r w:rsidRPr="70118F5B" w:rsidR="58C836C1">
        <w:rPr>
          <w:rFonts w:ascii="Times New Roman" w:hAnsi="Times New Roman" w:eastAsia="Times New Roman" w:cs="Times New Roman"/>
          <w:sz w:val="24"/>
          <w:szCs w:val="24"/>
          <w:lang w:val="en-US"/>
        </w:rPr>
        <w:t>-5-year</w:t>
      </w:r>
      <w:r w:rsidRPr="70118F5B">
        <w:rPr>
          <w:rFonts w:ascii="Times New Roman" w:hAnsi="Times New Roman" w:eastAsia="Times New Roman" w:cs="Times New Roman"/>
          <w:sz w:val="24"/>
          <w:szCs w:val="24"/>
          <w:lang w:val="en-US"/>
        </w:rPr>
        <w:t xml:space="preserve"> Pioneer Status tax holiday.</w:t>
      </w:r>
    </w:p>
    <w:p w:rsidR="00F4022E" w:rsidP="70118F5B" w:rsidRDefault="43B4D74A" w14:paraId="6409123D" w14:textId="5375559A">
      <w:pPr>
        <w:pStyle w:val="ListParagraph"/>
        <w:widowControl w:val="0"/>
        <w:numPr>
          <w:ilvl w:val="0"/>
          <w:numId w:val="47"/>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NESREA enforces environmental laws and compliance with international environmental agreements. A full FMEnv EIA is mandatory for all bioenergy projects with environmental impact, including plants and facilities above 10 MW.</w:t>
      </w:r>
    </w:p>
    <w:p w:rsidR="00F4022E" w:rsidP="70118F5B" w:rsidRDefault="43B4D74A" w14:paraId="1DD238CF" w14:textId="6ABD75C9">
      <w:pPr>
        <w:pStyle w:val="ListParagraph"/>
        <w:widowControl w:val="0"/>
        <w:numPr>
          <w:ilvl w:val="0"/>
          <w:numId w:val="47"/>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The EIA process, under 2026 guidelines, follows eight steps: project registration and application; preparation of Terms of Reference by an accredited consultant; site verification and data gathering; laboratory analysis; draft EIA submission within two months; a 21-working-day public display period for stakeholder comments; technical panel review; and final certification, issued only by the Federal Environmental Assessment Department. Failure to obtain an EIA can result in fines, project shutdown, or legal action.</w:t>
      </w:r>
    </w:p>
    <w:p w:rsidR="00F4022E" w:rsidP="70118F5B" w:rsidRDefault="43B4D74A" w14:paraId="16F56A11" w14:textId="5AF5EE63">
      <w:pPr>
        <w:pStyle w:val="ListParagraph"/>
        <w:widowControl w:val="0"/>
        <w:numPr>
          <w:ilvl w:val="0"/>
          <w:numId w:val="47"/>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Large-scale land acquisition requires the state Governor's Consent under the Land Use Act 1978.</w:t>
      </w:r>
    </w:p>
    <w:p w:rsidR="00F4022E" w:rsidP="70118F5B" w:rsidRDefault="43B4D74A" w14:paraId="30409E0D" w14:textId="503F1E06">
      <w:pPr>
        <w:pStyle w:val="ListParagraph"/>
        <w:widowControl w:val="0"/>
        <w:numPr>
          <w:ilvl w:val="0"/>
          <w:numId w:val="47"/>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Net billing for excess generation is available under Section 80 of the Electricity Act 2023.</w:t>
      </w:r>
    </w:p>
    <w:p w:rsidR="00F4022E" w:rsidP="70118F5B" w:rsidRDefault="43B4D74A" w14:paraId="132251C2" w14:textId="135CDCC7">
      <w:pPr>
        <w:pStyle w:val="ListParagraph"/>
        <w:widowControl w:val="0"/>
        <w:numPr>
          <w:ilvl w:val="0"/>
          <w:numId w:val="47"/>
        </w:numPr>
        <w:spacing w:line="240" w:lineRule="auto"/>
        <w:jc w:val="both"/>
        <w:rPr>
          <w:rFonts w:ascii="Times New Roman" w:hAnsi="Times New Roman" w:eastAsia="Times New Roman" w:cs="Times New Roman"/>
          <w:sz w:val="24"/>
          <w:szCs w:val="24"/>
          <w:lang w:val="en-US"/>
        </w:rPr>
      </w:pPr>
      <w:r w:rsidRPr="70118F5B">
        <w:rPr>
          <w:rFonts w:ascii="Times New Roman" w:hAnsi="Times New Roman" w:eastAsia="Times New Roman" w:cs="Times New Roman"/>
          <w:sz w:val="24"/>
          <w:szCs w:val="24"/>
          <w:lang w:val="en-US"/>
        </w:rPr>
        <w:t xml:space="preserve">A broad set of fiscal incentives applies across agencies: 0% import duty on biomass harvesting and bioenergy conversion equipment via Nigeria Customs Service; the Import Duty Exemption Certificate (IDEC) Scheme administered by the Federal Ministry of Finance, covering reduced duty under HS Chapters 84, 85, and 90 and VAT relief; VAT exemptions and zero-rated status via the Nigeria Revenue Service; the Economic Development Tax Incentive (EDTI) via NIPC, offering a 5% annual tax credit on qualifying capital expenditure for 5 years, up to 25% total, with unused credits carried </w:t>
      </w:r>
      <w:r w:rsidRPr="70118F5B">
        <w:rPr>
          <w:rFonts w:ascii="Times New Roman" w:hAnsi="Times New Roman" w:eastAsia="Times New Roman" w:cs="Times New Roman"/>
          <w:sz w:val="24"/>
          <w:szCs w:val="24"/>
          <w:lang w:val="en-US"/>
        </w:rPr>
        <w:lastRenderedPageBreak/>
        <w:t>forward up to 5 additional years; and full tax, repatriation, and ownership exemptions for projects sited within NEPZA Free Trade Zones or under Oil and Gas Free Zones Authority jurisdiction.</w:t>
      </w:r>
    </w:p>
    <w:p w:rsidR="00F4022E" w:rsidP="0BEBE53A" w:rsidRDefault="5DF55ABC" w14:paraId="315038B2" w14:textId="27F52F77">
      <w:pPr>
        <w:pStyle w:val="Heading3"/>
        <w:widowControl w:val="0"/>
        <w:spacing w:after="240" w:line="240" w:lineRule="auto"/>
        <w:ind w:left="720"/>
        <w:jc w:val="both"/>
        <w:rPr>
          <w:rFonts w:ascii="Times New Roman" w:hAnsi="Times New Roman" w:eastAsia="Times New Roman" w:cs="Times New Roman"/>
          <w:b/>
          <w:bCs/>
          <w:sz w:val="22"/>
          <w:szCs w:val="22"/>
          <w:u w:val="single"/>
          <w:lang w:val="en-US"/>
        </w:rPr>
      </w:pPr>
      <w:bookmarkStart w:name="_Toc194761567" w:id="122"/>
      <w:r w:rsidRPr="0BEBE53A">
        <w:rPr>
          <w:rFonts w:ascii="Times New Roman" w:hAnsi="Times New Roman" w:eastAsia="Times New Roman" w:cs="Times New Roman"/>
          <w:b/>
          <w:bCs/>
          <w:sz w:val="22"/>
          <w:szCs w:val="22"/>
          <w:u w:val="single"/>
          <w:lang w:val="en-US"/>
        </w:rPr>
        <w:t xml:space="preserve">Key </w:t>
      </w:r>
      <w:r w:rsidRPr="0BEBE53A" w:rsidR="44004A81">
        <w:rPr>
          <w:rFonts w:ascii="Times New Roman" w:hAnsi="Times New Roman" w:eastAsia="Times New Roman" w:cs="Times New Roman"/>
          <w:b/>
          <w:bCs/>
          <w:sz w:val="22"/>
          <w:szCs w:val="22"/>
          <w:u w:val="single"/>
          <w:lang w:val="en-US"/>
        </w:rPr>
        <w:t>R</w:t>
      </w:r>
      <w:r w:rsidRPr="0BEBE53A">
        <w:rPr>
          <w:rFonts w:ascii="Times New Roman" w:hAnsi="Times New Roman" w:eastAsia="Times New Roman" w:cs="Times New Roman"/>
          <w:b/>
          <w:bCs/>
          <w:sz w:val="22"/>
          <w:szCs w:val="22"/>
          <w:u w:val="single"/>
          <w:lang w:val="en-US"/>
        </w:rPr>
        <w:t xml:space="preserve">egulatory </w:t>
      </w:r>
      <w:r w:rsidRPr="0BEBE53A" w:rsidR="19A541F0">
        <w:rPr>
          <w:rFonts w:ascii="Times New Roman" w:hAnsi="Times New Roman" w:eastAsia="Times New Roman" w:cs="Times New Roman"/>
          <w:b/>
          <w:bCs/>
          <w:sz w:val="22"/>
          <w:szCs w:val="22"/>
          <w:u w:val="single"/>
          <w:lang w:val="en-US"/>
        </w:rPr>
        <w:t>A</w:t>
      </w:r>
      <w:r w:rsidRPr="0BEBE53A">
        <w:rPr>
          <w:rFonts w:ascii="Times New Roman" w:hAnsi="Times New Roman" w:eastAsia="Times New Roman" w:cs="Times New Roman"/>
          <w:b/>
          <w:bCs/>
          <w:sz w:val="22"/>
          <w:szCs w:val="22"/>
          <w:u w:val="single"/>
          <w:lang w:val="en-US"/>
        </w:rPr>
        <w:t>gencies</w:t>
      </w:r>
      <w:bookmarkEnd w:id="122"/>
    </w:p>
    <w:p w:rsidR="00F4022E" w:rsidRDefault="5DF55ABC" w14:paraId="751716DF" w14:textId="1B12F2FA">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Electricity Regulatory Commission (NERC) </w:t>
      </w:r>
      <w:r w:rsidRPr="0BEBE53A" w:rsidR="4AFAAFA1">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electricity generation licensing</w:t>
      </w:r>
    </w:p>
    <w:p w:rsidR="00F4022E" w:rsidRDefault="5DF55ABC" w14:paraId="4389C084" w14:textId="1CBACC6D">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Upstream Petroleum Regulatory Commission (NUPRC) </w:t>
      </w:r>
      <w:r w:rsidRPr="0BEBE53A" w:rsidR="59B6EB2C">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biofuels production licensing</w:t>
      </w:r>
    </w:p>
    <w:p w:rsidR="00F4022E" w:rsidRDefault="5DF55ABC" w14:paraId="0741EBE9" w14:textId="7422960C">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Bio-Fuels Energy Commission (BFEC) </w:t>
      </w:r>
      <w:r w:rsidRPr="0BEBE53A" w:rsidR="36C0A93F">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biofuels policy, monitoring, and incentives</w:t>
      </w:r>
    </w:p>
    <w:p w:rsidR="00F4022E" w:rsidRDefault="5DF55ABC" w14:paraId="42452B0A" w14:textId="3F7019C8">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Environmental Standards and Regulations Enforcement Agency (NESREA) </w:t>
      </w:r>
      <w:r w:rsidRPr="0BEBE53A" w:rsidR="3D5CC815">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environmental compliance</w:t>
      </w:r>
    </w:p>
    <w:p w:rsidR="00F4022E" w:rsidRDefault="5DF55ABC" w14:paraId="4772CB8D" w14:textId="7EB4D1E7">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Federal Ministry of Environment (FMEnv) </w:t>
      </w:r>
      <w:r w:rsidRPr="0BEBE53A" w:rsidR="28B6E079">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EIA certification</w:t>
      </w:r>
    </w:p>
    <w:p w:rsidR="00F4022E" w:rsidRDefault="5DF55ABC" w14:paraId="28BCD8AF" w14:textId="7DFE9D2A">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Standards </w:t>
      </w:r>
      <w:r w:rsidRPr="0BEBE53A" w:rsidR="3FB1D820">
        <w:rPr>
          <w:rFonts w:ascii="Times New Roman" w:hAnsi="Times New Roman" w:eastAsia="Times New Roman" w:cs="Times New Roman"/>
          <w:lang w:val="en-US"/>
        </w:rPr>
        <w:t>Organization</w:t>
      </w:r>
      <w:r w:rsidRPr="0BEBE53A">
        <w:rPr>
          <w:rFonts w:ascii="Times New Roman" w:hAnsi="Times New Roman" w:eastAsia="Times New Roman" w:cs="Times New Roman"/>
          <w:lang w:val="en-US"/>
        </w:rPr>
        <w:t xml:space="preserve"> of Nigeria (SON) </w:t>
      </w:r>
      <w:r w:rsidRPr="0BEBE53A" w:rsidR="1C6BAC2E">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equipment and product standards</w:t>
      </w:r>
    </w:p>
    <w:p w:rsidR="00F4022E" w:rsidRDefault="5DF55ABC" w14:paraId="3CF20E6F" w14:textId="28406959">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Raw Materials Research and Development Council (RMRDC) </w:t>
      </w:r>
      <w:r w:rsidRPr="0BEBE53A" w:rsidR="468A566C">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feedstock supply standards</w:t>
      </w:r>
    </w:p>
    <w:p w:rsidR="00F4022E" w:rsidRDefault="5DF55ABC" w14:paraId="59023966" w14:textId="287902AA">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Investment Promotion Commission (NIPC) </w:t>
      </w:r>
      <w:r w:rsidRPr="0BEBE53A" w:rsidR="10A998D4">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investment incentives and EDTI administration</w:t>
      </w:r>
    </w:p>
    <w:p w:rsidR="00F4022E" w:rsidRDefault="5DF55ABC" w14:paraId="4B8492FE" w14:textId="71A4A8F1">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Rural Electrification Agency (REA) </w:t>
      </w:r>
      <w:r w:rsidRPr="0BEBE53A" w:rsidR="34E88910">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off-grid and rural bioenergy support</w:t>
      </w:r>
    </w:p>
    <w:p w:rsidR="00F4022E" w:rsidRDefault="5DF55ABC" w14:paraId="4B1C0995" w14:textId="5900BA8C">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 Export Processing Zones Authority (NEPZA) </w:t>
      </w:r>
      <w:r w:rsidRPr="0BEBE53A" w:rsidR="13481B14">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Free Trade Zone fiscal incentives</w:t>
      </w:r>
    </w:p>
    <w:p w:rsidR="00F4022E" w:rsidRDefault="5DF55ABC" w14:paraId="57CF2A07" w14:textId="25B22591">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Oil and Gas Free Zones Authority </w:t>
      </w:r>
      <w:r w:rsidRPr="0BEBE53A" w:rsidR="1779F563">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fiscal and customs exemptions for energy-related operations</w:t>
      </w:r>
    </w:p>
    <w:p w:rsidR="00F4022E" w:rsidRDefault="5DF55ABC" w14:paraId="542D4173" w14:textId="17C12C80">
      <w:pPr>
        <w:pStyle w:val="ListParagraph"/>
        <w:widowControl w:val="0"/>
        <w:numPr>
          <w:ilvl w:val="0"/>
          <w:numId w:val="4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Federal Ministry of Industry, Trade and Investment</w:t>
      </w:r>
    </w:p>
    <w:p w:rsidR="00F4022E" w:rsidP="0BEBE53A" w:rsidRDefault="5DF55ABC" w14:paraId="5B6E2E12" w14:textId="654F0267">
      <w:pPr>
        <w:pStyle w:val="Heading3"/>
        <w:widowControl w:val="0"/>
        <w:spacing w:after="240" w:line="240" w:lineRule="auto"/>
        <w:ind w:left="720"/>
        <w:jc w:val="both"/>
        <w:rPr>
          <w:rFonts w:ascii="Times New Roman" w:hAnsi="Times New Roman" w:eastAsia="Times New Roman" w:cs="Times New Roman"/>
          <w:b/>
          <w:bCs/>
          <w:sz w:val="22"/>
          <w:szCs w:val="22"/>
          <w:u w:val="single"/>
          <w:lang w:val="en-US"/>
        </w:rPr>
      </w:pPr>
      <w:bookmarkStart w:name="_Toc1921524202" w:id="123"/>
      <w:r w:rsidRPr="0BEBE53A">
        <w:rPr>
          <w:rFonts w:ascii="Times New Roman" w:hAnsi="Times New Roman" w:eastAsia="Times New Roman" w:cs="Times New Roman"/>
          <w:b/>
          <w:bCs/>
          <w:sz w:val="22"/>
          <w:szCs w:val="22"/>
          <w:u w:val="single"/>
          <w:lang w:val="en-US"/>
        </w:rPr>
        <w:t xml:space="preserve">Technical </w:t>
      </w:r>
      <w:r w:rsidRPr="0BEBE53A" w:rsidR="3D012FA5">
        <w:rPr>
          <w:rFonts w:ascii="Times New Roman" w:hAnsi="Times New Roman" w:eastAsia="Times New Roman" w:cs="Times New Roman"/>
          <w:b/>
          <w:bCs/>
          <w:sz w:val="22"/>
          <w:szCs w:val="22"/>
          <w:u w:val="single"/>
          <w:lang w:val="en-US"/>
        </w:rPr>
        <w:t>S</w:t>
      </w:r>
      <w:r w:rsidRPr="0BEBE53A">
        <w:rPr>
          <w:rFonts w:ascii="Times New Roman" w:hAnsi="Times New Roman" w:eastAsia="Times New Roman" w:cs="Times New Roman"/>
          <w:b/>
          <w:bCs/>
          <w:sz w:val="22"/>
          <w:szCs w:val="22"/>
          <w:u w:val="single"/>
          <w:lang w:val="en-US"/>
        </w:rPr>
        <w:t>tandards</w:t>
      </w:r>
      <w:bookmarkEnd w:id="123"/>
    </w:p>
    <w:p w:rsidR="00F4022E" w:rsidRDefault="5DF55ABC" w14:paraId="71894355" w14:textId="334E6088">
      <w:pPr>
        <w:pStyle w:val="ListParagraph"/>
        <w:widowControl w:val="0"/>
        <w:numPr>
          <w:ilvl w:val="0"/>
          <w:numId w:val="4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All imported equipment must meet NIS/IEC standards.</w:t>
      </w:r>
    </w:p>
    <w:p w:rsidR="00F4022E" w:rsidRDefault="5DF55ABC" w14:paraId="720F42E4" w14:textId="68ADA0CB">
      <w:pPr>
        <w:pStyle w:val="ListParagraph"/>
        <w:widowControl w:val="0"/>
        <w:numPr>
          <w:ilvl w:val="0"/>
          <w:numId w:val="4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SON administers SONCAP for imports and MANCAP for locally manufactured products, including specific product quality standards for bioenergy systems.</w:t>
      </w:r>
    </w:p>
    <w:p w:rsidR="00F4022E" w:rsidRDefault="5DF55ABC" w14:paraId="35AA86DE" w14:textId="40184AE6">
      <w:pPr>
        <w:pStyle w:val="ListParagraph"/>
        <w:widowControl w:val="0"/>
        <w:numPr>
          <w:ilvl w:val="0"/>
          <w:numId w:val="45"/>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NEMSA certification is mandatory wherever electricity infrastructure is involved.</w:t>
      </w:r>
    </w:p>
    <w:p w:rsidR="00F4022E" w:rsidRDefault="43B4D74A" w14:paraId="504EA2FF" w14:textId="374CB0BF">
      <w:pPr>
        <w:pStyle w:val="ListParagraph"/>
        <w:widowControl w:val="0"/>
        <w:numPr>
          <w:ilvl w:val="0"/>
          <w:numId w:val="45"/>
        </w:numPr>
        <w:spacing w:line="240" w:lineRule="auto"/>
        <w:jc w:val="both"/>
        <w:rPr>
          <w:rFonts w:ascii="Times New Roman" w:hAnsi="Times New Roman" w:eastAsia="Times New Roman" w:cs="Times New Roman"/>
          <w:lang w:val="en-US"/>
        </w:rPr>
      </w:pPr>
      <w:r w:rsidRPr="70118F5B">
        <w:rPr>
          <w:rFonts w:ascii="Times New Roman" w:hAnsi="Times New Roman" w:eastAsia="Times New Roman" w:cs="Times New Roman"/>
          <w:lang w:val="en-US"/>
        </w:rPr>
        <w:t>RMRDC supports sustainable feedstock supply standards, though no dedicated bioenergy feedstock licensing framework currently exists.</w:t>
      </w:r>
    </w:p>
    <w:p w:rsidR="70118F5B" w:rsidP="70118F5B" w:rsidRDefault="70118F5B" w14:paraId="2C02D72C" w14:textId="342FBCBC">
      <w:pPr>
        <w:widowControl w:val="0"/>
        <w:spacing w:line="240" w:lineRule="auto"/>
        <w:jc w:val="both"/>
        <w:rPr>
          <w:rFonts w:ascii="Times New Roman" w:hAnsi="Times New Roman" w:eastAsia="Times New Roman" w:cs="Times New Roman"/>
          <w:lang w:val="en-US"/>
        </w:rPr>
      </w:pPr>
    </w:p>
    <w:p w:rsidR="4BC1BABF" w:rsidP="70118F5B" w:rsidRDefault="4BC1BABF" w14:paraId="13BFCE04" w14:textId="1B1AA695">
      <w:pPr>
        <w:widowControl w:val="0"/>
        <w:spacing w:line="240" w:lineRule="auto"/>
        <w:jc w:val="both"/>
        <w:rPr>
          <w:rFonts w:ascii="Times New Roman" w:hAnsi="Times New Roman" w:eastAsia="Times New Roman" w:cs="Times New Roman"/>
          <w:b/>
          <w:bCs/>
          <w:u w:val="single"/>
          <w:lang w:val="en-US"/>
        </w:rPr>
      </w:pPr>
      <w:r w:rsidRPr="70118F5B">
        <w:rPr>
          <w:rFonts w:ascii="Times New Roman" w:hAnsi="Times New Roman" w:eastAsia="Times New Roman" w:cs="Times New Roman"/>
          <w:lang w:val="en-US"/>
        </w:rPr>
        <w:t xml:space="preserve">             </w:t>
      </w:r>
      <w:r w:rsidRPr="70118F5B">
        <w:rPr>
          <w:rFonts w:ascii="Times New Roman" w:hAnsi="Times New Roman" w:eastAsia="Times New Roman" w:cs="Times New Roman"/>
          <w:b/>
          <w:bCs/>
          <w:u w:val="single"/>
          <w:lang w:val="en-US"/>
        </w:rPr>
        <w:t>Useful Resources/Links</w:t>
      </w:r>
    </w:p>
    <w:p w:rsidR="70118F5B" w:rsidP="70118F5B" w:rsidRDefault="70118F5B" w14:paraId="3939FDEA" w14:textId="78726EA0">
      <w:pPr>
        <w:widowControl w:val="0"/>
        <w:spacing w:after="240" w:line="240" w:lineRule="auto"/>
        <w:ind w:left="720"/>
        <w:jc w:val="both"/>
        <w:rPr>
          <w:rFonts w:ascii="Times New Roman" w:hAnsi="Times New Roman" w:eastAsia="Times New Roman" w:cs="Times New Roman"/>
          <w:b/>
          <w:bCs/>
          <w:u w:val="single"/>
          <w:lang w:val="en-US"/>
        </w:rPr>
      </w:pPr>
    </w:p>
    <w:p w:rsidR="00F4022E" w:rsidRDefault="5DF55ABC" w14:paraId="52CC2976" w14:textId="0F23618C">
      <w:pPr>
        <w:pStyle w:val="ListParagraph"/>
        <w:widowControl w:val="0"/>
        <w:numPr>
          <w:ilvl w:val="0"/>
          <w:numId w:val="42"/>
        </w:numPr>
        <w:spacing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Electricity Regulatory Commission: </w:t>
      </w:r>
      <w:hyperlink r:id="rId79">
        <w:r w:rsidRPr="0BEBE53A" w:rsidR="400D9C4A">
          <w:rPr>
            <w:rStyle w:val="Hyperlink"/>
            <w:lang w:val="en-US"/>
          </w:rPr>
          <w:t>www.</w:t>
        </w:r>
        <w:r w:rsidRPr="0BEBE53A">
          <w:rPr>
            <w:rStyle w:val="Hyperlink"/>
            <w:lang w:val="en-US"/>
          </w:rPr>
          <w:t>nerc.gov.ng</w:t>
        </w:r>
      </w:hyperlink>
      <w:r w:rsidRPr="0BEBE53A" w:rsidR="4F7C7770">
        <w:rPr>
          <w:rFonts w:ascii="Times New Roman" w:hAnsi="Times New Roman" w:eastAsia="Times New Roman" w:cs="Times New Roman"/>
          <w:lang w:val="en-US"/>
        </w:rPr>
        <w:t xml:space="preserve"> </w:t>
      </w:r>
    </w:p>
    <w:p w:rsidR="00F4022E" w:rsidRDefault="5DF55ABC" w14:paraId="00CF1491" w14:textId="1DF4392B">
      <w:pPr>
        <w:pStyle w:val="ListParagraph"/>
        <w:widowControl w:val="0"/>
        <w:numPr>
          <w:ilvl w:val="0"/>
          <w:numId w:val="42"/>
        </w:numPr>
        <w:spacing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Upstream Petroleum Regulatory Commission: </w:t>
      </w:r>
      <w:hyperlink r:id="rId80">
        <w:r w:rsidRPr="0BEBE53A" w:rsidR="7B7646AB">
          <w:rPr>
            <w:rStyle w:val="Hyperlink"/>
            <w:lang w:val="en-US"/>
          </w:rPr>
          <w:t>www.</w:t>
        </w:r>
        <w:r w:rsidRPr="0BEBE53A">
          <w:rPr>
            <w:rStyle w:val="Hyperlink"/>
            <w:lang w:val="en-US"/>
          </w:rPr>
          <w:t>nuprc.gov.ng</w:t>
        </w:r>
      </w:hyperlink>
      <w:r w:rsidRPr="0BEBE53A" w:rsidR="17FFE37E">
        <w:rPr>
          <w:rFonts w:ascii="Times New Roman" w:hAnsi="Times New Roman" w:eastAsia="Times New Roman" w:cs="Times New Roman"/>
          <w:lang w:val="en-US"/>
        </w:rPr>
        <w:t xml:space="preserve"> </w:t>
      </w:r>
    </w:p>
    <w:p w:rsidR="00F4022E" w:rsidRDefault="5DF55ABC" w14:paraId="28EEC2F7" w14:textId="0DE6CD92">
      <w:pPr>
        <w:pStyle w:val="ListParagraph"/>
        <w:widowControl w:val="0"/>
        <w:numPr>
          <w:ilvl w:val="0"/>
          <w:numId w:val="42"/>
        </w:numPr>
        <w:spacing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National Environmental Standards and Regulations Enforcement Agency: </w:t>
      </w:r>
      <w:hyperlink r:id="rId81">
        <w:r w:rsidRPr="0BEBE53A" w:rsidR="1292833D">
          <w:rPr>
            <w:rStyle w:val="Hyperlink"/>
            <w:lang w:val="en-US"/>
          </w:rPr>
          <w:t>www.</w:t>
        </w:r>
        <w:r w:rsidRPr="0BEBE53A">
          <w:rPr>
            <w:rStyle w:val="Hyperlink"/>
            <w:lang w:val="en-US"/>
          </w:rPr>
          <w:t>nesrea.gov.ng</w:t>
        </w:r>
      </w:hyperlink>
      <w:r w:rsidRPr="0BEBE53A" w:rsidR="6CD5E7E5">
        <w:rPr>
          <w:rFonts w:ascii="Times New Roman" w:hAnsi="Times New Roman" w:eastAsia="Times New Roman" w:cs="Times New Roman"/>
          <w:lang w:val="en-US"/>
        </w:rPr>
        <w:t xml:space="preserve"> </w:t>
      </w:r>
    </w:p>
    <w:p w:rsidR="00F4022E" w:rsidRDefault="5DF55ABC" w14:paraId="731244A3" w14:textId="209148BC">
      <w:pPr>
        <w:pStyle w:val="ListParagraph"/>
        <w:widowControl w:val="0"/>
        <w:numPr>
          <w:ilvl w:val="0"/>
          <w:numId w:val="42"/>
        </w:numPr>
        <w:spacing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Standards </w:t>
      </w:r>
      <w:r w:rsidRPr="0BEBE53A" w:rsidR="3348A1E9">
        <w:rPr>
          <w:rFonts w:ascii="Times New Roman" w:hAnsi="Times New Roman" w:eastAsia="Times New Roman" w:cs="Times New Roman"/>
          <w:lang w:val="en-US"/>
        </w:rPr>
        <w:t>Organization</w:t>
      </w:r>
      <w:r w:rsidRPr="0BEBE53A">
        <w:rPr>
          <w:rFonts w:ascii="Times New Roman" w:hAnsi="Times New Roman" w:eastAsia="Times New Roman" w:cs="Times New Roman"/>
          <w:lang w:val="en-US"/>
        </w:rPr>
        <w:t xml:space="preserve"> of Nigeria: </w:t>
      </w:r>
      <w:hyperlink r:id="rId82">
        <w:r w:rsidRPr="0BEBE53A" w:rsidR="7F0A1CDA">
          <w:rPr>
            <w:rStyle w:val="Hyperlink"/>
            <w:lang w:val="en-US"/>
          </w:rPr>
          <w:t>www.</w:t>
        </w:r>
        <w:r w:rsidRPr="0BEBE53A">
          <w:rPr>
            <w:rStyle w:val="Hyperlink"/>
            <w:lang w:val="en-US"/>
          </w:rPr>
          <w:t>son.gov.ng</w:t>
        </w:r>
      </w:hyperlink>
      <w:r w:rsidRPr="0BEBE53A" w:rsidR="3D99AFAA">
        <w:rPr>
          <w:rFonts w:ascii="Times New Roman" w:hAnsi="Times New Roman" w:eastAsia="Times New Roman" w:cs="Times New Roman"/>
          <w:lang w:val="en-US"/>
        </w:rPr>
        <w:t xml:space="preserve"> </w:t>
      </w:r>
    </w:p>
    <w:p w:rsidR="00F4022E" w:rsidRDefault="5DF55ABC" w14:paraId="2F3DDD98" w14:textId="5218FAC7">
      <w:pPr>
        <w:pStyle w:val="ListParagraph"/>
        <w:widowControl w:val="0"/>
        <w:numPr>
          <w:ilvl w:val="0"/>
          <w:numId w:val="42"/>
        </w:numPr>
        <w:spacing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Nigerian Investment Promotion Commission: </w:t>
      </w:r>
      <w:hyperlink r:id="rId83">
        <w:r w:rsidRPr="0BEBE53A" w:rsidR="70FB462E">
          <w:rPr>
            <w:rStyle w:val="Hyperlink"/>
            <w:lang w:val="en-US"/>
          </w:rPr>
          <w:t>www.</w:t>
        </w:r>
        <w:r w:rsidRPr="0BEBE53A">
          <w:rPr>
            <w:rStyle w:val="Hyperlink"/>
            <w:lang w:val="en-US"/>
          </w:rPr>
          <w:t>nipc.gov.ng</w:t>
        </w:r>
      </w:hyperlink>
      <w:r w:rsidRPr="0BEBE53A" w:rsidR="67893079">
        <w:rPr>
          <w:rFonts w:ascii="Times New Roman" w:hAnsi="Times New Roman" w:eastAsia="Times New Roman" w:cs="Times New Roman"/>
          <w:lang w:val="en-US"/>
        </w:rPr>
        <w:t xml:space="preserve"> </w:t>
      </w:r>
    </w:p>
    <w:p w:rsidR="00F4022E" w:rsidRDefault="5DF55ABC" w14:paraId="719C8F52" w14:textId="5C088B9C">
      <w:pPr>
        <w:pStyle w:val="ListParagraph"/>
        <w:widowControl w:val="0"/>
        <w:numPr>
          <w:ilvl w:val="0"/>
          <w:numId w:val="42"/>
        </w:numPr>
        <w:spacing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Rural Electrification Agency: </w:t>
      </w:r>
      <w:hyperlink r:id="rId84">
        <w:r w:rsidRPr="0BEBE53A" w:rsidR="27A4D853">
          <w:rPr>
            <w:rStyle w:val="Hyperlink"/>
            <w:lang w:val="en-US"/>
          </w:rPr>
          <w:t>www.</w:t>
        </w:r>
        <w:r w:rsidRPr="0BEBE53A">
          <w:rPr>
            <w:rStyle w:val="Hyperlink"/>
            <w:lang w:val="en-US"/>
          </w:rPr>
          <w:t>rea.gov.ng</w:t>
        </w:r>
      </w:hyperlink>
      <w:r w:rsidRPr="0BEBE53A" w:rsidR="2ED729FE">
        <w:rPr>
          <w:rFonts w:ascii="Times New Roman" w:hAnsi="Times New Roman" w:eastAsia="Times New Roman" w:cs="Times New Roman"/>
          <w:lang w:val="en-US"/>
        </w:rPr>
        <w:t xml:space="preserve"> </w:t>
      </w:r>
    </w:p>
    <w:p w:rsidR="00F4022E" w:rsidRDefault="5DF55ABC" w14:paraId="0FF7692D" w14:textId="1B5E3EEE">
      <w:pPr>
        <w:pStyle w:val="ListParagraph"/>
        <w:widowControl w:val="0"/>
        <w:numPr>
          <w:ilvl w:val="0"/>
          <w:numId w:val="42"/>
        </w:numPr>
        <w:spacing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 Export Processing Zones Authority: </w:t>
      </w:r>
      <w:hyperlink r:id="rId85">
        <w:r w:rsidRPr="0BEBE53A" w:rsidR="16581520">
          <w:rPr>
            <w:rStyle w:val="Hyperlink"/>
            <w:lang w:val="en-US"/>
          </w:rPr>
          <w:t>www.</w:t>
        </w:r>
        <w:r w:rsidRPr="0BEBE53A">
          <w:rPr>
            <w:rStyle w:val="Hyperlink"/>
            <w:lang w:val="en-US"/>
          </w:rPr>
          <w:t>nepza.gov.ng</w:t>
        </w:r>
      </w:hyperlink>
      <w:r w:rsidRPr="0BEBE53A" w:rsidR="68DD4354">
        <w:rPr>
          <w:rFonts w:ascii="Times New Roman" w:hAnsi="Times New Roman" w:eastAsia="Times New Roman" w:cs="Times New Roman"/>
          <w:lang w:val="en-US"/>
        </w:rPr>
        <w:t xml:space="preserve"> </w:t>
      </w:r>
    </w:p>
    <w:p w:rsidRPr="00992839" w:rsidR="00992839" w:rsidP="0BEBE53A" w:rsidRDefault="00992839" w14:paraId="777108C8" w14:textId="77777777">
      <w:pPr>
        <w:widowControl w:val="0"/>
        <w:spacing w:after="240" w:line="240" w:lineRule="auto"/>
        <w:jc w:val="both"/>
        <w:rPr>
          <w:rFonts w:ascii="Times New Roman" w:hAnsi="Times New Roman" w:eastAsia="Times New Roman" w:cs="Times New Roman"/>
        </w:rPr>
      </w:pPr>
    </w:p>
    <w:p w:rsidRPr="00F4022E" w:rsidR="00143F6F" w:rsidP="0BEBE53A" w:rsidRDefault="2FFD2249" w14:paraId="51CFA1AB" w14:textId="52EFC2E9">
      <w:pPr>
        <w:pStyle w:val="Heading2"/>
      </w:pPr>
      <w:bookmarkStart w:name="_Toc395429595" w:id="124"/>
      <w:r>
        <w:t>Finance – Text</w:t>
      </w:r>
      <w:bookmarkEnd w:id="124"/>
    </w:p>
    <w:p w:rsidR="00143F6F" w:rsidP="0BEBE53A" w:rsidRDefault="2FFD2249" w14:paraId="257A0EA4"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Public Finance</w:t>
      </w:r>
    </w:p>
    <w:p w:rsidR="00143F6F" w:rsidP="0BEBE53A" w:rsidRDefault="2FFD2249" w14:paraId="5690642C" w14:textId="77777777">
      <w:pPr>
        <w:widowControl w:val="0"/>
        <w:spacing w:before="240" w:after="240"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 xml:space="preserve">BOI concessional loans are available for biogas and biomass project development. REA's Rural Electrification Fund provides subsidies and grants for off-grid and mini-grid bioenergy projects. The </w:t>
      </w:r>
      <w:r w:rsidRPr="0BEBE53A">
        <w:rPr>
          <w:rFonts w:ascii="Times New Roman" w:hAnsi="Times New Roman" w:eastAsia="Times New Roman" w:cs="Times New Roman"/>
        </w:rPr>
        <w:lastRenderedPageBreak/>
        <w:t>NSIA-backed Fund supports RE-linked bioenergy projects.</w:t>
      </w:r>
    </w:p>
    <w:p w:rsidR="00143F6F" w:rsidP="0BEBE53A" w:rsidRDefault="2FFD2249" w14:paraId="7C5FC778"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Commercial Finance</w:t>
      </w:r>
    </w:p>
    <w:p w:rsidR="00143F6F" w:rsidP="0BEBE53A" w:rsidRDefault="2FFD2249" w14:paraId="01743E7C"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Local banks; FCMB, Sterling, Access, and Lotus, are active in renewable energy lending. AfDB, IFC, and Africa Finance Corporation provide debt and equity participation. InfraCredit guarantees and green bonds are available for well-structured transactions.</w:t>
      </w:r>
    </w:p>
    <w:p w:rsidR="00143F6F" w:rsidP="0BEBE53A" w:rsidRDefault="2FFD2249" w14:paraId="638DC022"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Guarantees &amp; Risk Instruments</w:t>
      </w:r>
    </w:p>
    <w:p w:rsidR="00143F6F" w:rsidP="0BEBE53A" w:rsidRDefault="2FFD2249" w14:paraId="5010D52F" w14:textId="77777777">
      <w:pPr>
        <w:widowControl w:val="0"/>
        <w:spacing w:before="240" w:after="240"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World Bank and AfDB Partial Risk Guarantees (PRGs), MIGA political risk insurance, and NSIA credit enhancements are all accessible. PRGs and offtake agreements are the recommended instruments against feedstock supply and offtake risk.</w:t>
      </w:r>
    </w:p>
    <w:p w:rsidR="00143F6F" w:rsidP="0BEBE53A" w:rsidRDefault="2FFD2249" w14:paraId="30CF428B"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Blended Finance</w:t>
      </w:r>
    </w:p>
    <w:p w:rsidR="00143F6F" w:rsidP="0BEBE53A" w:rsidRDefault="2FFD2249" w14:paraId="1A389980"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GIZ and EU blended structures are the most active deal formats for biogas and waste-to-energy. DFI concessional debt combined with grant funding is the strongest financing stack for early-stage bioenergy projects.</w:t>
      </w:r>
    </w:p>
    <w:p w:rsidR="00143F6F" w:rsidP="0BEBE53A" w:rsidRDefault="2FFD2249" w14:paraId="08659686" w14:textId="1C1B8DD3">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Investor </w:t>
      </w:r>
      <w:r w:rsidRPr="0BEBE53A" w:rsidR="7F7ADA12">
        <w:rPr>
          <w:rFonts w:ascii="Times New Roman" w:hAnsi="Times New Roman" w:eastAsia="Times New Roman" w:cs="Times New Roman"/>
          <w:b/>
          <w:bCs/>
          <w:u w:val="single"/>
        </w:rPr>
        <w:t>Outlook</w:t>
      </w:r>
    </w:p>
    <w:p w:rsidR="2FFD2249" w:rsidP="0BEBE53A" w:rsidRDefault="2FFD2249" w14:paraId="734CC503" w14:textId="30A6A162">
      <w:pPr>
        <w:widowControl w:val="0"/>
        <w:spacing w:before="240" w:after="240" w:line="240" w:lineRule="auto"/>
        <w:ind w:left="360"/>
        <w:jc w:val="both"/>
      </w:pPr>
      <w:r w:rsidRPr="0BEBE53A">
        <w:rPr>
          <w:rFonts w:ascii="Times New Roman" w:hAnsi="Times New Roman" w:eastAsia="Times New Roman" w:cs="Times New Roman"/>
          <w:lang w:val="en-US"/>
        </w:rPr>
        <w:t>Feedstock aggregation and offtake security are the two variables that most determine whether a bioenergy project gets financed. Investors who can solve both will find the financing environment significantly more accessible.</w:t>
      </w:r>
    </w:p>
    <w:p w:rsidRPr="00F4022E" w:rsidR="00143F6F" w:rsidP="0BEBE53A" w:rsidRDefault="2FFD2249" w14:paraId="79A9C3D8" w14:textId="49737C23">
      <w:pPr>
        <w:pStyle w:val="Heading2"/>
      </w:pPr>
      <w:bookmarkStart w:name="_Toc495638030" w:id="125"/>
      <w:r>
        <w:t>Opportunities - Text | Photos | Videos</w:t>
      </w:r>
      <w:bookmarkEnd w:id="125"/>
    </w:p>
    <w:p w:rsidR="00143F6F" w:rsidP="0BEBE53A" w:rsidRDefault="2FFD2249" w14:paraId="00CB3527" w14:textId="25F41352">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Nigeria's bioenergy market is at an early but commercially viable stage, with proven demand from institutional and industrial users, abundant low-cost feedstock, and a growing pipeline of waste-to-energy and biogas projects across the country's major urban </w:t>
      </w:r>
      <w:r w:rsidRPr="0BEBE53A" w:rsidR="769AAA8F">
        <w:rPr>
          <w:rFonts w:ascii="Times New Roman" w:hAnsi="Times New Roman" w:eastAsia="Times New Roman" w:cs="Times New Roman"/>
          <w:lang w:val="en-US"/>
        </w:rPr>
        <w:t>centers</w:t>
      </w:r>
      <w:r w:rsidRPr="0BEBE53A">
        <w:rPr>
          <w:rFonts w:ascii="Times New Roman" w:hAnsi="Times New Roman" w:eastAsia="Times New Roman" w:cs="Times New Roman"/>
          <w:lang w:val="en-US"/>
        </w:rPr>
        <w:t xml:space="preserve"> and agricultural zones.</w:t>
      </w:r>
    </w:p>
    <w:p w:rsidR="00143F6F" w:rsidP="0BEBE53A" w:rsidRDefault="2FFD2249" w14:paraId="0EC2BA11" w14:textId="2C421C7D">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Key prospects include cassava-to-bioethanol production in Kogi, Benue, Ogun, Ondo, and Cross River; rice husk biomass power generation in Kebbi, Niger, Ebonyi, Kano, and Taraba; and sugarcane bagasse energy projects in Niger, Adamawa, Kwara, and Taraba. Additional potential lies in palm oil biomass and biogas initiatives in Akwa Ibom, Cross River, Edo, Delta, and Rivers; municipal solid waste-to-energy systems in major urban </w:t>
      </w:r>
      <w:r w:rsidRPr="0BEBE53A" w:rsidR="01AA8B09">
        <w:rPr>
          <w:rFonts w:ascii="Times New Roman" w:hAnsi="Times New Roman" w:eastAsia="Times New Roman" w:cs="Times New Roman"/>
          <w:lang w:val="en-US"/>
        </w:rPr>
        <w:t>centers</w:t>
      </w:r>
      <w:r w:rsidRPr="0BEBE53A">
        <w:rPr>
          <w:rFonts w:ascii="Times New Roman" w:hAnsi="Times New Roman" w:eastAsia="Times New Roman" w:cs="Times New Roman"/>
          <w:lang w:val="en-US"/>
        </w:rPr>
        <w:t xml:space="preserve"> like Lagos, FCT, Kano, Rivers, and Oyo; and livestock waste-to-biogas projects in Ogun, Oyo, Kaduna, Plateau, and Kano. </w:t>
      </w:r>
    </w:p>
    <w:p w:rsidR="00143F6F" w:rsidP="0BEBE53A" w:rsidRDefault="2FFD2249" w14:paraId="5F68C7B0" w14:textId="11ED17B1">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Further opportunities encompass corn residue and biomass pellet production, wood waste and sawdust </w:t>
      </w:r>
      <w:r w:rsidRPr="0BEBE53A" w:rsidR="7CE2C900">
        <w:rPr>
          <w:rFonts w:ascii="Times New Roman" w:hAnsi="Times New Roman" w:eastAsia="Times New Roman" w:cs="Times New Roman"/>
          <w:lang w:val="en-US"/>
        </w:rPr>
        <w:t>utilization</w:t>
      </w:r>
      <w:r w:rsidRPr="0BEBE53A">
        <w:rPr>
          <w:rFonts w:ascii="Times New Roman" w:hAnsi="Times New Roman" w:eastAsia="Times New Roman" w:cs="Times New Roman"/>
          <w:lang w:val="en-US"/>
        </w:rPr>
        <w:t xml:space="preserve">, food and agro-processing waste-to-biogas systems, integrated waste-to-energy with organic </w:t>
      </w:r>
      <w:r w:rsidRPr="0BEBE53A" w:rsidR="69090835">
        <w:rPr>
          <w:rFonts w:ascii="Times New Roman" w:hAnsi="Times New Roman" w:eastAsia="Times New Roman" w:cs="Times New Roman"/>
          <w:lang w:val="en-US"/>
        </w:rPr>
        <w:t>fertilizer</w:t>
      </w:r>
      <w:r w:rsidRPr="0BEBE53A">
        <w:rPr>
          <w:rFonts w:ascii="Times New Roman" w:hAnsi="Times New Roman" w:eastAsia="Times New Roman" w:cs="Times New Roman"/>
          <w:lang w:val="en-US"/>
        </w:rPr>
        <w:t xml:space="preserve"> projects, and methane capture from landfills. </w:t>
      </w:r>
    </w:p>
    <w:p w:rsidR="00143F6F" w:rsidP="0BEBE53A" w:rsidRDefault="2FFD2249" w14:paraId="51C1820A" w14:textId="77777777">
      <w:pPr>
        <w:widowControl w:val="0"/>
        <w:spacing w:before="240" w:after="240" w:line="240" w:lineRule="auto"/>
        <w:ind w:left="360"/>
        <w:jc w:val="both"/>
        <w:rPr>
          <w:rFonts w:ascii="Times New Roman" w:hAnsi="Times New Roman" w:eastAsia="Times New Roman" w:cs="Times New Roman"/>
          <w:b/>
          <w:bCs/>
          <w:lang w:val="en-US"/>
        </w:rPr>
      </w:pPr>
      <w:r w:rsidRPr="0BEBE53A">
        <w:rPr>
          <w:rFonts w:ascii="Times New Roman" w:hAnsi="Times New Roman" w:eastAsia="Times New Roman" w:cs="Times New Roman"/>
          <w:lang w:val="en-US"/>
        </w:rPr>
        <w:t>For investors able to solve feedstock aggregation, offtake security, and project structuring, Nigeria's bioenergy market offers strong long-term returns with very limited competition.</w:t>
      </w:r>
    </w:p>
    <w:p w:rsidR="00143F6F" w:rsidP="0BEBE53A" w:rsidRDefault="2FFD2249" w14:paraId="07A6ACBA" w14:textId="77777777">
      <w:pPr>
        <w:widowControl w:val="0"/>
        <w:spacing w:before="240" w:after="240" w:line="240" w:lineRule="auto"/>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t>PS: Photos will apply where necessary</w:t>
      </w:r>
    </w:p>
    <w:p w:rsidR="00143F6F" w:rsidP="0BEBE53A" w:rsidRDefault="00143F6F" w14:paraId="3405494E" w14:textId="22947BE9">
      <w:pPr>
        <w:widowControl w:val="0"/>
        <w:spacing w:line="240" w:lineRule="auto"/>
        <w:jc w:val="both"/>
        <w:rPr>
          <w:rFonts w:ascii="Times New Roman" w:hAnsi="Times New Roman" w:eastAsia="Times New Roman" w:cs="Times New Roman"/>
          <w:i/>
          <w:iCs/>
        </w:rPr>
      </w:pPr>
    </w:p>
    <w:p w:rsidR="00143F6F" w:rsidP="0BEBE53A" w:rsidRDefault="00143F6F" w14:paraId="35625E94" w14:textId="19D331CE">
      <w:pPr>
        <w:widowControl w:val="0"/>
        <w:spacing w:line="240" w:lineRule="auto"/>
        <w:jc w:val="both"/>
        <w:rPr>
          <w:rFonts w:ascii="Times New Roman" w:hAnsi="Times New Roman" w:eastAsia="Times New Roman" w:cs="Times New Roman"/>
          <w:i/>
          <w:iCs/>
        </w:rPr>
      </w:pPr>
    </w:p>
    <w:p w:rsidRPr="00143F6F" w:rsidR="00143F6F" w:rsidP="0BEBE53A" w:rsidRDefault="2FFD2249" w14:paraId="014C3BE3" w14:textId="0EDBBB21">
      <w:pPr>
        <w:pStyle w:val="Heading1"/>
      </w:pPr>
      <w:bookmarkStart w:name="_Toc105003746" w:id="126"/>
      <w:commentRangeStart w:id="127"/>
      <w:r>
        <w:t>Agriculture PUE (Page Title)</w:t>
      </w:r>
      <w:bookmarkEnd w:id="126"/>
      <w:commentRangeEnd w:id="127"/>
      <w:r w:rsidRPr="00143F6F" w:rsidR="00143F6F">
        <w:rPr>
          <w:rStyle w:val="CommentReference"/>
          <w:sz w:val="30"/>
          <w:szCs w:val="30"/>
        </w:rPr>
        <w:commentReference w:id="127"/>
      </w:r>
    </w:p>
    <w:p w:rsidRPr="00F4022E" w:rsidR="00143F6F" w:rsidP="0BEBE53A" w:rsidRDefault="2FFD2249" w14:paraId="3EA9E65C" w14:textId="1E3DE2E1">
      <w:pPr>
        <w:pStyle w:val="Heading2"/>
      </w:pPr>
      <w:bookmarkStart w:name="_Toc537876950" w:id="128"/>
      <w:r>
        <w:lastRenderedPageBreak/>
        <w:t>Description (Hero Section) - Text</w:t>
      </w:r>
      <w:bookmarkEnd w:id="128"/>
    </w:p>
    <w:p w:rsidR="00143F6F" w:rsidP="0BEBE53A" w:rsidRDefault="2FFD2249" w14:paraId="16F71A8F" w14:textId="77777777">
      <w:pPr>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Nigeria's agriculture PUE market has moved past the pilot stage; farmers are already using solar irrigation, cold storage, milling, and agro-processing equipment to cut costs and grow incomes. </w:t>
      </w:r>
    </w:p>
    <w:p w:rsidR="00143F6F" w:rsidP="0BEBE53A" w:rsidRDefault="00143F6F" w14:paraId="20C2B033" w14:textId="77777777">
      <w:pPr>
        <w:ind w:left="360"/>
        <w:jc w:val="both"/>
        <w:rPr>
          <w:rFonts w:ascii="Times New Roman" w:hAnsi="Times New Roman" w:eastAsia="Times New Roman" w:cs="Times New Roman"/>
        </w:rPr>
      </w:pPr>
    </w:p>
    <w:p w:rsidR="00143F6F" w:rsidP="0BEBE53A" w:rsidRDefault="2FFD2249" w14:paraId="67EE5C9B" w14:textId="77777777">
      <w:pPr>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t>Below are clickable tabs to take the user directly to the selected session</w:t>
      </w: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1250786853"/>
          <w:lock w:val="contentLocked"/>
        </w:sdtPr>
        <w:sdtContent>
          <w:tr w:rsidR="00143F6F" w:rsidTr="00F4022E" w14:paraId="586E0A8F"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3E639C79"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0E769298"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5E29361"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103CD8FE" w14:textId="77777777">
                <w:pPr>
                  <w:widowControl w:val="0"/>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095D395B" w14:textId="77777777">
                <w:pPr>
                  <w:widowControl w:val="0"/>
                  <w:spacing w:line="240" w:lineRule="auto"/>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0143F6F" w:rsidP="0BEBE53A" w:rsidRDefault="00143F6F" w14:paraId="1097FA20" w14:textId="77777777">
      <w:pPr>
        <w:jc w:val="both"/>
        <w:rPr>
          <w:rFonts w:ascii="Times New Roman" w:hAnsi="Times New Roman" w:eastAsia="Times New Roman" w:cs="Times New Roman"/>
          <w:b/>
          <w:bCs/>
          <w:sz w:val="24"/>
          <w:szCs w:val="24"/>
        </w:rPr>
      </w:pPr>
    </w:p>
    <w:p w:rsidRPr="00F4022E" w:rsidR="00143F6F" w:rsidP="0BEBE53A" w:rsidRDefault="2FFD2249" w14:paraId="31635FDD" w14:textId="5986552F">
      <w:pPr>
        <w:pStyle w:val="Heading2"/>
      </w:pPr>
      <w:bookmarkStart w:name="_Toc1096246594" w:id="129"/>
      <w:r w:rsidRPr="0BEBE53A">
        <w:t>Overview - Text</w:t>
      </w:r>
      <w:bookmarkEnd w:id="129"/>
    </w:p>
    <w:p w:rsidR="00143F6F" w:rsidP="0BEBE53A" w:rsidRDefault="2FFD2249" w14:paraId="1EA40715" w14:textId="652AF492">
      <w:pPr>
        <w:widowControl w:val="0"/>
        <w:spacing w:before="240"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agriculture PUE market is one of the most tangible investment opportunities in the country's clean energy space. Farmers are already deploying solar irrigation pumps, electric crop dryers, cold storage units, and agro-processing equipment to cut costs, reduce post-harvest losses, and raise incomes.</w:t>
      </w:r>
      <w:r w:rsidRPr="0BEBE53A" w:rsidR="72790BD9">
        <w:rPr>
          <w:rFonts w:ascii="Times New Roman" w:hAnsi="Times New Roman" w:eastAsia="Times New Roman" w:cs="Times New Roman"/>
          <w:lang w:val="en-US"/>
        </w:rPr>
        <w:t xml:space="preserve"> </w:t>
      </w:r>
    </w:p>
    <w:p w:rsidR="00143F6F" w:rsidP="0BEBE53A" w:rsidRDefault="00143F6F" w14:paraId="637D877B" w14:textId="327EA896">
      <w:pPr>
        <w:widowControl w:val="0"/>
        <w:spacing w:before="240" w:after="240" w:line="240" w:lineRule="auto"/>
        <w:jc w:val="both"/>
        <w:rPr>
          <w:rFonts w:ascii="Times New Roman" w:hAnsi="Times New Roman" w:eastAsia="Times New Roman" w:cs="Times New Roman"/>
          <w:lang w:val="en-US"/>
        </w:rPr>
      </w:pPr>
    </w:p>
    <w:p w:rsidR="00143F6F" w:rsidP="0BEBE53A" w:rsidRDefault="72790BD9" w14:paraId="4C616AA4" w14:textId="0407F65C">
      <w:pPr>
        <w:widowControl w:val="0"/>
        <w:spacing w:before="240"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In November 2025, the Rural Electrification Agency, in partnership with the Global Environment Facility and UNDP, commissioned a 50kWp solar </w:t>
      </w:r>
      <w:r w:rsidRPr="0BEBE53A" w:rsidR="4FCF3D01">
        <w:rPr>
          <w:rFonts w:ascii="Times New Roman" w:hAnsi="Times New Roman" w:eastAsia="Times New Roman" w:cs="Times New Roman"/>
          <w:lang w:val="en-US"/>
        </w:rPr>
        <w:t>mini grid</w:t>
      </w:r>
      <w:r w:rsidRPr="0BEBE53A">
        <w:rPr>
          <w:rFonts w:ascii="Times New Roman" w:hAnsi="Times New Roman" w:eastAsia="Times New Roman" w:cs="Times New Roman"/>
          <w:lang w:val="en-US"/>
        </w:rPr>
        <w:t xml:space="preserve"> in Namu, Plateau State, under the Africa </w:t>
      </w:r>
      <w:r w:rsidRPr="0BEBE53A" w:rsidR="666851B3">
        <w:rPr>
          <w:rFonts w:ascii="Times New Roman" w:hAnsi="Times New Roman" w:eastAsia="Times New Roman" w:cs="Times New Roman"/>
          <w:lang w:val="en-US"/>
        </w:rPr>
        <w:t>Mini grids</w:t>
      </w:r>
      <w:r w:rsidRPr="0BEBE53A">
        <w:rPr>
          <w:rFonts w:ascii="Times New Roman" w:hAnsi="Times New Roman" w:eastAsia="Times New Roman" w:cs="Times New Roman"/>
          <w:lang w:val="en-US"/>
        </w:rPr>
        <w:t xml:space="preserve"> Programme, designed specifically to power agricultural value chains, including rice milling and cassava grating, for over 1,555 direct beneficiaries. REA has since confirmed plans to scale this model to 23 solar mini-grids nationally, positioning agriculture-anchored mini-grids as a core, replicable pillar of Nigeria's rural electrification strategy rather than a pilot exercise.</w:t>
      </w:r>
    </w:p>
    <w:p w:rsidR="00143F6F" w:rsidP="0BEBE53A" w:rsidRDefault="2FFD2249" w14:paraId="5044E8BF" w14:textId="77777777">
      <w:pPr>
        <w:widowControl w:val="0"/>
        <w:spacing w:before="240"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Demand is structurally strong and geographically broad. The highest concentration of opportunity sits in the North-Central crop belt, North-West and North-East high off-grid agricultural zones, South-West agribusiness markets, and South-East and South-South processing corridors. Under the DARES programme, agriculture is consistently identified as the most reliable rural anchor load for mini-grids, making it a critical driver of project bankability, not just an end-use category. The strongest plays are not in power supply alone, but in financing and operating the assets themselves: solar irrigation systems, cold chain infrastructure, agro-processing equipment, and crop-drying assets.</w:t>
      </w:r>
    </w:p>
    <w:p w:rsidR="00143F6F" w:rsidP="0BEBE53A" w:rsidRDefault="00143F6F" w14:paraId="7EA1D90D" w14:textId="77777777">
      <w:pPr>
        <w:widowControl w:val="0"/>
        <w:spacing w:before="240" w:after="240" w:line="240" w:lineRule="auto"/>
        <w:jc w:val="both"/>
        <w:rPr>
          <w:rFonts w:ascii="Times New Roman" w:hAnsi="Times New Roman" w:eastAsia="Times New Roman" w:cs="Times New Roman"/>
        </w:rPr>
      </w:pPr>
    </w:p>
    <w:p w:rsidRPr="00F4022E" w:rsidR="00143F6F" w:rsidP="0BEBE53A" w:rsidRDefault="2FFD2249" w14:paraId="2210B69E" w14:textId="62979563">
      <w:pPr>
        <w:pStyle w:val="Heading2"/>
      </w:pPr>
      <w:bookmarkStart w:name="_Toc1563578058" w:id="130"/>
      <w:r w:rsidRPr="0BEBE53A">
        <w:t>Key Facts - Infographic | Factsheets</w:t>
      </w:r>
      <w:bookmarkEnd w:id="130"/>
    </w:p>
    <w:p w:rsidR="0BEBE53A" w:rsidP="0BEBE53A" w:rsidRDefault="0BEBE53A" w14:paraId="35C2631C" w14:textId="778832A8">
      <w:pPr>
        <w:pStyle w:val="Heading2"/>
        <w:numPr>
          <w:ilvl w:val="0"/>
          <w:numId w:val="0"/>
        </w:numPr>
        <w:ind w:left="720"/>
      </w:pPr>
    </w:p>
    <w:p w:rsidR="03AFC86B" w:rsidP="0BEBE53A" w:rsidRDefault="03AFC86B" w14:paraId="06538201" w14:textId="53046D76">
      <w:pPr>
        <w:jc w:val="both"/>
        <w:rPr>
          <w:rFonts w:ascii="Times New Roman" w:hAnsi="Times New Roman" w:eastAsia="Times New Roman" w:cs="Times New Roman"/>
          <w:b/>
          <w:bCs/>
          <w:lang w:val="en-US"/>
        </w:rPr>
      </w:pPr>
      <w:r w:rsidRPr="0BEBE53A">
        <w:rPr>
          <w:rFonts w:ascii="Times New Roman" w:hAnsi="Times New Roman" w:eastAsia="Times New Roman" w:cs="Times New Roman"/>
          <w:lang w:val="en-US"/>
        </w:rPr>
        <w:t xml:space="preserve">      </w:t>
      </w:r>
      <w:r w:rsidRPr="0BEBE53A" w:rsidR="7CA79421">
        <w:rPr>
          <w:rFonts w:ascii="Times New Roman" w:hAnsi="Times New Roman" w:eastAsia="Times New Roman" w:cs="Times New Roman"/>
          <w:b/>
          <w:bCs/>
          <w:lang w:val="en-US"/>
        </w:rPr>
        <w:t>$750M - World Bank DARES programme</w:t>
      </w:r>
    </w:p>
    <w:p w:rsidR="7CA79421" w:rsidP="0BEBE53A" w:rsidRDefault="7CA79421" w14:paraId="67A3E571" w14:textId="39BC0A91">
      <w:pPr>
        <w:jc w:val="both"/>
      </w:pPr>
      <w:r w:rsidRPr="0BEBE53A">
        <w:rPr>
          <w:rFonts w:ascii="Times New Roman" w:hAnsi="Times New Roman" w:eastAsia="Times New Roman" w:cs="Times New Roman"/>
          <w:lang w:val="en-US"/>
        </w:rPr>
        <w:t xml:space="preserve"> Source - </w:t>
      </w:r>
      <w:r w:rsidRPr="0BEBE53A">
        <w:rPr>
          <w:rFonts w:ascii="Times New Roman" w:hAnsi="Times New Roman" w:eastAsia="Times New Roman" w:cs="Times New Roman"/>
          <w:i/>
          <w:iCs/>
          <w:lang w:val="en-US"/>
        </w:rPr>
        <w:t xml:space="preserve">World Bank, "Nigeria to Expand Access to Clean Energy for 17.5 Million People," press release, 14 December 2023. Available at: </w:t>
      </w:r>
      <w:hyperlink r:id="rId86">
        <w:r w:rsidRPr="0BEBE53A" w:rsidR="5A6BAB74">
          <w:rPr>
            <w:rStyle w:val="Hyperlink"/>
            <w:rFonts w:ascii="Times New Roman" w:hAnsi="Times New Roman" w:eastAsia="Times New Roman" w:cs="Times New Roman"/>
            <w:i/>
            <w:iCs/>
            <w:lang w:val="en-US"/>
          </w:rPr>
          <w:t>www.</w:t>
        </w:r>
        <w:r w:rsidRPr="0BEBE53A">
          <w:rPr>
            <w:rStyle w:val="Hyperlink"/>
            <w:rFonts w:ascii="Times New Roman" w:hAnsi="Times New Roman" w:eastAsia="Times New Roman" w:cs="Times New Roman"/>
            <w:i/>
            <w:iCs/>
            <w:lang w:val="en-US"/>
          </w:rPr>
          <w:t>worldbank.org/en/news/press-release/2023/12/15/nigeria-to-expand-access-to-clean-energy-for-17-5-million-people</w:t>
        </w:r>
      </w:hyperlink>
      <w:r w:rsidRPr="0BEBE53A" w:rsidR="7197C156">
        <w:rPr>
          <w:rFonts w:ascii="Times New Roman" w:hAnsi="Times New Roman" w:eastAsia="Times New Roman" w:cs="Times New Roman"/>
          <w:i/>
          <w:iCs/>
          <w:lang w:val="en-US"/>
        </w:rPr>
        <w:t xml:space="preserve"> </w:t>
      </w:r>
    </w:p>
    <w:p w:rsidR="0025FCA4" w:rsidP="0BEBE53A" w:rsidRDefault="0025FCA4" w14:paraId="1F858004" w14:textId="084E9D78">
      <w:pPr>
        <w:jc w:val="both"/>
      </w:pPr>
      <w:r w:rsidRPr="0BEBE53A">
        <w:rPr>
          <w:rFonts w:ascii="Times New Roman" w:hAnsi="Times New Roman" w:eastAsia="Times New Roman" w:cs="Times New Roman"/>
          <w:i/>
          <w:iCs/>
          <w:lang w:val="en-US"/>
        </w:rPr>
        <w:t>Design:</w:t>
      </w:r>
      <w:r w:rsidRPr="0BEBE53A">
        <w:rPr>
          <w:rFonts w:ascii="Times New Roman" w:hAnsi="Times New Roman" w:eastAsia="Times New Roman" w:cs="Times New Roman"/>
          <w:lang w:val="en-US"/>
        </w:rPr>
        <w:t xml:space="preserve"> </w:t>
      </w:r>
      <w:r w:rsidRPr="0BEBE53A">
        <w:rPr>
          <w:rFonts w:ascii="Times New Roman" w:hAnsi="Times New Roman" w:eastAsia="Times New Roman" w:cs="Times New Roman"/>
          <w:i/>
          <w:iCs/>
          <w:lang w:val="en-US"/>
        </w:rPr>
        <w:t>Bold Stat Card – Large "$750M" as the headline figure. Subtitle: "Distributed Access through Renewable Energy Scale-up." Label: "World Bank, 2023. Leveraging over $1 billion in private capital."</w:t>
      </w:r>
    </w:p>
    <w:p w:rsidR="0BEBE53A" w:rsidP="0BEBE53A" w:rsidRDefault="0BEBE53A" w14:paraId="62E5E0B3" w14:textId="75A7CB70">
      <w:pPr>
        <w:jc w:val="both"/>
        <w:rPr>
          <w:rFonts w:ascii="Times New Roman" w:hAnsi="Times New Roman" w:eastAsia="Times New Roman" w:cs="Times New Roman"/>
          <w:i/>
          <w:iCs/>
          <w:lang w:val="en-US"/>
        </w:rPr>
      </w:pPr>
    </w:p>
    <w:p w:rsidR="5E0DD061" w:rsidP="0BEBE53A" w:rsidRDefault="5E0DD061" w14:paraId="5B8E4D4D" w14:textId="128C9D91">
      <w:pPr>
        <w:jc w:val="both"/>
        <w:rPr>
          <w:rFonts w:ascii="Times New Roman" w:hAnsi="Times New Roman" w:eastAsia="Times New Roman" w:cs="Times New Roman"/>
          <w:b/>
          <w:bCs/>
          <w:lang w:val="en-US"/>
        </w:rPr>
      </w:pPr>
      <w:r w:rsidRPr="0BEBE53A">
        <w:rPr>
          <w:rFonts w:ascii="Times New Roman" w:hAnsi="Times New Roman" w:eastAsia="Times New Roman" w:cs="Times New Roman"/>
          <w:i/>
          <w:iCs/>
          <w:lang w:val="en-US"/>
        </w:rPr>
        <w:t xml:space="preserve">      </w:t>
      </w:r>
      <w:r w:rsidRPr="0BEBE53A">
        <w:rPr>
          <w:rFonts w:ascii="Times New Roman" w:hAnsi="Times New Roman" w:eastAsia="Times New Roman" w:cs="Times New Roman"/>
          <w:b/>
          <w:bCs/>
          <w:lang w:val="en-US"/>
        </w:rPr>
        <w:t xml:space="preserve">82% - Energy savings from PUE deployments </w:t>
      </w:r>
    </w:p>
    <w:p w:rsidR="5E0DD061" w:rsidP="0BEBE53A" w:rsidRDefault="5E0DD061" w14:paraId="14291F1B" w14:textId="1F4BC024">
      <w:pPr>
        <w:jc w:val="both"/>
      </w:pPr>
      <w:r w:rsidRPr="0BEBE53A">
        <w:rPr>
          <w:rFonts w:ascii="Times New Roman" w:hAnsi="Times New Roman" w:eastAsia="Times New Roman" w:cs="Times New Roman"/>
          <w:lang w:val="en-US"/>
        </w:rPr>
        <w:t xml:space="preserve"> Source - Daggash, H., Ojo, A., Aminu, F., Meng, Z., Santana, S., Babamanu, S., and Allee, A., </w:t>
      </w:r>
      <w:r w:rsidRPr="0BEBE53A">
        <w:rPr>
          <w:rFonts w:ascii="Times New Roman" w:hAnsi="Times New Roman" w:eastAsia="Times New Roman" w:cs="Times New Roman"/>
          <w:i/>
          <w:iCs/>
          <w:lang w:val="en-US"/>
        </w:rPr>
        <w:t>Harvesting Sunshine: How Productive Uses of Minigrid Electricity Make Farmers Richer and Energy Cheaper</w:t>
      </w:r>
      <w:r w:rsidRPr="0BEBE53A">
        <w:rPr>
          <w:rFonts w:ascii="Times New Roman" w:hAnsi="Times New Roman" w:eastAsia="Times New Roman" w:cs="Times New Roman"/>
          <w:lang w:val="en-US"/>
        </w:rPr>
        <w:t xml:space="preserve">, RMI, September 2024. Available at: </w:t>
      </w:r>
      <w:hyperlink r:id="rId87">
        <w:r w:rsidRPr="0BEBE53A" w:rsidR="51720139">
          <w:rPr>
            <w:rStyle w:val="Hyperlink"/>
            <w:rFonts w:ascii="Times New Roman" w:hAnsi="Times New Roman" w:eastAsia="Times New Roman" w:cs="Times New Roman"/>
            <w:lang w:val="en-US"/>
          </w:rPr>
          <w:t>www.</w:t>
        </w:r>
        <w:r w:rsidRPr="0BEBE53A">
          <w:rPr>
            <w:rStyle w:val="Hyperlink"/>
            <w:rFonts w:ascii="Times New Roman" w:hAnsi="Times New Roman" w:eastAsia="Times New Roman" w:cs="Times New Roman"/>
            <w:lang w:val="en-US"/>
          </w:rPr>
          <w:t>rmi.org/insight/harvesting-sunshine</w:t>
        </w:r>
      </w:hyperlink>
      <w:r w:rsidRPr="0BEBE53A" w:rsidR="0D25F20E">
        <w:rPr>
          <w:rFonts w:ascii="Times New Roman" w:hAnsi="Times New Roman" w:eastAsia="Times New Roman" w:cs="Times New Roman"/>
          <w:lang w:val="en-US"/>
        </w:rPr>
        <w:t xml:space="preserve"> </w:t>
      </w:r>
    </w:p>
    <w:p w:rsidR="53B96A12" w:rsidP="0BEBE53A" w:rsidRDefault="53B96A12" w14:paraId="2B2517C7" w14:textId="46E4AED2">
      <w:pPr>
        <w:jc w:val="both"/>
        <w:rPr>
          <w:rFonts w:ascii="Times New Roman" w:hAnsi="Times New Roman" w:eastAsia="Times New Roman" w:cs="Times New Roman"/>
          <w:i/>
          <w:iCs/>
          <w:lang w:val="en-US"/>
        </w:rPr>
      </w:pPr>
      <w:r w:rsidRPr="0BEBE53A">
        <w:rPr>
          <w:rFonts w:ascii="Times New Roman" w:hAnsi="Times New Roman" w:eastAsia="Times New Roman" w:cs="Times New Roman"/>
          <w:i/>
          <w:iCs/>
          <w:lang w:val="en-US"/>
        </w:rPr>
        <w:lastRenderedPageBreak/>
        <w:t>Design: Before vs After Cost Comparison – Two bars side by side. Before: full bar (diesel cost baseline). After: reduced bar showing 18% remaining. Label: "Energy cost reduction from productive use equipment in Nigerian mini grids."</w:t>
      </w:r>
    </w:p>
    <w:p w:rsidR="0BEBE53A" w:rsidP="0BEBE53A" w:rsidRDefault="0BEBE53A" w14:paraId="163BC0B0" w14:textId="2F31BDF3">
      <w:pPr>
        <w:jc w:val="both"/>
        <w:rPr>
          <w:rFonts w:ascii="Times New Roman" w:hAnsi="Times New Roman" w:eastAsia="Times New Roman" w:cs="Times New Roman"/>
          <w:lang w:val="en-US"/>
        </w:rPr>
      </w:pPr>
    </w:p>
    <w:p w:rsidR="2670C7AF" w:rsidP="0BEBE53A" w:rsidRDefault="2670C7AF" w14:paraId="42F59B20" w14:textId="23C3FE27">
      <w:pPr>
        <w:jc w:val="both"/>
        <w:rPr>
          <w:rFonts w:ascii="Times New Roman" w:hAnsi="Times New Roman" w:eastAsia="Times New Roman" w:cs="Times New Roman"/>
          <w:b/>
          <w:bCs/>
          <w:lang w:val="en-US"/>
        </w:rPr>
      </w:pPr>
      <w:r w:rsidRPr="0BEBE53A">
        <w:rPr>
          <w:rFonts w:ascii="Times New Roman" w:hAnsi="Times New Roman" w:eastAsia="Times New Roman" w:cs="Times New Roman"/>
          <w:lang w:val="en-US"/>
        </w:rPr>
        <w:t xml:space="preserve">     </w:t>
      </w:r>
      <w:r w:rsidRPr="0BEBE53A">
        <w:rPr>
          <w:rFonts w:ascii="Times New Roman" w:hAnsi="Times New Roman" w:eastAsia="Times New Roman" w:cs="Times New Roman"/>
          <w:b/>
          <w:bCs/>
          <w:lang w:val="en-US"/>
        </w:rPr>
        <w:t>25–50% — Energy cost reductions for mini-grids</w:t>
      </w:r>
    </w:p>
    <w:p w:rsidR="2670C7AF" w:rsidP="0BEBE53A" w:rsidRDefault="2670C7AF" w14:paraId="38D98ED4" w14:textId="1E62088A">
      <w:pPr>
        <w:jc w:val="both"/>
      </w:pPr>
      <w:r w:rsidRPr="0BEBE53A">
        <w:rPr>
          <w:rFonts w:ascii="Times New Roman" w:hAnsi="Times New Roman" w:eastAsia="Times New Roman" w:cs="Times New Roman"/>
          <w:lang w:val="en-US"/>
        </w:rPr>
        <w:t xml:space="preserve"> Source - </w:t>
      </w:r>
      <w:r w:rsidRPr="0BEBE53A" w:rsidR="75C99461">
        <w:rPr>
          <w:rFonts w:ascii="Times New Roman" w:hAnsi="Times New Roman" w:eastAsia="Times New Roman" w:cs="Times New Roman"/>
          <w:lang w:val="en-US"/>
        </w:rPr>
        <w:t xml:space="preserve">Daggash, H., Ojo, A., Aminu, F., Meng, Z., Santana, S., Babamanu, S., and Allee, A., </w:t>
      </w:r>
      <w:r w:rsidRPr="0BEBE53A" w:rsidR="75C99461">
        <w:rPr>
          <w:rFonts w:ascii="Times New Roman" w:hAnsi="Times New Roman" w:eastAsia="Times New Roman" w:cs="Times New Roman"/>
          <w:i/>
          <w:iCs/>
          <w:lang w:val="en-US"/>
        </w:rPr>
        <w:t>Harvesting Sunshine: How Productive Uses of Minigrid Electricity Make Farmers Richer and Energy Cheaper</w:t>
      </w:r>
      <w:r w:rsidRPr="0BEBE53A" w:rsidR="75C99461">
        <w:rPr>
          <w:rFonts w:ascii="Times New Roman" w:hAnsi="Times New Roman" w:eastAsia="Times New Roman" w:cs="Times New Roman"/>
          <w:lang w:val="en-US"/>
        </w:rPr>
        <w:t xml:space="preserve">, RMI, September 2024. Available at: </w:t>
      </w:r>
      <w:hyperlink r:id="rId88">
        <w:r w:rsidRPr="0BEBE53A" w:rsidR="75C99461">
          <w:rPr>
            <w:rStyle w:val="Hyperlink"/>
            <w:rFonts w:ascii="Times New Roman" w:hAnsi="Times New Roman" w:eastAsia="Times New Roman" w:cs="Times New Roman"/>
            <w:lang w:val="en-US"/>
          </w:rPr>
          <w:t>www.rmi.org/insight/harvesting-sunshine</w:t>
        </w:r>
      </w:hyperlink>
    </w:p>
    <w:p w:rsidR="3DF2A617" w:rsidP="0BEBE53A" w:rsidRDefault="3DF2A617" w14:paraId="08AAF237" w14:textId="509BB615">
      <w:pPr>
        <w:jc w:val="both"/>
      </w:pPr>
      <w:r w:rsidRPr="0BEBE53A">
        <w:rPr>
          <w:rFonts w:ascii="Times New Roman" w:hAnsi="Times New Roman" w:eastAsia="Times New Roman" w:cs="Times New Roman"/>
          <w:i/>
          <w:iCs/>
          <w:lang w:val="en-US"/>
        </w:rPr>
        <w:t xml:space="preserve">Design: Sliding Scale/Range Indicator – Horizontal bar marked at 25% and 50%, with a bracket spanning the range. Label: "Mini-grid electricity cost reduction where agricultural productive loads are added." Two reference points pinned: 25% (single cold room) and 50% (full productive use </w:t>
      </w:r>
      <w:r w:rsidRPr="0BEBE53A" w:rsidR="60A7EF38">
        <w:rPr>
          <w:rFonts w:ascii="Times New Roman" w:hAnsi="Times New Roman" w:eastAsia="Times New Roman" w:cs="Times New Roman"/>
          <w:i/>
          <w:iCs/>
          <w:lang w:val="en-US"/>
        </w:rPr>
        <w:t>mini grid</w:t>
      </w:r>
      <w:r w:rsidRPr="0BEBE53A">
        <w:rPr>
          <w:rFonts w:ascii="Times New Roman" w:hAnsi="Times New Roman" w:eastAsia="Times New Roman" w:cs="Times New Roman"/>
          <w:i/>
          <w:iCs/>
          <w:lang w:val="en-US"/>
        </w:rPr>
        <w:t>).</w:t>
      </w:r>
    </w:p>
    <w:p w:rsidR="0BEBE53A" w:rsidP="0BEBE53A" w:rsidRDefault="0BEBE53A" w14:paraId="42EAFD84" w14:textId="683F2D26">
      <w:pPr>
        <w:jc w:val="both"/>
        <w:rPr>
          <w:rFonts w:ascii="Times New Roman" w:hAnsi="Times New Roman" w:eastAsia="Times New Roman" w:cs="Times New Roman"/>
          <w:i/>
          <w:iCs/>
          <w:lang w:val="en-US"/>
        </w:rPr>
      </w:pPr>
    </w:p>
    <w:p w:rsidR="7EB2621B" w:rsidP="0BEBE53A" w:rsidRDefault="0D5B18DA" w14:paraId="1AB2A601" w14:textId="5C604260">
      <w:pPr>
        <w:jc w:val="both"/>
      </w:pPr>
      <w:r w:rsidRPr="70118F5B">
        <w:rPr>
          <w:rFonts w:ascii="Times New Roman" w:hAnsi="Times New Roman" w:eastAsia="Times New Roman" w:cs="Times New Roman"/>
          <w:b/>
          <w:bCs/>
          <w:lang w:val="en-US"/>
        </w:rPr>
        <w:t xml:space="preserve">Ease of Doing Business </w:t>
      </w:r>
      <w:r w:rsidRPr="70118F5B" w:rsidR="3AD15764">
        <w:rPr>
          <w:rFonts w:ascii="Times New Roman" w:hAnsi="Times New Roman" w:eastAsia="Times New Roman" w:cs="Times New Roman"/>
          <w:b/>
          <w:bCs/>
          <w:lang w:val="en-US"/>
        </w:rPr>
        <w:t>(Business Process &amp; Incentives)</w:t>
      </w:r>
      <w:r w:rsidRPr="70118F5B">
        <w:rPr>
          <w:rFonts w:ascii="Times New Roman" w:hAnsi="Times New Roman" w:eastAsia="Times New Roman" w:cs="Times New Roman"/>
          <w:b/>
          <w:bCs/>
          <w:lang w:val="en-US"/>
        </w:rPr>
        <w:t>– Text</w:t>
      </w:r>
    </w:p>
    <w:p w:rsidR="0BEBE53A" w:rsidP="0BEBE53A" w:rsidRDefault="0BEBE53A" w14:paraId="02743BC6" w14:textId="2E320601">
      <w:pPr>
        <w:jc w:val="both"/>
        <w:rPr>
          <w:rFonts w:ascii="Times New Roman" w:hAnsi="Times New Roman" w:eastAsia="Times New Roman" w:cs="Times New Roman"/>
          <w:b/>
          <w:bCs/>
          <w:lang w:val="en-US"/>
        </w:rPr>
      </w:pPr>
    </w:p>
    <w:p w:rsidR="124C211B" w:rsidP="0BEBE53A" w:rsidRDefault="124C211B" w14:paraId="189AC582" w14:textId="4C1CD593">
      <w:pPr>
        <w:jc w:val="both"/>
      </w:pPr>
      <w:r w:rsidRPr="0BEBE53A">
        <w:rPr>
          <w:rFonts w:ascii="Times New Roman" w:hAnsi="Times New Roman" w:eastAsia="Times New Roman" w:cs="Times New Roman"/>
          <w:lang w:val="en-US"/>
        </w:rPr>
        <w:t xml:space="preserve">Agriculture productive use of energy occupies a distinct position in Nigeria's clean energy investment framework - it is one of the few sectors where the productive use incentive architecture is explicitly embedded into the entry pathway rather than treated as an add-on. Company registration proceeds through the standard CAC online process, completing in one to seven days with no minimum share capital requirement and full foreign ownership rights. </w:t>
      </w:r>
    </w:p>
    <w:p w:rsidR="0BEBE53A" w:rsidP="0BEBE53A" w:rsidRDefault="0BEBE53A" w14:paraId="1915C0C7" w14:textId="28B1C06A">
      <w:pPr>
        <w:jc w:val="both"/>
        <w:rPr>
          <w:rFonts w:ascii="Times New Roman" w:hAnsi="Times New Roman" w:eastAsia="Times New Roman" w:cs="Times New Roman"/>
          <w:lang w:val="en-US"/>
        </w:rPr>
      </w:pPr>
    </w:p>
    <w:p w:rsidR="124C211B" w:rsidP="0BEBE53A" w:rsidRDefault="124C211B" w14:paraId="5BBE931E" w14:textId="07BFDF5F">
      <w:pPr>
        <w:jc w:val="both"/>
      </w:pPr>
      <w:r w:rsidRPr="0BEBE53A">
        <w:rPr>
          <w:rFonts w:ascii="Times New Roman" w:hAnsi="Times New Roman" w:eastAsia="Times New Roman" w:cs="Times New Roman"/>
          <w:lang w:val="en-US"/>
        </w:rPr>
        <w:t xml:space="preserve">The tax baseline is consistent with the rest of the RE sector: 30% CIT, 7.5% VAT, TCC requirements, and Pioneer Status eligibility for a three-to-five-year CIT holiday via NIPC. Import duty exemptions at 0% cover eligible RE equipment including pumps, generators, and processing machinery under ECOWAS CET and 2026 NTA provisions. </w:t>
      </w:r>
    </w:p>
    <w:p w:rsidR="0BEBE53A" w:rsidP="0BEBE53A" w:rsidRDefault="0BEBE53A" w14:paraId="6125600A" w14:textId="7E633D3F">
      <w:pPr>
        <w:jc w:val="both"/>
        <w:rPr>
          <w:rFonts w:ascii="Times New Roman" w:hAnsi="Times New Roman" w:eastAsia="Times New Roman" w:cs="Times New Roman"/>
          <w:lang w:val="en-US"/>
        </w:rPr>
      </w:pPr>
    </w:p>
    <w:p w:rsidR="124C211B" w:rsidP="0BEBE53A" w:rsidRDefault="124C211B" w14:paraId="08B0D9C2" w14:textId="6A7A510D">
      <w:pPr>
        <w:jc w:val="both"/>
      </w:pPr>
      <w:r w:rsidRPr="0BEBE53A">
        <w:rPr>
          <w:rFonts w:ascii="Times New Roman" w:hAnsi="Times New Roman" w:eastAsia="Times New Roman" w:cs="Times New Roman"/>
          <w:lang w:val="en-US"/>
        </w:rPr>
        <w:t>What distinguishes Agriculture PUE at the entry stage is the direct link between PUE appliances - solar irrigation systems, agro-processing equipment, cold chain assets and</w:t>
      </w:r>
      <w:r w:rsidRPr="0BEBE53A" w:rsidR="76FCAA2C">
        <w:rPr>
          <w:rFonts w:ascii="Times New Roman" w:hAnsi="Times New Roman" w:eastAsia="Times New Roman" w:cs="Times New Roman"/>
          <w:lang w:val="en-US"/>
        </w:rPr>
        <w:t xml:space="preserve"> the Rural Electrification Fund</w:t>
      </w:r>
      <w:r w:rsidRPr="0BEBE53A">
        <w:rPr>
          <w:rFonts w:ascii="Times New Roman" w:hAnsi="Times New Roman" w:eastAsia="Times New Roman" w:cs="Times New Roman"/>
          <w:lang w:val="en-US"/>
        </w:rPr>
        <w:t xml:space="preserve"> </w:t>
      </w:r>
      <w:r w:rsidRPr="0BEBE53A" w:rsidR="53246563">
        <w:rPr>
          <w:rFonts w:ascii="Times New Roman" w:hAnsi="Times New Roman" w:eastAsia="Times New Roman" w:cs="Times New Roman"/>
          <w:lang w:val="en-US"/>
        </w:rPr>
        <w:t>(</w:t>
      </w:r>
      <w:r w:rsidRPr="0BEBE53A">
        <w:rPr>
          <w:rFonts w:ascii="Times New Roman" w:hAnsi="Times New Roman" w:eastAsia="Times New Roman" w:cs="Times New Roman"/>
          <w:lang w:val="en-US"/>
        </w:rPr>
        <w:t>REF</w:t>
      </w:r>
      <w:r w:rsidRPr="0BEBE53A" w:rsidR="78C6F9A2">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subsidy eligibility, as well as the productive load requirements that are now structurally built into the DARES mini-grid programme. </w:t>
      </w:r>
    </w:p>
    <w:p w:rsidR="0BEBE53A" w:rsidP="0BEBE53A" w:rsidRDefault="0BEBE53A" w14:paraId="08E16D20" w14:textId="3FF2DF6B">
      <w:pPr>
        <w:jc w:val="both"/>
        <w:rPr>
          <w:rFonts w:ascii="Times New Roman" w:hAnsi="Times New Roman" w:eastAsia="Times New Roman" w:cs="Times New Roman"/>
          <w:lang w:val="en-US"/>
        </w:rPr>
      </w:pPr>
    </w:p>
    <w:p w:rsidR="0BEBE53A" w:rsidP="0BEBE53A" w:rsidRDefault="37BF46C5" w14:paraId="7A9BCEFD" w14:textId="554F8680">
      <w:pPr>
        <w:jc w:val="both"/>
      </w:pPr>
      <w:r w:rsidRPr="70118F5B">
        <w:rPr>
          <w:rFonts w:ascii="Times New Roman" w:hAnsi="Times New Roman" w:eastAsia="Times New Roman" w:cs="Times New Roman"/>
          <w:lang w:val="en-US"/>
        </w:rPr>
        <w:t xml:space="preserve">This means investors do not need to retrofit a PUE story onto their project; the framework actively anticipates and rewards it. </w:t>
      </w:r>
      <w:r w:rsidRPr="70118F5B" w:rsidR="568CD6F4">
        <w:rPr>
          <w:rFonts w:ascii="Times New Roman" w:hAnsi="Times New Roman" w:eastAsia="Times New Roman" w:cs="Times New Roman"/>
          <w:lang w:val="en-US"/>
        </w:rPr>
        <w:t>Labor</w:t>
      </w:r>
      <w:r w:rsidRPr="70118F5B">
        <w:rPr>
          <w:rFonts w:ascii="Times New Roman" w:hAnsi="Times New Roman" w:eastAsia="Times New Roman" w:cs="Times New Roman"/>
          <w:lang w:val="en-US"/>
        </w:rPr>
        <w:t xml:space="preserve"> rules follow the standard Nigerian Content and </w:t>
      </w:r>
      <w:r w:rsidRPr="70118F5B" w:rsidR="6F9B301D">
        <w:rPr>
          <w:rFonts w:ascii="Times New Roman" w:hAnsi="Times New Roman" w:eastAsia="Times New Roman" w:cs="Times New Roman"/>
          <w:lang w:val="en-US"/>
        </w:rPr>
        <w:t>Labor</w:t>
      </w:r>
      <w:r w:rsidRPr="70118F5B">
        <w:rPr>
          <w:rFonts w:ascii="Times New Roman" w:hAnsi="Times New Roman" w:eastAsia="Times New Roman" w:cs="Times New Roman"/>
          <w:lang w:val="en-US"/>
        </w:rPr>
        <w:t xml:space="preserve"> Act requirements. All imported equipment must carry NIS/IEC conformity certification and NEMSA electrical safety approval.</w:t>
      </w:r>
    </w:p>
    <w:p w:rsidR="0BEBE53A" w:rsidP="0BEBE53A" w:rsidRDefault="0BEBE53A" w14:paraId="7A86AE4C" w14:textId="4D985BBE">
      <w:pPr>
        <w:jc w:val="both"/>
        <w:rPr>
          <w:rFonts w:ascii="Times New Roman" w:hAnsi="Times New Roman" w:eastAsia="Times New Roman" w:cs="Times New Roman"/>
        </w:rPr>
      </w:pPr>
    </w:p>
    <w:p w:rsidR="0BEBE53A" w:rsidP="0BEBE53A" w:rsidRDefault="0BEBE53A" w14:paraId="0535AF09" w14:textId="59F69FF7">
      <w:pPr>
        <w:jc w:val="both"/>
        <w:rPr>
          <w:rFonts w:ascii="Times New Roman" w:hAnsi="Times New Roman" w:eastAsia="Times New Roman" w:cs="Times New Roman"/>
        </w:rPr>
      </w:pPr>
    </w:p>
    <w:p w:rsidRPr="00F4022E" w:rsidR="00143F6F" w:rsidP="0BEBE53A" w:rsidRDefault="2FFD2249" w14:paraId="53DC1133" w14:textId="3089A480">
      <w:pPr>
        <w:pStyle w:val="Heading2"/>
      </w:pPr>
      <w:bookmarkStart w:name="_Toc1887847684" w:id="131"/>
      <w:r w:rsidRPr="0BEBE53A">
        <w:t>Regulations</w:t>
      </w:r>
      <w:r w:rsidRPr="0BEBE53A" w:rsidR="4A651CF3">
        <w:t xml:space="preserve"> – </w:t>
      </w:r>
      <w:r w:rsidRPr="0BEBE53A">
        <w:t>Text</w:t>
      </w:r>
      <w:bookmarkEnd w:id="131"/>
    </w:p>
    <w:p w:rsidR="00143F6F" w:rsidP="0BEBE53A" w:rsidRDefault="00143F6F" w14:paraId="32DBD51E" w14:textId="1702DE07">
      <w:pPr>
        <w:jc w:val="both"/>
      </w:pPr>
    </w:p>
    <w:p w:rsidR="00143F6F" w:rsidP="0BEBE53A" w:rsidRDefault="18D201FA" w14:paraId="6A13B503" w14:textId="47B071CC">
      <w:pPr>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Policies and </w:t>
      </w:r>
      <w:r w:rsidRPr="0BEBE53A" w:rsidR="75426F1F">
        <w:rPr>
          <w:rFonts w:ascii="Times New Roman" w:hAnsi="Times New Roman" w:eastAsia="Times New Roman" w:cs="Times New Roman"/>
          <w:b/>
          <w:bCs/>
          <w:u w:val="single"/>
        </w:rPr>
        <w:t>L</w:t>
      </w:r>
      <w:r w:rsidRPr="0BEBE53A">
        <w:rPr>
          <w:rFonts w:ascii="Times New Roman" w:hAnsi="Times New Roman" w:eastAsia="Times New Roman" w:cs="Times New Roman"/>
          <w:b/>
          <w:bCs/>
          <w:u w:val="single"/>
        </w:rPr>
        <w:t>aws</w:t>
      </w:r>
    </w:p>
    <w:p w:rsidR="00143F6F" w:rsidP="0BEBE53A" w:rsidRDefault="18D201FA" w14:paraId="63FCE0D4" w14:textId="579E2FFB">
      <w:pPr>
        <w:widowControl w:val="0"/>
        <w:spacing w:before="240"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The overarching framework rests on the Electricity Act 2023, which </w:t>
      </w:r>
      <w:r w:rsidRPr="0BEBE53A" w:rsidR="6731DA34">
        <w:rPr>
          <w:rFonts w:ascii="Times New Roman" w:hAnsi="Times New Roman" w:eastAsia="Times New Roman" w:cs="Times New Roman"/>
          <w:lang w:val="en-US"/>
        </w:rPr>
        <w:t>decentralizes</w:t>
      </w:r>
      <w:r w:rsidRPr="0BEBE53A">
        <w:rPr>
          <w:rFonts w:ascii="Times New Roman" w:hAnsi="Times New Roman" w:eastAsia="Times New Roman" w:cs="Times New Roman"/>
          <w:lang w:val="en-US"/>
        </w:rPr>
        <w:t xml:space="preserve"> electricity governance and allows individual states to regulate mini-grids and off-grid solutions for agricultural applications. Sitting alongside it are the National Integrated Electricity Policy 2025 and the National Renewable Energy and Energy Efficiency Policy (NREEEP) 2015, both directly relevant to agriculture PUE. </w:t>
      </w:r>
    </w:p>
    <w:p w:rsidR="00143F6F" w:rsidP="0BEBE53A" w:rsidRDefault="00143F6F" w14:paraId="499622C2" w14:textId="4AEC1BD4">
      <w:pPr>
        <w:widowControl w:val="0"/>
        <w:spacing w:before="240" w:after="240" w:line="240" w:lineRule="auto"/>
        <w:jc w:val="both"/>
        <w:rPr>
          <w:rFonts w:ascii="Times New Roman" w:hAnsi="Times New Roman" w:eastAsia="Times New Roman" w:cs="Times New Roman"/>
          <w:lang w:val="en-US"/>
        </w:rPr>
      </w:pPr>
    </w:p>
    <w:p w:rsidR="00143F6F" w:rsidP="0BEBE53A" w:rsidRDefault="18D201FA" w14:paraId="32B17FA1" w14:textId="14D1BF0B">
      <w:pPr>
        <w:widowControl w:val="0"/>
        <w:spacing w:before="240"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Supporting instruments include Nigeria's updated Nationally Determined Contributions (NDCs), the Energy Transition Plan 2022, and the ECOWAS CET and 2026 NTA exemptions, which govern fiscal treatment of imported equipment. The two policy documents most central to this sector are the NERC Mini-Grid Regulation and NREEEP.</w:t>
      </w:r>
    </w:p>
    <w:p w:rsidR="00143F6F" w:rsidP="0BEBE53A" w:rsidRDefault="18D201FA" w14:paraId="66132304" w14:textId="34B1B753">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471912789" w:id="132"/>
      <w:r w:rsidRPr="0BEBE53A">
        <w:rPr>
          <w:rFonts w:ascii="Times New Roman" w:hAnsi="Times New Roman" w:eastAsia="Times New Roman" w:cs="Times New Roman"/>
          <w:b/>
          <w:bCs/>
          <w:sz w:val="22"/>
          <w:szCs w:val="22"/>
          <w:u w:val="single"/>
        </w:rPr>
        <w:t xml:space="preserve">Different </w:t>
      </w:r>
      <w:r w:rsidRPr="0BEBE53A" w:rsidR="31B4FAB9">
        <w:rPr>
          <w:rFonts w:ascii="Times New Roman" w:hAnsi="Times New Roman" w:eastAsia="Times New Roman" w:cs="Times New Roman"/>
          <w:b/>
          <w:bCs/>
          <w:sz w:val="22"/>
          <w:szCs w:val="22"/>
          <w:u w:val="single"/>
        </w:rPr>
        <w:t>F</w:t>
      </w:r>
      <w:r w:rsidRPr="0BEBE53A">
        <w:rPr>
          <w:rFonts w:ascii="Times New Roman" w:hAnsi="Times New Roman" w:eastAsia="Times New Roman" w:cs="Times New Roman"/>
          <w:b/>
          <w:bCs/>
          <w:sz w:val="22"/>
          <w:szCs w:val="22"/>
          <w:u w:val="single"/>
        </w:rPr>
        <w:t>rameworks</w:t>
      </w:r>
      <w:bookmarkEnd w:id="132"/>
    </w:p>
    <w:p w:rsidR="00143F6F" w:rsidP="0BEBE53A" w:rsidRDefault="18D201FA" w14:paraId="5DE1AD37" w14:textId="39247520">
      <w:pPr>
        <w:widowControl w:val="0"/>
        <w:spacing w:before="240" w:after="240" w:line="240" w:lineRule="auto"/>
        <w:jc w:val="both"/>
      </w:pPr>
      <w:r w:rsidRPr="0BEBE53A">
        <w:rPr>
          <w:rFonts w:ascii="Times New Roman" w:hAnsi="Times New Roman" w:eastAsia="Times New Roman" w:cs="Times New Roman"/>
        </w:rPr>
        <w:t>Regulatory treatment for agriculture PUE splits along two lines: whether electricity generation is involved, and project scale.</w:t>
      </w:r>
    </w:p>
    <w:p w:rsidR="00143F6F" w:rsidP="0BEBE53A" w:rsidRDefault="00143F6F" w14:paraId="371EE579" w14:textId="0B26610D">
      <w:pPr>
        <w:widowControl w:val="0"/>
        <w:spacing w:before="240" w:after="240" w:line="240" w:lineRule="auto"/>
        <w:jc w:val="both"/>
        <w:rPr>
          <w:rFonts w:ascii="Times New Roman" w:hAnsi="Times New Roman" w:eastAsia="Times New Roman" w:cs="Times New Roman"/>
        </w:rPr>
      </w:pPr>
    </w:p>
    <w:p w:rsidR="00143F6F" w:rsidRDefault="18D201FA" w14:paraId="0EE30A3D" w14:textId="06A573EA">
      <w:pPr>
        <w:pStyle w:val="ListParagraph"/>
        <w:widowControl w:val="0"/>
        <w:numPr>
          <w:ilvl w:val="0"/>
          <w:numId w:val="4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Non-electric assets (irrigation pumps, dryers, agro-processing equipment):</w:t>
      </w:r>
      <w:r w:rsidRPr="0BEBE53A">
        <w:rPr>
          <w:rFonts w:ascii="Times New Roman" w:hAnsi="Times New Roman" w:eastAsia="Times New Roman" w:cs="Times New Roman"/>
          <w:lang w:val="en-US"/>
        </w:rPr>
        <w:t xml:space="preserve"> the lightest regulatory pathway. No NERC </w:t>
      </w:r>
      <w:r w:rsidRPr="0BEBE53A" w:rsidR="40BCD537">
        <w:rPr>
          <w:rFonts w:ascii="Times New Roman" w:hAnsi="Times New Roman" w:eastAsia="Times New Roman" w:cs="Times New Roman"/>
          <w:lang w:val="en-US"/>
        </w:rPr>
        <w:t>license</w:t>
      </w:r>
      <w:r w:rsidRPr="0BEBE53A">
        <w:rPr>
          <w:rFonts w:ascii="Times New Roman" w:hAnsi="Times New Roman" w:eastAsia="Times New Roman" w:cs="Times New Roman"/>
          <w:lang w:val="en-US"/>
        </w:rPr>
        <w:t xml:space="preserve"> is required unless electricity generation is part of the project.</w:t>
      </w:r>
    </w:p>
    <w:p w:rsidR="00143F6F" w:rsidRDefault="18D201FA" w14:paraId="1BE2762B" w14:textId="19F916EB">
      <w:pPr>
        <w:pStyle w:val="ListParagraph"/>
        <w:widowControl w:val="0"/>
        <w:numPr>
          <w:ilvl w:val="0"/>
          <w:numId w:val="4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Mini-grid and off-grid electricity infrastructure:</w:t>
      </w:r>
      <w:r w:rsidRPr="0BEBE53A">
        <w:rPr>
          <w:rFonts w:ascii="Times New Roman" w:hAnsi="Times New Roman" w:eastAsia="Times New Roman" w:cs="Times New Roman"/>
          <w:lang w:val="en-US"/>
        </w:rPr>
        <w:t xml:space="preserve"> governed by the updated NERC Mini-Grid Regulations, which</w:t>
      </w:r>
      <w:r w:rsidRPr="0BEBE53A" w:rsidR="51A6B911">
        <w:rPr>
          <w:rFonts w:ascii="Times New Roman" w:hAnsi="Times New Roman" w:eastAsia="Times New Roman" w:cs="Times New Roman"/>
          <w:lang w:val="en-US"/>
        </w:rPr>
        <w:t xml:space="preserve"> establish a streamlined permit and registration regime. The framework allows developers to undertake integrated generation, distribution, and retail supply under a single mini-grid permit. </w:t>
      </w:r>
      <w:r w:rsidRPr="0BEBE53A" w:rsidR="40454473">
        <w:rPr>
          <w:rFonts w:ascii="Times New Roman" w:hAnsi="Times New Roman" w:eastAsia="Times New Roman" w:cs="Times New Roman"/>
          <w:lang w:val="en-US"/>
        </w:rPr>
        <w:t>Capacity thresholds have been expanded to up to 5 MW for isolated systems (and 10 MW for interconnected systems), while projects below 100 kW benefit from simplified registration. Regulatory approval timelines are significantly shortened, with permits typically processed within approximately 30 days of complete application submission.</w:t>
      </w:r>
    </w:p>
    <w:p w:rsidR="00143F6F" w:rsidRDefault="18D201FA" w14:paraId="516328AD" w14:textId="15DC0538">
      <w:pPr>
        <w:pStyle w:val="ListParagraph"/>
        <w:widowControl w:val="0"/>
        <w:numPr>
          <w:ilvl w:val="0"/>
          <w:numId w:val="4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b/>
          <w:bCs/>
          <w:lang w:val="en-US"/>
        </w:rPr>
        <w:t>Solar hybrid mini-grids serving agricultural loads specifically:</w:t>
      </w:r>
      <w:r w:rsidRPr="0BEBE53A">
        <w:rPr>
          <w:rFonts w:ascii="Times New Roman" w:hAnsi="Times New Roman" w:eastAsia="Times New Roman" w:cs="Times New Roman"/>
          <w:lang w:val="en-US"/>
        </w:rPr>
        <w:t xml:space="preserve"> operate under the same NERC Mini-Grid Regulation framework, with the eligible asset categories for support being</w:t>
      </w:r>
      <w:r w:rsidRPr="0BEBE53A" w:rsidR="10CF0EFB">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irrigation, cold storage, and agro-processing.</w:t>
      </w:r>
    </w:p>
    <w:p w:rsidR="00143F6F" w:rsidP="0BEBE53A" w:rsidRDefault="18D201FA" w14:paraId="7B1B66B9" w14:textId="747ED888">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170667530" w:id="133"/>
      <w:r w:rsidRPr="0BEBE53A">
        <w:rPr>
          <w:rFonts w:ascii="Times New Roman" w:hAnsi="Times New Roman" w:eastAsia="Times New Roman" w:cs="Times New Roman"/>
          <w:b/>
          <w:bCs/>
          <w:sz w:val="22"/>
          <w:szCs w:val="22"/>
          <w:u w:val="single"/>
        </w:rPr>
        <w:t xml:space="preserve">Regulatory </w:t>
      </w:r>
      <w:r w:rsidRPr="0BEBE53A" w:rsidR="12D04EB0">
        <w:rPr>
          <w:rFonts w:ascii="Times New Roman" w:hAnsi="Times New Roman" w:eastAsia="Times New Roman" w:cs="Times New Roman"/>
          <w:b/>
          <w:bCs/>
          <w:sz w:val="22"/>
          <w:szCs w:val="22"/>
          <w:u w:val="single"/>
        </w:rPr>
        <w:t>R</w:t>
      </w:r>
      <w:r w:rsidRPr="0BEBE53A">
        <w:rPr>
          <w:rFonts w:ascii="Times New Roman" w:hAnsi="Times New Roman" w:eastAsia="Times New Roman" w:cs="Times New Roman"/>
          <w:b/>
          <w:bCs/>
          <w:sz w:val="22"/>
          <w:szCs w:val="22"/>
          <w:u w:val="single"/>
        </w:rPr>
        <w:t>equirements</w:t>
      </w:r>
      <w:bookmarkEnd w:id="133"/>
    </w:p>
    <w:p w:rsidR="00143F6F" w:rsidRDefault="18D201FA" w14:paraId="136CE72E" w14:textId="29D740DE">
      <w:pPr>
        <w:pStyle w:val="ListParagraph"/>
        <w:widowControl w:val="0"/>
        <w:numPr>
          <w:ilvl w:val="0"/>
          <w:numId w:val="4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CAC incorporation typically completes within 1–7 days; foreign investors may retain 100% ownership.</w:t>
      </w:r>
    </w:p>
    <w:p w:rsidR="00143F6F" w:rsidRDefault="18D201FA" w14:paraId="415806A9" w14:textId="60786FB3">
      <w:pPr>
        <w:pStyle w:val="ListParagraph"/>
        <w:widowControl w:val="0"/>
        <w:numPr>
          <w:ilvl w:val="0"/>
          <w:numId w:val="4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NIPC registration via the One-Stop Investment Centre (OSIC) is recommended for fiscal incentive access, including a 3–</w:t>
      </w:r>
      <w:r w:rsidRPr="0BEBE53A" w:rsidR="781CC7EA">
        <w:rPr>
          <w:rFonts w:ascii="Times New Roman" w:hAnsi="Times New Roman" w:eastAsia="Times New Roman" w:cs="Times New Roman"/>
          <w:lang w:val="en-US"/>
        </w:rPr>
        <w:t>5-year</w:t>
      </w:r>
      <w:r w:rsidRPr="0BEBE53A">
        <w:rPr>
          <w:rFonts w:ascii="Times New Roman" w:hAnsi="Times New Roman" w:eastAsia="Times New Roman" w:cs="Times New Roman"/>
          <w:lang w:val="en-US"/>
        </w:rPr>
        <w:t xml:space="preserve"> Pioneer Status tax holiday for qualifying RE-linked operations.</w:t>
      </w:r>
    </w:p>
    <w:p w:rsidR="00143F6F" w:rsidRDefault="18D201FA" w14:paraId="2051C0C9" w14:textId="45AD1D6D">
      <w:pPr>
        <w:pStyle w:val="ListParagraph"/>
        <w:widowControl w:val="0"/>
        <w:numPr>
          <w:ilvl w:val="0"/>
          <w:numId w:val="4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FMEnv EIA is mandatory only for large-scale projects with significant environmental impact; smaller PUE deployments carry a minimal compliance footprint.</w:t>
      </w:r>
    </w:p>
    <w:p w:rsidR="00143F6F" w:rsidRDefault="18D201FA" w14:paraId="6EF16D38" w14:textId="499D21A6">
      <w:pPr>
        <w:pStyle w:val="ListParagraph"/>
        <w:widowControl w:val="0"/>
        <w:numPr>
          <w:ilvl w:val="0"/>
          <w:numId w:val="40"/>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NESREA governs pollution, waste control, and import clearance.</w:t>
      </w:r>
    </w:p>
    <w:p w:rsidR="00143F6F" w:rsidRDefault="18D201FA" w14:paraId="70A8EC0D" w14:textId="02C49E5A">
      <w:pPr>
        <w:pStyle w:val="ListParagraph"/>
        <w:widowControl w:val="0"/>
        <w:numPr>
          <w:ilvl w:val="0"/>
          <w:numId w:val="4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Land acquisition follows the Land Use Act, with state governors granting consents or certificates of occupancy; there is growing policy encouragement for co-locating renewables on agricultural or degraded lands to </w:t>
      </w:r>
      <w:r w:rsidRPr="0BEBE53A" w:rsidR="11564E9D">
        <w:rPr>
          <w:rFonts w:ascii="Times New Roman" w:hAnsi="Times New Roman" w:eastAsia="Times New Roman" w:cs="Times New Roman"/>
          <w:lang w:val="en-US"/>
        </w:rPr>
        <w:t>minimize</w:t>
      </w:r>
      <w:r w:rsidRPr="0BEBE53A">
        <w:rPr>
          <w:rFonts w:ascii="Times New Roman" w:hAnsi="Times New Roman" w:eastAsia="Times New Roman" w:cs="Times New Roman"/>
          <w:lang w:val="en-US"/>
        </w:rPr>
        <w:t xml:space="preserve"> food-energy conflicts.</w:t>
      </w:r>
    </w:p>
    <w:p w:rsidR="00143F6F" w:rsidRDefault="18D201FA" w14:paraId="2E8ADA83" w14:textId="26C8C0DD">
      <w:pPr>
        <w:pStyle w:val="ListParagraph"/>
        <w:widowControl w:val="0"/>
        <w:numPr>
          <w:ilvl w:val="0"/>
          <w:numId w:val="4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Environmental safeguards are jointly administered through the Rural Electrification Agency and state environmental bodies, though land consent processes, community engagement, and inter-governmental coordination</w:t>
      </w:r>
      <w:r w:rsidRPr="0BEBE53A" w:rsidR="599AF452">
        <w:rPr>
          <w:rFonts w:ascii="Times New Roman" w:hAnsi="Times New Roman" w:eastAsia="Times New Roman" w:cs="Times New Roman"/>
          <w:lang w:val="en-US"/>
        </w:rPr>
        <w:t>, are</w:t>
      </w:r>
      <w:r w:rsidRPr="0BEBE53A">
        <w:rPr>
          <w:rFonts w:ascii="Times New Roman" w:hAnsi="Times New Roman" w:eastAsia="Times New Roman" w:cs="Times New Roman"/>
          <w:lang w:val="en-US"/>
        </w:rPr>
        <w:t xml:space="preserve"> ongoing challenges.</w:t>
      </w:r>
    </w:p>
    <w:p w:rsidR="00143F6F" w:rsidRDefault="18D201FA" w14:paraId="2E95FE12" w14:textId="43B13156">
      <w:pPr>
        <w:pStyle w:val="ListParagraph"/>
        <w:widowControl w:val="0"/>
        <w:numPr>
          <w:ilvl w:val="0"/>
          <w:numId w:val="4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 CIT of 30% applies; solar irrigation and agro-processing equipment benefit from 0% import duty and VAT zero-rating under ECOWAS CET and 2026 NTA exemptions. All payments are processed via Remita/TSA.</w:t>
      </w:r>
    </w:p>
    <w:p w:rsidR="00143F6F" w:rsidRDefault="18D201FA" w14:paraId="648DA08E" w14:textId="0886A211">
      <w:pPr>
        <w:pStyle w:val="ListParagraph"/>
        <w:widowControl w:val="0"/>
        <w:numPr>
          <w:ilvl w:val="0"/>
          <w:numId w:val="4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Agriculture PUE assets, specifically irrigation, cold storage, and agro-processing equipment, qualify for REF subsidies and incentives under REA, with explicit ties to productive loads for mini-grids.</w:t>
      </w:r>
    </w:p>
    <w:p w:rsidR="00143F6F" w:rsidP="0BEBE53A" w:rsidRDefault="18D201FA" w14:paraId="3ABC7482" w14:textId="11489DFE">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1621795989" w:id="134"/>
      <w:r w:rsidRPr="0BEBE53A">
        <w:rPr>
          <w:rFonts w:ascii="Times New Roman" w:hAnsi="Times New Roman" w:eastAsia="Times New Roman" w:cs="Times New Roman"/>
          <w:b/>
          <w:bCs/>
          <w:sz w:val="22"/>
          <w:szCs w:val="22"/>
          <w:u w:val="single"/>
        </w:rPr>
        <w:lastRenderedPageBreak/>
        <w:t xml:space="preserve">Key </w:t>
      </w:r>
      <w:r w:rsidRPr="0BEBE53A" w:rsidR="24B23589">
        <w:rPr>
          <w:rFonts w:ascii="Times New Roman" w:hAnsi="Times New Roman" w:eastAsia="Times New Roman" w:cs="Times New Roman"/>
          <w:b/>
          <w:bCs/>
          <w:sz w:val="22"/>
          <w:szCs w:val="22"/>
          <w:u w:val="single"/>
        </w:rPr>
        <w:t>R</w:t>
      </w:r>
      <w:r w:rsidRPr="0BEBE53A">
        <w:rPr>
          <w:rFonts w:ascii="Times New Roman" w:hAnsi="Times New Roman" w:eastAsia="Times New Roman" w:cs="Times New Roman"/>
          <w:b/>
          <w:bCs/>
          <w:sz w:val="22"/>
          <w:szCs w:val="22"/>
          <w:u w:val="single"/>
        </w:rPr>
        <w:t xml:space="preserve">egulatory </w:t>
      </w:r>
      <w:r w:rsidRPr="0BEBE53A" w:rsidR="393B0A45">
        <w:rPr>
          <w:rFonts w:ascii="Times New Roman" w:hAnsi="Times New Roman" w:eastAsia="Times New Roman" w:cs="Times New Roman"/>
          <w:b/>
          <w:bCs/>
          <w:sz w:val="22"/>
          <w:szCs w:val="22"/>
          <w:u w:val="single"/>
        </w:rPr>
        <w:t>A</w:t>
      </w:r>
      <w:r w:rsidRPr="0BEBE53A">
        <w:rPr>
          <w:rFonts w:ascii="Times New Roman" w:hAnsi="Times New Roman" w:eastAsia="Times New Roman" w:cs="Times New Roman"/>
          <w:b/>
          <w:bCs/>
          <w:sz w:val="22"/>
          <w:szCs w:val="22"/>
          <w:u w:val="single"/>
        </w:rPr>
        <w:t>gencies</w:t>
      </w:r>
      <w:bookmarkEnd w:id="134"/>
    </w:p>
    <w:p w:rsidR="00143F6F" w:rsidRDefault="18D201FA" w14:paraId="7B1B94E4" w14:textId="79564DFA">
      <w:pPr>
        <w:pStyle w:val="ListParagraph"/>
        <w:widowControl w:val="0"/>
        <w:numPr>
          <w:ilvl w:val="0"/>
          <w:numId w:val="3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Rural Electrification Agency (REA) </w:t>
      </w:r>
      <w:r w:rsidRPr="0BEBE53A" w:rsidR="6B2FBA23">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REF subsidies, environmental safeguards, programme delivery</w:t>
      </w:r>
    </w:p>
    <w:p w:rsidR="00143F6F" w:rsidRDefault="18D201FA" w14:paraId="75545AE9" w14:textId="7853061E">
      <w:pPr>
        <w:pStyle w:val="ListParagraph"/>
        <w:widowControl w:val="0"/>
        <w:numPr>
          <w:ilvl w:val="0"/>
          <w:numId w:val="3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Electricity Regulatory Commission (NERC) </w:t>
      </w:r>
      <w:r w:rsidRPr="0BEBE53A" w:rsidR="798B70DE">
        <w:rPr>
          <w:rFonts w:ascii="Times New Roman" w:hAnsi="Times New Roman" w:eastAsia="Times New Roman" w:cs="Times New Roman"/>
        </w:rPr>
        <w:t>-</w:t>
      </w:r>
      <w:r w:rsidRPr="0BEBE53A">
        <w:rPr>
          <w:rFonts w:ascii="Times New Roman" w:hAnsi="Times New Roman" w:eastAsia="Times New Roman" w:cs="Times New Roman"/>
        </w:rPr>
        <w:t xml:space="preserve"> Mini-Grid Regulation, licensing</w:t>
      </w:r>
    </w:p>
    <w:p w:rsidR="00143F6F" w:rsidRDefault="18D201FA" w14:paraId="31B80EEA" w14:textId="5D32B411">
      <w:pPr>
        <w:pStyle w:val="ListParagraph"/>
        <w:widowControl w:val="0"/>
        <w:numPr>
          <w:ilvl w:val="0"/>
          <w:numId w:val="3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Electricity Management Services Agency (NEMSA) </w:t>
      </w:r>
      <w:r w:rsidRPr="0BEBE53A" w:rsidR="02859474">
        <w:rPr>
          <w:rFonts w:ascii="Times New Roman" w:hAnsi="Times New Roman" w:eastAsia="Times New Roman" w:cs="Times New Roman"/>
        </w:rPr>
        <w:t>-</w:t>
      </w:r>
      <w:r w:rsidRPr="0BEBE53A">
        <w:rPr>
          <w:rFonts w:ascii="Times New Roman" w:hAnsi="Times New Roman" w:eastAsia="Times New Roman" w:cs="Times New Roman"/>
        </w:rPr>
        <w:t xml:space="preserve"> electrical safety certification</w:t>
      </w:r>
    </w:p>
    <w:p w:rsidR="00143F6F" w:rsidRDefault="18D201FA" w14:paraId="5A19993A" w14:textId="1AFA6CF5">
      <w:pPr>
        <w:pStyle w:val="ListParagraph"/>
        <w:widowControl w:val="0"/>
        <w:numPr>
          <w:ilvl w:val="0"/>
          <w:numId w:val="3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Standards Organi</w:t>
      </w:r>
      <w:r w:rsidRPr="0BEBE53A" w:rsidR="6207C17D">
        <w:rPr>
          <w:rFonts w:ascii="Times New Roman" w:hAnsi="Times New Roman" w:eastAsia="Times New Roman" w:cs="Times New Roman"/>
          <w:lang w:val="en-US"/>
        </w:rPr>
        <w:t>z</w:t>
      </w:r>
      <w:r w:rsidRPr="0BEBE53A">
        <w:rPr>
          <w:rFonts w:ascii="Times New Roman" w:hAnsi="Times New Roman" w:eastAsia="Times New Roman" w:cs="Times New Roman"/>
          <w:lang w:val="en-US"/>
        </w:rPr>
        <w:t xml:space="preserve">ation of Nigeria (SON) </w:t>
      </w:r>
      <w:r w:rsidRPr="0BEBE53A" w:rsidR="48E4D257">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equipment and product standards</w:t>
      </w:r>
    </w:p>
    <w:p w:rsidR="00143F6F" w:rsidRDefault="18D201FA" w14:paraId="1D870D47" w14:textId="5DF2765F">
      <w:pPr>
        <w:pStyle w:val="ListParagraph"/>
        <w:widowControl w:val="0"/>
        <w:numPr>
          <w:ilvl w:val="0"/>
          <w:numId w:val="3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Investment Promotion Commission (NIPC) </w:t>
      </w:r>
      <w:r w:rsidRPr="0BEBE53A" w:rsidR="41068227">
        <w:rPr>
          <w:rFonts w:ascii="Times New Roman" w:hAnsi="Times New Roman" w:eastAsia="Times New Roman" w:cs="Times New Roman"/>
        </w:rPr>
        <w:t>-</w:t>
      </w:r>
      <w:r w:rsidRPr="0BEBE53A">
        <w:rPr>
          <w:rFonts w:ascii="Times New Roman" w:hAnsi="Times New Roman" w:eastAsia="Times New Roman" w:cs="Times New Roman"/>
        </w:rPr>
        <w:t xml:space="preserve"> investment incentives and registration</w:t>
      </w:r>
    </w:p>
    <w:p w:rsidR="00143F6F" w:rsidRDefault="18D201FA" w14:paraId="09296A53" w14:textId="2D724F6E">
      <w:pPr>
        <w:pStyle w:val="ListParagraph"/>
        <w:widowControl w:val="0"/>
        <w:numPr>
          <w:ilvl w:val="0"/>
          <w:numId w:val="3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Federal Ministry of Environment (FMEnv) </w:t>
      </w:r>
      <w:r w:rsidRPr="0BEBE53A" w:rsidR="6C1F9EDC">
        <w:rPr>
          <w:rFonts w:ascii="Times New Roman" w:hAnsi="Times New Roman" w:eastAsia="Times New Roman" w:cs="Times New Roman"/>
          <w:lang w:val="en-US"/>
        </w:rPr>
        <w:t>-</w:t>
      </w:r>
      <w:r w:rsidRPr="0BEBE53A">
        <w:rPr>
          <w:rFonts w:ascii="Times New Roman" w:hAnsi="Times New Roman" w:eastAsia="Times New Roman" w:cs="Times New Roman"/>
          <w:lang w:val="en-US"/>
        </w:rPr>
        <w:t xml:space="preserve"> EIA for large-scale projects</w:t>
      </w:r>
    </w:p>
    <w:p w:rsidR="00143F6F" w:rsidRDefault="18D201FA" w14:paraId="66833FDD" w14:textId="384DE341">
      <w:pPr>
        <w:pStyle w:val="ListParagraph"/>
        <w:widowControl w:val="0"/>
        <w:numPr>
          <w:ilvl w:val="0"/>
          <w:numId w:val="39"/>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State Ministries of Environment </w:t>
      </w:r>
      <w:r w:rsidRPr="0BEBE53A" w:rsidR="3152A0A8">
        <w:rPr>
          <w:rFonts w:ascii="Times New Roman" w:hAnsi="Times New Roman" w:eastAsia="Times New Roman" w:cs="Times New Roman"/>
        </w:rPr>
        <w:t>-</w:t>
      </w:r>
      <w:r w:rsidRPr="0BEBE53A">
        <w:rPr>
          <w:rFonts w:ascii="Times New Roman" w:hAnsi="Times New Roman" w:eastAsia="Times New Roman" w:cs="Times New Roman"/>
        </w:rPr>
        <w:t xml:space="preserve"> environmental safeguards at state level</w:t>
      </w:r>
    </w:p>
    <w:p w:rsidR="00143F6F" w:rsidP="0BEBE53A" w:rsidRDefault="18D201FA" w14:paraId="3BD31ECB" w14:textId="0B336B53">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1207062188" w:id="135"/>
      <w:r w:rsidRPr="0BEBE53A">
        <w:rPr>
          <w:rFonts w:ascii="Times New Roman" w:hAnsi="Times New Roman" w:eastAsia="Times New Roman" w:cs="Times New Roman"/>
          <w:b/>
          <w:bCs/>
          <w:sz w:val="22"/>
          <w:szCs w:val="22"/>
          <w:u w:val="single"/>
        </w:rPr>
        <w:t xml:space="preserve">Technical </w:t>
      </w:r>
      <w:r w:rsidRPr="0BEBE53A" w:rsidR="6A8DE787">
        <w:rPr>
          <w:rFonts w:ascii="Times New Roman" w:hAnsi="Times New Roman" w:eastAsia="Times New Roman" w:cs="Times New Roman"/>
          <w:b/>
          <w:bCs/>
          <w:sz w:val="22"/>
          <w:szCs w:val="22"/>
          <w:u w:val="single"/>
        </w:rPr>
        <w:t>S</w:t>
      </w:r>
      <w:r w:rsidRPr="0BEBE53A">
        <w:rPr>
          <w:rFonts w:ascii="Times New Roman" w:hAnsi="Times New Roman" w:eastAsia="Times New Roman" w:cs="Times New Roman"/>
          <w:b/>
          <w:bCs/>
          <w:sz w:val="22"/>
          <w:szCs w:val="22"/>
          <w:u w:val="single"/>
        </w:rPr>
        <w:t>tandards</w:t>
      </w:r>
      <w:bookmarkEnd w:id="135"/>
    </w:p>
    <w:p w:rsidR="00143F6F" w:rsidRDefault="18D201FA" w14:paraId="5F6F1B7B" w14:textId="0D656B5B">
      <w:pPr>
        <w:pStyle w:val="ListParagraph"/>
        <w:widowControl w:val="0"/>
        <w:numPr>
          <w:ilvl w:val="0"/>
          <w:numId w:val="3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All imported equipment must meet NIS/IEC standards.</w:t>
      </w:r>
    </w:p>
    <w:p w:rsidR="00143F6F" w:rsidRDefault="18D201FA" w14:paraId="38F4E9FD" w14:textId="13CC0F3F">
      <w:pPr>
        <w:pStyle w:val="ListParagraph"/>
        <w:widowControl w:val="0"/>
        <w:numPr>
          <w:ilvl w:val="0"/>
          <w:numId w:val="3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SON administers SONCAP for imports and MANCAP for locally manufactured products, with SONCAP fees ranging from 0.2–2% of CIF value.</w:t>
      </w:r>
    </w:p>
    <w:p w:rsidR="00143F6F" w:rsidRDefault="18D201FA" w14:paraId="7862B9AD" w14:textId="7E0A7F6A">
      <w:pPr>
        <w:pStyle w:val="ListParagraph"/>
        <w:widowControl w:val="0"/>
        <w:numPr>
          <w:ilvl w:val="0"/>
          <w:numId w:val="38"/>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NEMSA certification via ITISEMS applies wherever electricity infrastructure is involved.</w:t>
      </w:r>
    </w:p>
    <w:p w:rsidR="00143F6F" w:rsidP="0BEBE53A" w:rsidRDefault="18D201FA" w14:paraId="3BA53244" w14:textId="3BF81F32">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1455804184" w:id="136"/>
      <w:r w:rsidRPr="0BEBE53A">
        <w:rPr>
          <w:rFonts w:ascii="Times New Roman" w:hAnsi="Times New Roman" w:eastAsia="Times New Roman" w:cs="Times New Roman"/>
          <w:b/>
          <w:bCs/>
          <w:sz w:val="22"/>
          <w:szCs w:val="22"/>
          <w:u w:val="single"/>
        </w:rPr>
        <w:t xml:space="preserve">Workflow </w:t>
      </w:r>
      <w:r w:rsidRPr="0BEBE53A" w:rsidR="741A32EE">
        <w:rPr>
          <w:rFonts w:ascii="Times New Roman" w:hAnsi="Times New Roman" w:eastAsia="Times New Roman" w:cs="Times New Roman"/>
          <w:b/>
          <w:bCs/>
          <w:sz w:val="22"/>
          <w:szCs w:val="22"/>
          <w:u w:val="single"/>
        </w:rPr>
        <w:t>P</w:t>
      </w:r>
      <w:r w:rsidRPr="0BEBE53A">
        <w:rPr>
          <w:rFonts w:ascii="Times New Roman" w:hAnsi="Times New Roman" w:eastAsia="Times New Roman" w:cs="Times New Roman"/>
          <w:b/>
          <w:bCs/>
          <w:sz w:val="22"/>
          <w:szCs w:val="22"/>
          <w:u w:val="single"/>
        </w:rPr>
        <w:t>rocess</w:t>
      </w:r>
      <w:bookmarkEnd w:id="136"/>
    </w:p>
    <w:p w:rsidR="00143F6F" w:rsidP="0BEBE53A" w:rsidRDefault="18D201FA" w14:paraId="6D8C78F1" w14:textId="6AB76460">
      <w:pPr>
        <w:widowControl w:val="0"/>
        <w:spacing w:before="240" w:after="240" w:line="240" w:lineRule="auto"/>
        <w:jc w:val="both"/>
        <w:rPr>
          <w:rFonts w:ascii="Times New Roman" w:hAnsi="Times New Roman" w:eastAsia="Times New Roman" w:cs="Times New Roman"/>
          <w:b/>
          <w:bCs/>
          <w:lang w:val="en-US"/>
        </w:rPr>
      </w:pPr>
      <w:r w:rsidRPr="0BEBE53A">
        <w:rPr>
          <w:rFonts w:ascii="Times New Roman" w:hAnsi="Times New Roman" w:eastAsia="Times New Roman" w:cs="Times New Roman"/>
          <w:b/>
          <w:bCs/>
          <w:lang w:val="en-US"/>
        </w:rPr>
        <w:t>Non-electric pathway (irrigation pumps, dryers, agro-processing equipment)</w:t>
      </w:r>
    </w:p>
    <w:p w:rsidR="00143F6F" w:rsidP="0BEBE53A" w:rsidRDefault="00143F6F" w14:paraId="3CCBE756" w14:textId="12F053F8">
      <w:pPr>
        <w:widowControl w:val="0"/>
        <w:spacing w:before="240" w:after="240" w:line="240" w:lineRule="auto"/>
        <w:jc w:val="both"/>
        <w:rPr>
          <w:rFonts w:ascii="Times New Roman" w:hAnsi="Times New Roman" w:eastAsia="Times New Roman" w:cs="Times New Roman"/>
          <w:b/>
          <w:bCs/>
          <w:lang w:val="en-US"/>
        </w:rPr>
      </w:pPr>
    </w:p>
    <w:p w:rsidR="00143F6F" w:rsidRDefault="18D201FA" w14:paraId="78E84DBA" w14:textId="0322D764">
      <w:pPr>
        <w:pStyle w:val="ListParagraph"/>
        <w:widowControl w:val="0"/>
        <w:numPr>
          <w:ilvl w:val="0"/>
          <w:numId w:val="37"/>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CAC incorporation and NIPC/OSIC registration for fiscal incentive access.</w:t>
      </w:r>
    </w:p>
    <w:p w:rsidR="00143F6F" w:rsidRDefault="18D201FA" w14:paraId="4C81E980" w14:textId="328F27AE">
      <w:pPr>
        <w:pStyle w:val="ListParagraph"/>
        <w:widowControl w:val="0"/>
        <w:numPr>
          <w:ilvl w:val="0"/>
          <w:numId w:val="37"/>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Land consent or certificate of occupancy from the state governor, where applicable.</w:t>
      </w:r>
    </w:p>
    <w:p w:rsidR="00143F6F" w:rsidRDefault="18D201FA" w14:paraId="1CF61B0A" w14:textId="3786E2B9">
      <w:pPr>
        <w:pStyle w:val="ListParagraph"/>
        <w:widowControl w:val="0"/>
        <w:numPr>
          <w:ilvl w:val="0"/>
          <w:numId w:val="37"/>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SONCAP/MANCAP compliance for imported or locally manufactured equipment.</w:t>
      </w:r>
    </w:p>
    <w:p w:rsidR="00143F6F" w:rsidRDefault="18D201FA" w14:paraId="2091A452" w14:textId="60F5E3A9">
      <w:pPr>
        <w:pStyle w:val="ListParagraph"/>
        <w:widowControl w:val="0"/>
        <w:numPr>
          <w:ilvl w:val="0"/>
          <w:numId w:val="37"/>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Light environmental screening, where relevant.</w:t>
      </w:r>
    </w:p>
    <w:p w:rsidR="00143F6F" w:rsidP="0BEBE53A" w:rsidRDefault="00143F6F" w14:paraId="5C341344" w14:textId="5FA889EC">
      <w:pPr>
        <w:pStyle w:val="ListParagraph"/>
        <w:widowControl w:val="0"/>
        <w:spacing w:line="240" w:lineRule="auto"/>
        <w:jc w:val="both"/>
        <w:rPr>
          <w:rFonts w:ascii="Times New Roman" w:hAnsi="Times New Roman" w:eastAsia="Times New Roman" w:cs="Times New Roman"/>
        </w:rPr>
      </w:pPr>
    </w:p>
    <w:p w:rsidR="00143F6F" w:rsidP="0BEBE53A" w:rsidRDefault="18D201FA" w14:paraId="29E52BFE" w14:textId="63B0DEA9">
      <w:pPr>
        <w:widowControl w:val="0"/>
        <w:spacing w:before="240" w:after="240" w:line="240" w:lineRule="auto"/>
        <w:jc w:val="both"/>
        <w:rPr>
          <w:rFonts w:ascii="Times New Roman" w:hAnsi="Times New Roman" w:eastAsia="Times New Roman" w:cs="Times New Roman"/>
          <w:b/>
          <w:bCs/>
        </w:rPr>
      </w:pPr>
      <w:r w:rsidRPr="0BEBE53A">
        <w:rPr>
          <w:rFonts w:ascii="Times New Roman" w:hAnsi="Times New Roman" w:eastAsia="Times New Roman" w:cs="Times New Roman"/>
          <w:b/>
          <w:bCs/>
        </w:rPr>
        <w:t>Mini-grid or off-grid electricity pathway</w:t>
      </w:r>
    </w:p>
    <w:p w:rsidR="00143F6F" w:rsidP="0BEBE53A" w:rsidRDefault="00143F6F" w14:paraId="0AAC704C" w14:textId="6EC0D0DE">
      <w:pPr>
        <w:widowControl w:val="0"/>
        <w:spacing w:before="240" w:after="240" w:line="240" w:lineRule="auto"/>
        <w:jc w:val="both"/>
        <w:rPr>
          <w:rFonts w:ascii="Times New Roman" w:hAnsi="Times New Roman" w:eastAsia="Times New Roman" w:cs="Times New Roman"/>
          <w:b/>
          <w:bCs/>
        </w:rPr>
      </w:pPr>
    </w:p>
    <w:p w:rsidR="00143F6F" w:rsidRDefault="18D201FA" w14:paraId="4947E83C" w14:textId="5921FB1A">
      <w:pPr>
        <w:pStyle w:val="ListParagraph"/>
        <w:widowControl w:val="0"/>
        <w:numPr>
          <w:ilvl w:val="0"/>
          <w:numId w:val="3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CAC incorporation and NIPC/OSIC registration.</w:t>
      </w:r>
    </w:p>
    <w:p w:rsidR="00143F6F" w:rsidRDefault="18D201FA" w14:paraId="0EE785AD" w14:textId="3265E4A5">
      <w:pPr>
        <w:pStyle w:val="ListParagraph"/>
        <w:widowControl w:val="0"/>
        <w:numPr>
          <w:ilvl w:val="0"/>
          <w:numId w:val="3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Land consent or certificate of occupancy under the Land Use Act, with preference for agricultural or degraded land.</w:t>
      </w:r>
    </w:p>
    <w:p w:rsidR="00143F6F" w:rsidRDefault="18D201FA" w14:paraId="1218A4CB" w14:textId="106C053D">
      <w:pPr>
        <w:pStyle w:val="ListParagraph"/>
        <w:widowControl w:val="0"/>
        <w:numPr>
          <w:ilvl w:val="0"/>
          <w:numId w:val="3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NERC Mini-Grid Regulation licensing: simplified registration for projects under 100 kW, or single </w:t>
      </w:r>
      <w:r w:rsidRPr="0BEBE53A" w:rsidR="06AC1628">
        <w:rPr>
          <w:rFonts w:ascii="Times New Roman" w:hAnsi="Times New Roman" w:eastAsia="Times New Roman" w:cs="Times New Roman"/>
          <w:lang w:val="en-US"/>
        </w:rPr>
        <w:t>license</w:t>
      </w:r>
      <w:r w:rsidRPr="0BEBE53A">
        <w:rPr>
          <w:rFonts w:ascii="Times New Roman" w:hAnsi="Times New Roman" w:eastAsia="Times New Roman" w:cs="Times New Roman"/>
          <w:lang w:val="en-US"/>
        </w:rPr>
        <w:t xml:space="preserve"> for generation, distribution, and supply up to 5 MW for isolated systems; approvals typically complete in 1–2 months.</w:t>
      </w:r>
    </w:p>
    <w:p w:rsidR="00143F6F" w:rsidRDefault="18D201FA" w14:paraId="4BA20594" w14:textId="5FEF1F63">
      <w:pPr>
        <w:pStyle w:val="ListParagraph"/>
        <w:widowControl w:val="0"/>
        <w:numPr>
          <w:ilvl w:val="0"/>
          <w:numId w:val="3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FMEnv EIA, where mandatory for large-scale or high-impact projects.</w:t>
      </w:r>
    </w:p>
    <w:p w:rsidR="00143F6F" w:rsidRDefault="18D201FA" w14:paraId="6B172D9D" w14:textId="130EEBE7">
      <w:pPr>
        <w:pStyle w:val="ListParagraph"/>
        <w:widowControl w:val="0"/>
        <w:numPr>
          <w:ilvl w:val="0"/>
          <w:numId w:val="3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NEMSA electrical safety certification via ITISEMS.</w:t>
      </w:r>
    </w:p>
    <w:p w:rsidR="00143F6F" w:rsidRDefault="18D201FA" w14:paraId="53337392" w14:textId="7145E5CB">
      <w:pPr>
        <w:pStyle w:val="ListParagraph"/>
        <w:widowControl w:val="0"/>
        <w:numPr>
          <w:ilvl w:val="0"/>
          <w:numId w:val="36"/>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REA/REF application for subsidy and incentive access, where the project qualifies as a productive-use mini-grid load.</w:t>
      </w:r>
    </w:p>
    <w:p w:rsidR="00143F6F" w:rsidRDefault="18D201FA" w14:paraId="52E61A7D" w14:textId="3364DCE4">
      <w:pPr>
        <w:pStyle w:val="ListParagraph"/>
        <w:widowControl w:val="0"/>
        <w:numPr>
          <w:ilvl w:val="0"/>
          <w:numId w:val="36"/>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Engagement with public programme channels, where relevant: the Nigeria Electrification Programme (NEP), DARES, or Solar Naija, for grant funding, subsidies, or de-risking capital.</w:t>
      </w:r>
    </w:p>
    <w:p w:rsidR="00143F6F" w:rsidP="0BEBE53A" w:rsidRDefault="18D201FA" w14:paraId="65E8D71A" w14:textId="0467B463">
      <w:pPr>
        <w:pStyle w:val="Heading3"/>
        <w:widowControl w:val="0"/>
        <w:spacing w:before="240" w:after="240" w:line="240" w:lineRule="auto"/>
        <w:jc w:val="both"/>
        <w:rPr>
          <w:rFonts w:ascii="Times New Roman" w:hAnsi="Times New Roman" w:eastAsia="Times New Roman" w:cs="Times New Roman"/>
          <w:b/>
          <w:bCs/>
          <w:sz w:val="22"/>
          <w:szCs w:val="22"/>
          <w:u w:val="single"/>
        </w:rPr>
      </w:pPr>
      <w:bookmarkStart w:name="_Toc36125987" w:id="137"/>
      <w:r w:rsidRPr="0BEBE53A">
        <w:rPr>
          <w:rFonts w:ascii="Times New Roman" w:hAnsi="Times New Roman" w:eastAsia="Times New Roman" w:cs="Times New Roman"/>
          <w:b/>
          <w:bCs/>
          <w:sz w:val="22"/>
          <w:szCs w:val="22"/>
          <w:u w:val="single"/>
        </w:rPr>
        <w:t>Useful Resources</w:t>
      </w:r>
      <w:r w:rsidRPr="0BEBE53A" w:rsidR="523AC647">
        <w:rPr>
          <w:rFonts w:ascii="Times New Roman" w:hAnsi="Times New Roman" w:eastAsia="Times New Roman" w:cs="Times New Roman"/>
          <w:b/>
          <w:bCs/>
          <w:sz w:val="22"/>
          <w:szCs w:val="22"/>
          <w:u w:val="single"/>
        </w:rPr>
        <w:t>/</w:t>
      </w:r>
      <w:r w:rsidRPr="0BEBE53A">
        <w:rPr>
          <w:rFonts w:ascii="Times New Roman" w:hAnsi="Times New Roman" w:eastAsia="Times New Roman" w:cs="Times New Roman"/>
          <w:b/>
          <w:bCs/>
          <w:sz w:val="22"/>
          <w:szCs w:val="22"/>
          <w:u w:val="single"/>
        </w:rPr>
        <w:t>Links</w:t>
      </w:r>
      <w:bookmarkEnd w:id="137"/>
    </w:p>
    <w:p w:rsidR="00143F6F" w:rsidP="0BEBE53A" w:rsidRDefault="18D201FA" w14:paraId="7FECEA0B" w14:textId="7C067361">
      <w:pPr>
        <w:widowControl w:val="0"/>
        <w:spacing w:before="240" w:after="240"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Rural Electrification Agency: </w:t>
      </w:r>
      <w:hyperlink r:id="rId89">
        <w:r w:rsidRPr="0BEBE53A" w:rsidR="33F94ABF">
          <w:rPr>
            <w:rStyle w:val="Hyperlink"/>
            <w:rFonts w:ascii="Times New Roman" w:hAnsi="Times New Roman" w:eastAsia="Times New Roman" w:cs="Times New Roman"/>
          </w:rPr>
          <w:t>www.</w:t>
        </w:r>
        <w:r w:rsidRPr="0BEBE53A">
          <w:rPr>
            <w:rStyle w:val="Hyperlink"/>
            <w:rFonts w:ascii="Times New Roman" w:hAnsi="Times New Roman" w:eastAsia="Times New Roman" w:cs="Times New Roman"/>
          </w:rPr>
          <w:t>rea.gov.ng</w:t>
        </w:r>
      </w:hyperlink>
      <w:r w:rsidRPr="0BEBE53A" w:rsidR="5AFCCA2B">
        <w:rPr>
          <w:rFonts w:ascii="Times New Roman" w:hAnsi="Times New Roman" w:eastAsia="Times New Roman" w:cs="Times New Roman"/>
        </w:rPr>
        <w:t xml:space="preserve"> </w:t>
      </w:r>
    </w:p>
    <w:p w:rsidR="00143F6F" w:rsidP="0BEBE53A" w:rsidRDefault="18D201FA" w14:paraId="1B579C82" w14:textId="072583F1">
      <w:pPr>
        <w:widowControl w:val="0"/>
        <w:spacing w:before="240" w:after="240" w:line="240" w:lineRule="auto"/>
        <w:jc w:val="both"/>
        <w:rPr>
          <w:rFonts w:ascii="Times New Roman" w:hAnsi="Times New Roman" w:eastAsia="Times New Roman" w:cs="Times New Roman"/>
        </w:rPr>
      </w:pPr>
      <w:r w:rsidRPr="0BEBE53A">
        <w:rPr>
          <w:rFonts w:ascii="Times New Roman" w:hAnsi="Times New Roman" w:eastAsia="Times New Roman" w:cs="Times New Roman"/>
        </w:rPr>
        <w:lastRenderedPageBreak/>
        <w:t xml:space="preserve">Nigerian Electricity Regulatory Commission: </w:t>
      </w:r>
      <w:hyperlink r:id="rId90">
        <w:r w:rsidRPr="0BEBE53A" w:rsidR="4F2A57D1">
          <w:rPr>
            <w:rStyle w:val="Hyperlink"/>
            <w:rFonts w:ascii="Times New Roman" w:hAnsi="Times New Roman" w:eastAsia="Times New Roman" w:cs="Times New Roman"/>
          </w:rPr>
          <w:t>www.</w:t>
        </w:r>
        <w:r w:rsidRPr="0BEBE53A">
          <w:rPr>
            <w:rStyle w:val="Hyperlink"/>
            <w:rFonts w:ascii="Times New Roman" w:hAnsi="Times New Roman" w:eastAsia="Times New Roman" w:cs="Times New Roman"/>
          </w:rPr>
          <w:t>nerc.gov.ng</w:t>
        </w:r>
      </w:hyperlink>
      <w:r w:rsidRPr="0BEBE53A" w:rsidR="726CC8CC">
        <w:rPr>
          <w:rFonts w:ascii="Times New Roman" w:hAnsi="Times New Roman" w:eastAsia="Times New Roman" w:cs="Times New Roman"/>
        </w:rPr>
        <w:t xml:space="preserve"> </w:t>
      </w:r>
    </w:p>
    <w:p w:rsidR="00143F6F" w:rsidP="0BEBE53A" w:rsidRDefault="18D201FA" w14:paraId="0010A525" w14:textId="6A1E3249">
      <w:pPr>
        <w:widowControl w:val="0"/>
        <w:spacing w:before="240" w:after="240"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Electricity Management Services Agency: </w:t>
      </w:r>
      <w:hyperlink r:id="rId91">
        <w:r w:rsidRPr="0BEBE53A" w:rsidR="1DEC7059">
          <w:rPr>
            <w:rStyle w:val="Hyperlink"/>
            <w:rFonts w:ascii="Times New Roman" w:hAnsi="Times New Roman" w:eastAsia="Times New Roman" w:cs="Times New Roman"/>
          </w:rPr>
          <w:t>www.</w:t>
        </w:r>
        <w:r w:rsidRPr="0BEBE53A">
          <w:rPr>
            <w:rStyle w:val="Hyperlink"/>
            <w:rFonts w:ascii="Times New Roman" w:hAnsi="Times New Roman" w:eastAsia="Times New Roman" w:cs="Times New Roman"/>
          </w:rPr>
          <w:t>nemsa.gov.ng</w:t>
        </w:r>
      </w:hyperlink>
      <w:r w:rsidRPr="0BEBE53A" w:rsidR="5F6BE7C7">
        <w:rPr>
          <w:rFonts w:ascii="Times New Roman" w:hAnsi="Times New Roman" w:eastAsia="Times New Roman" w:cs="Times New Roman"/>
        </w:rPr>
        <w:t xml:space="preserve"> </w:t>
      </w:r>
    </w:p>
    <w:p w:rsidR="00143F6F" w:rsidP="0BEBE53A" w:rsidRDefault="18D201FA" w14:paraId="39E27C8F" w14:textId="49801ADF">
      <w:pPr>
        <w:widowControl w:val="0"/>
        <w:spacing w:before="240" w:after="240"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Standards </w:t>
      </w:r>
      <w:r w:rsidRPr="0BEBE53A" w:rsidR="1B9295E0">
        <w:rPr>
          <w:rFonts w:ascii="Times New Roman" w:hAnsi="Times New Roman" w:eastAsia="Times New Roman" w:cs="Times New Roman"/>
          <w:lang w:val="en-US"/>
        </w:rPr>
        <w:t>Organization</w:t>
      </w:r>
      <w:r w:rsidRPr="0BEBE53A">
        <w:rPr>
          <w:rFonts w:ascii="Times New Roman" w:hAnsi="Times New Roman" w:eastAsia="Times New Roman" w:cs="Times New Roman"/>
          <w:lang w:val="en-US"/>
        </w:rPr>
        <w:t xml:space="preserve"> of Nigeria: </w:t>
      </w:r>
      <w:hyperlink r:id="rId92">
        <w:r w:rsidRPr="0BEBE53A" w:rsidR="24952C02">
          <w:rPr>
            <w:rStyle w:val="Hyperlink"/>
            <w:rFonts w:ascii="Times New Roman" w:hAnsi="Times New Roman" w:eastAsia="Times New Roman" w:cs="Times New Roman"/>
            <w:lang w:val="en-US"/>
          </w:rPr>
          <w:t>www.</w:t>
        </w:r>
        <w:r w:rsidRPr="0BEBE53A">
          <w:rPr>
            <w:rStyle w:val="Hyperlink"/>
            <w:rFonts w:ascii="Times New Roman" w:hAnsi="Times New Roman" w:eastAsia="Times New Roman" w:cs="Times New Roman"/>
            <w:lang w:val="en-US"/>
          </w:rPr>
          <w:t>son.gov.ng</w:t>
        </w:r>
      </w:hyperlink>
      <w:r w:rsidRPr="0BEBE53A" w:rsidR="5775C6A5">
        <w:rPr>
          <w:rFonts w:ascii="Times New Roman" w:hAnsi="Times New Roman" w:eastAsia="Times New Roman" w:cs="Times New Roman"/>
          <w:lang w:val="en-US"/>
        </w:rPr>
        <w:t xml:space="preserve"> </w:t>
      </w:r>
    </w:p>
    <w:p w:rsidR="00143F6F" w:rsidP="0BEBE53A" w:rsidRDefault="18D201FA" w14:paraId="5CEC42EB" w14:textId="5C10655D">
      <w:pPr>
        <w:widowControl w:val="0"/>
        <w:spacing w:before="240" w:after="240"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Nigerian Investment Promotion Commission: </w:t>
      </w:r>
      <w:hyperlink r:id="rId93">
        <w:r w:rsidRPr="0BEBE53A" w:rsidR="10AC8DEB">
          <w:rPr>
            <w:rStyle w:val="Hyperlink"/>
            <w:rFonts w:ascii="Times New Roman" w:hAnsi="Times New Roman" w:eastAsia="Times New Roman" w:cs="Times New Roman"/>
          </w:rPr>
          <w:t>www.</w:t>
        </w:r>
        <w:r w:rsidRPr="0BEBE53A">
          <w:rPr>
            <w:rStyle w:val="Hyperlink"/>
            <w:rFonts w:ascii="Times New Roman" w:hAnsi="Times New Roman" w:eastAsia="Times New Roman" w:cs="Times New Roman"/>
          </w:rPr>
          <w:t>nipc.gov.ng</w:t>
        </w:r>
      </w:hyperlink>
      <w:r w:rsidRPr="0BEBE53A" w:rsidR="30D9A579">
        <w:rPr>
          <w:rFonts w:ascii="Times New Roman" w:hAnsi="Times New Roman" w:eastAsia="Times New Roman" w:cs="Times New Roman"/>
        </w:rPr>
        <w:t xml:space="preserve"> </w:t>
      </w:r>
    </w:p>
    <w:p w:rsidR="00143F6F" w:rsidP="0BEBE53A" w:rsidRDefault="00143F6F" w14:paraId="2A2585AB" w14:textId="2203FB21">
      <w:pPr>
        <w:jc w:val="both"/>
        <w:rPr>
          <w:rFonts w:ascii="Times New Roman" w:hAnsi="Times New Roman" w:eastAsia="Times New Roman" w:cs="Times New Roman"/>
        </w:rPr>
      </w:pPr>
    </w:p>
    <w:p w:rsidR="0BEBE53A" w:rsidP="0BEBE53A" w:rsidRDefault="0BEBE53A" w14:paraId="20A35F82" w14:textId="6B692A70">
      <w:pPr>
        <w:jc w:val="both"/>
        <w:rPr>
          <w:rFonts w:ascii="Times New Roman" w:hAnsi="Times New Roman" w:eastAsia="Times New Roman" w:cs="Times New Roman"/>
        </w:rPr>
      </w:pPr>
    </w:p>
    <w:p w:rsidRPr="00F4022E" w:rsidR="00143F6F" w:rsidP="0BEBE53A" w:rsidRDefault="2FFD2249" w14:paraId="7C85AA96" w14:textId="12B34E0E">
      <w:pPr>
        <w:pStyle w:val="Heading2"/>
        <w:numPr>
          <w:ilvl w:val="0"/>
          <w:numId w:val="0"/>
        </w:numPr>
        <w:ind w:left="720"/>
      </w:pPr>
      <w:bookmarkStart w:name="_Toc594871540" w:id="138"/>
      <w:r>
        <w:t>Finance – Text | Infographics</w:t>
      </w:r>
      <w:bookmarkEnd w:id="138"/>
    </w:p>
    <w:p w:rsidR="00143F6F" w:rsidP="0BEBE53A" w:rsidRDefault="2FFD2249" w14:paraId="2EEE48E9"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Public Finance </w:t>
      </w:r>
    </w:p>
    <w:p w:rsidR="00143F6F" w:rsidP="0BEBE53A" w:rsidRDefault="2FFD2249" w14:paraId="066FD569"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REA's Rural Electrification Fund directly covers solar irrigation, cold rooms, and agro-processing equipment. BOI concessional loans and the NSIA-backed Fund are also available for mini-grid linked PUE projects. The NEP, DARES, and Solar Naija programmes provide additional public financing pathways specifically designed for agriculture PUE deployment.</w:t>
      </w:r>
    </w:p>
    <w:p w:rsidR="00143F6F" w:rsidP="0BEBE53A" w:rsidRDefault="2FFD2249" w14:paraId="0B5ACA8E" w14:textId="77777777">
      <w:pPr>
        <w:widowControl w:val="0"/>
        <w:spacing w:before="240" w:after="240"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Commercial Finance</w:t>
      </w:r>
      <w:r w:rsidRPr="0BEBE53A">
        <w:rPr>
          <w:rFonts w:ascii="Times New Roman" w:hAnsi="Times New Roman" w:eastAsia="Times New Roman" w:cs="Times New Roman"/>
          <w:u w:val="single"/>
        </w:rPr>
        <w:t xml:space="preserve"> </w:t>
      </w:r>
    </w:p>
    <w:p w:rsidR="00143F6F" w:rsidP="0BEBE53A" w:rsidRDefault="2FFD2249" w14:paraId="35195FE9"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Local banks; FCMB, Sterling, Access, and Lotus, are active in RE lending. AfDB, IFC, and Africa Finance Corporation provide debt and equity. InfraCredit guarantees are available for well-structured deals.</w:t>
      </w:r>
    </w:p>
    <w:p w:rsidR="00143F6F" w:rsidP="0BEBE53A" w:rsidRDefault="2FFD2249" w14:paraId="29813B92" w14:textId="77777777">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Guarantees &amp; Risk Instruments </w:t>
      </w:r>
    </w:p>
    <w:p w:rsidR="00143F6F" w:rsidP="0BEBE53A" w:rsidRDefault="2FFD2249" w14:paraId="5DD72648" w14:textId="77777777">
      <w:pPr>
        <w:widowControl w:val="0"/>
        <w:spacing w:before="240" w:after="240"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World Bank and AfDB Partial Risk Guarantees (PRGs), MIGA political risk insurance, NSIA credit enhancements, and REA performance guarantees are available for mini-grid linked projects.</w:t>
      </w:r>
    </w:p>
    <w:p w:rsidR="00143F6F" w:rsidP="0BEBE53A" w:rsidRDefault="2FFD2249" w14:paraId="21E4749F" w14:textId="77777777">
      <w:pPr>
        <w:widowControl w:val="0"/>
        <w:spacing w:before="240" w:after="240" w:line="240" w:lineRule="auto"/>
        <w:ind w:left="360"/>
        <w:jc w:val="both"/>
        <w:rPr>
          <w:rFonts w:ascii="Times New Roman" w:hAnsi="Times New Roman" w:eastAsia="Times New Roman" w:cs="Times New Roman"/>
          <w:u w:val="single"/>
        </w:rPr>
      </w:pPr>
      <w:r w:rsidRPr="0BEBE53A">
        <w:rPr>
          <w:rFonts w:ascii="Times New Roman" w:hAnsi="Times New Roman" w:eastAsia="Times New Roman" w:cs="Times New Roman"/>
          <w:b/>
          <w:bCs/>
          <w:u w:val="single"/>
        </w:rPr>
        <w:t>Blended Finance</w:t>
      </w:r>
      <w:r w:rsidRPr="0BEBE53A">
        <w:rPr>
          <w:rFonts w:ascii="Times New Roman" w:hAnsi="Times New Roman" w:eastAsia="Times New Roman" w:cs="Times New Roman"/>
          <w:u w:val="single"/>
        </w:rPr>
        <w:t xml:space="preserve"> </w:t>
      </w:r>
    </w:p>
    <w:p w:rsidR="00143F6F" w:rsidP="0BEBE53A" w:rsidRDefault="2FFD2249" w14:paraId="545AB0C8"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DARES blended structures, combining World Bank grants, private debt, and donor co-funding, are the most active deal format. Seasonal cash flows add complexity but are manageable with the right structuring.</w:t>
      </w:r>
    </w:p>
    <w:p w:rsidR="00143F6F" w:rsidP="0BEBE53A" w:rsidRDefault="2FFD2249" w14:paraId="363CCB43" w14:textId="06C499CF">
      <w:pPr>
        <w:widowControl w:val="0"/>
        <w:spacing w:before="240" w:after="240"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Investor </w:t>
      </w:r>
      <w:r w:rsidRPr="0BEBE53A" w:rsidR="704EEC3D">
        <w:rPr>
          <w:rFonts w:ascii="Times New Roman" w:hAnsi="Times New Roman" w:eastAsia="Times New Roman" w:cs="Times New Roman"/>
          <w:b/>
          <w:bCs/>
          <w:u w:val="single"/>
        </w:rPr>
        <w:t>Outlook</w:t>
      </w:r>
    </w:p>
    <w:p w:rsidR="00143F6F" w:rsidP="0BEBE53A" w:rsidRDefault="2FFD2249" w14:paraId="554EA4AD"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Agriculture PUE is commercially validated, and demand is proven. Investors who can bundle asset financing with mini-grid infrastructure and leverage DARES, NEP, and Solar Naija de-risking will find the strongest path to bankable returns.</w:t>
      </w:r>
    </w:p>
    <w:p w:rsidR="00143F6F" w:rsidP="0BEBE53A" w:rsidRDefault="00143F6F" w14:paraId="45106ACC" w14:textId="77777777">
      <w:pPr>
        <w:widowControl w:val="0"/>
        <w:spacing w:before="240" w:after="240" w:line="240" w:lineRule="auto"/>
        <w:jc w:val="both"/>
        <w:rPr>
          <w:rFonts w:ascii="Times New Roman" w:hAnsi="Times New Roman" w:eastAsia="Times New Roman" w:cs="Times New Roman"/>
          <w:b/>
          <w:bCs/>
          <w:sz w:val="24"/>
          <w:szCs w:val="24"/>
        </w:rPr>
      </w:pPr>
    </w:p>
    <w:p w:rsidRPr="00F4022E" w:rsidR="00143F6F" w:rsidP="0BEBE53A" w:rsidRDefault="2FFD2249" w14:paraId="21DDE7CE" w14:textId="2939C114">
      <w:pPr>
        <w:pStyle w:val="Heading2"/>
      </w:pPr>
      <w:bookmarkStart w:name="_Toc647776844" w:id="139"/>
      <w:r>
        <w:t>Opportunities - Text | Photos | Videos</w:t>
      </w:r>
      <w:bookmarkEnd w:id="139"/>
    </w:p>
    <w:p w:rsidR="00143F6F" w:rsidP="0BEBE53A" w:rsidRDefault="2FFD2249" w14:paraId="59129F8D"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agriculture PUE market is commercially validated and moving rapidly from pilots to scale. Farmers across every geopolitical zone are already using energy assets to cut costs and grow incomes, and the DARES, NEP, and Solar Naija programmes are actively funding the infrastructure that makes larger deployment possible.</w:t>
      </w:r>
    </w:p>
    <w:p w:rsidR="00143F6F" w:rsidP="0BEBE53A" w:rsidRDefault="2FFD2249" w14:paraId="3A7FDCA2"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lastRenderedPageBreak/>
        <w:t>Nigeria offers strong opportunities in agricultural productive use of energy through solar irrigation systems for smallholder and commercial farms, cold storage and refrigeration infrastructure, agro-processing and milling equipment, and crop-drying assets. These are supported by solar hybrid mini-grids serving agricultural anchor loads under the NERC Mini-Grid Regulation, as well as productive mini-grids with agriculture as the anchor load under initiatives such as the National Energy Policy (NEP), DARES, and Solar Naija. Financing models further enhance viability, including results-based financing structures tied to energy savings and standalone PUE asset financing and operating models.</w:t>
      </w:r>
    </w:p>
    <w:p w:rsidR="00143F6F" w:rsidP="0BEBE53A" w:rsidRDefault="2FFD2249" w14:paraId="564008B8" w14:textId="77777777">
      <w:pPr>
        <w:widowControl w:val="0"/>
        <w:spacing w:before="240" w:after="240" w:line="240" w:lineRule="auto"/>
        <w:ind w:left="360"/>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As demand deepens across every geopolitical zone and public programmes continue to de-risk capital deployment, the window for early-mover positioning in Nigeria's agriculture PUE market is open now. Investors who can solve asset financing, distribution, and aggregation at scale will find some of the clearest and most immediate returns in the country's clean energy sector.</w:t>
      </w:r>
    </w:p>
    <w:p w:rsidR="00143F6F" w:rsidP="0BEBE53A" w:rsidRDefault="2FFD2249" w14:paraId="719B5AD3" w14:textId="77777777">
      <w:pPr>
        <w:widowControl w:val="0"/>
        <w:spacing w:before="240" w:after="240" w:line="240" w:lineRule="auto"/>
        <w:ind w:left="360"/>
        <w:jc w:val="both"/>
        <w:rPr>
          <w:rFonts w:ascii="Times New Roman" w:hAnsi="Times New Roman" w:eastAsia="Times New Roman" w:cs="Times New Roman"/>
          <w:i/>
          <w:iCs/>
        </w:rPr>
      </w:pPr>
      <w:r w:rsidRPr="0BEBE53A">
        <w:rPr>
          <w:rFonts w:ascii="Times New Roman" w:hAnsi="Times New Roman" w:eastAsia="Times New Roman" w:cs="Times New Roman"/>
          <w:i/>
          <w:iCs/>
        </w:rPr>
        <w:t>PS: Photos will apply where necessary</w:t>
      </w:r>
    </w:p>
    <w:p w:rsidR="00143F6F" w:rsidP="0BEBE53A" w:rsidRDefault="00143F6F" w14:paraId="562A5DBD" w14:textId="2AF04130">
      <w:pPr>
        <w:widowControl w:val="0"/>
        <w:spacing w:line="240" w:lineRule="auto"/>
        <w:jc w:val="both"/>
        <w:rPr>
          <w:rFonts w:ascii="Times New Roman" w:hAnsi="Times New Roman" w:eastAsia="Times New Roman" w:cs="Times New Roman"/>
          <w:i/>
          <w:iCs/>
        </w:rPr>
      </w:pPr>
    </w:p>
    <w:p w:rsidR="00143F6F" w:rsidP="0BEBE53A" w:rsidRDefault="00143F6F" w14:paraId="5E0192B2" w14:textId="7D65A2B5">
      <w:pPr>
        <w:widowControl w:val="0"/>
        <w:spacing w:line="240" w:lineRule="auto"/>
        <w:jc w:val="both"/>
        <w:rPr>
          <w:rFonts w:ascii="Times New Roman" w:hAnsi="Times New Roman" w:eastAsia="Times New Roman" w:cs="Times New Roman"/>
          <w:i/>
          <w:iCs/>
        </w:rPr>
      </w:pPr>
    </w:p>
    <w:p w:rsidRPr="00143F6F" w:rsidR="00143F6F" w:rsidP="0BEBE53A" w:rsidRDefault="2FFD2249" w14:paraId="0083E8A4" w14:textId="6AF8B5A3">
      <w:pPr>
        <w:pStyle w:val="Heading1"/>
      </w:pPr>
      <w:bookmarkStart w:name="_Toc1158245313" w:id="140"/>
      <w:commentRangeStart w:id="141"/>
      <w:r>
        <w:t>Green Hydrogen (Page Title)</w:t>
      </w:r>
      <w:bookmarkEnd w:id="140"/>
      <w:commentRangeEnd w:id="141"/>
      <w:r w:rsidRPr="00143F6F" w:rsidR="00143F6F">
        <w:rPr>
          <w:rStyle w:val="CommentReference"/>
          <w:sz w:val="30"/>
          <w:szCs w:val="30"/>
        </w:rPr>
        <w:commentReference w:id="141"/>
      </w:r>
    </w:p>
    <w:p w:rsidRPr="00F4022E" w:rsidR="00143F6F" w:rsidP="0BEBE53A" w:rsidRDefault="2FFD2249" w14:paraId="5F8088FC" w14:textId="146CE818">
      <w:pPr>
        <w:pStyle w:val="Heading2"/>
        <w:rPr>
          <w:color w:val="4472C4"/>
          <w:sz w:val="30"/>
          <w:szCs w:val="30"/>
        </w:rPr>
      </w:pPr>
      <w:bookmarkStart w:name="_Toc435969968" w:id="142"/>
      <w:r>
        <w:t>Description (Hero Section) - Text</w:t>
      </w:r>
      <w:bookmarkEnd w:id="142"/>
    </w:p>
    <w:p w:rsidR="00143F6F" w:rsidP="00F4022E" w:rsidRDefault="00143F6F" w14:paraId="6114083C" w14:textId="77777777">
      <w:pPr>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An emerging frontier energy resource with long-term potential for industrial decarbonisation, export markets, and clean fuel production.</w:t>
      </w:r>
    </w:p>
    <w:p w:rsidR="00143F6F" w:rsidP="0BEBE53A" w:rsidRDefault="00143F6F" w14:paraId="588CBF2F" w14:textId="77777777">
      <w:pPr>
        <w:jc w:val="both"/>
        <w:rPr>
          <w:rFonts w:ascii="Times New Roman" w:hAnsi="Times New Roman" w:eastAsia="Times New Roman" w:cs="Times New Roman"/>
        </w:rPr>
      </w:pPr>
    </w:p>
    <w:p w:rsidR="00143F6F" w:rsidP="00F4022E" w:rsidRDefault="00143F6F" w14:paraId="2A8F62AA" w14:textId="77777777">
      <w:pPr>
        <w:ind w:left="360"/>
        <w:jc w:val="both"/>
        <w:rPr>
          <w:rFonts w:ascii="Times New Roman" w:hAnsi="Times New Roman" w:eastAsia="Times New Roman" w:cs="Times New Roman"/>
          <w:i/>
          <w:iCs/>
        </w:rPr>
      </w:pPr>
      <w:r>
        <w:rPr>
          <w:rFonts w:ascii="Times New Roman" w:hAnsi="Times New Roman" w:eastAsia="Times New Roman" w:cs="Times New Roman"/>
          <w:i/>
          <w:iCs/>
        </w:rPr>
        <w:t>Below are clickable tabs to take the user directly to the selected session</w:t>
      </w:r>
    </w:p>
    <w:tbl>
      <w:tblPr>
        <w:tblW w:w="936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sdt>
        <w:sdtPr>
          <w:tag w:val="goog_rdk_0"/>
          <w:id w:val="-1356350135"/>
          <w:lock w:val="contentLocked"/>
        </w:sdtPr>
        <w:sdtContent>
          <w:tr w:rsidR="00143F6F" w:rsidTr="00F4022E" w14:paraId="36C1253D" w14:textId="77777777">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59C8DF82"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0A337092"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Facts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72724B8E"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Regulations</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25C98178" w14:textId="77777777">
                <w:pPr>
                  <w:widowControl w:val="0"/>
                  <w:spacing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Finance</w:t>
                </w:r>
              </w:p>
            </w:tc>
            <w:tc>
              <w:tcPr>
                <w:tcW w:w="1872" w:type="dxa"/>
                <w:tcBorders>
                  <w:top w:val="single" w:color="FFFFFF" w:sz="4" w:space="0"/>
                  <w:left w:val="single" w:color="FFFFFF" w:sz="4" w:space="0"/>
                  <w:bottom w:val="single" w:color="FFFFFF" w:sz="4" w:space="0"/>
                  <w:right w:val="single" w:color="FFFFFF" w:sz="4" w:space="0"/>
                </w:tcBorders>
                <w:shd w:val="clear" w:color="auto" w:fill="D9EAD3"/>
                <w:tcMar>
                  <w:top w:w="100" w:type="dxa"/>
                  <w:left w:w="100" w:type="dxa"/>
                  <w:bottom w:w="100" w:type="dxa"/>
                  <w:right w:w="100" w:type="dxa"/>
                </w:tcMar>
                <w:hideMark/>
              </w:tcPr>
              <w:p w:rsidR="00143F6F" w:rsidRDefault="00143F6F" w14:paraId="3E78AE3D" w14:textId="77777777">
                <w:pPr>
                  <w:widowControl w:val="0"/>
                  <w:spacing w:line="240" w:lineRule="auto"/>
                  <w:jc w:val="both"/>
                  <w:rPr>
                    <w:rFonts w:ascii="Calibri" w:hAnsi="Calibri" w:eastAsia="Calibri" w:cs="Calibri"/>
                  </w:rPr>
                </w:pPr>
                <w:r>
                  <w:rPr>
                    <w:rFonts w:ascii="Times New Roman" w:hAnsi="Times New Roman" w:eastAsia="Times New Roman" w:cs="Times New Roman"/>
                    <w:b/>
                    <w:bCs/>
                    <w:sz w:val="24"/>
                    <w:szCs w:val="24"/>
                  </w:rPr>
                  <w:t>Opportunities</w:t>
                </w:r>
              </w:p>
            </w:tc>
          </w:tr>
        </w:sdtContent>
      </w:sdt>
    </w:tbl>
    <w:p w:rsidR="00143F6F" w:rsidP="00143F6F" w:rsidRDefault="00143F6F" w14:paraId="2ABE6F27" w14:textId="77777777">
      <w:pPr>
        <w:jc w:val="both"/>
        <w:rPr>
          <w:rFonts w:ascii="Times New Roman" w:hAnsi="Times New Roman" w:eastAsia="Times New Roman" w:cs="Times New Roman"/>
          <w:b/>
          <w:bCs/>
        </w:rPr>
      </w:pPr>
    </w:p>
    <w:p w:rsidRPr="00F4022E" w:rsidR="00143F6F" w:rsidP="0BEBE53A" w:rsidRDefault="2FFD2249" w14:paraId="66BAE469" w14:textId="0404C48E">
      <w:pPr>
        <w:pStyle w:val="Heading2"/>
      </w:pPr>
      <w:bookmarkStart w:name="_Toc95502433" w:id="143"/>
      <w:commentRangeStart w:id="144"/>
      <w:r>
        <w:t xml:space="preserve">Overview </w:t>
      </w:r>
      <w:commentRangeEnd w:id="144"/>
      <w:r w:rsidR="00143F6F">
        <w:rPr>
          <w:rStyle w:val="CommentReference"/>
          <w:sz w:val="24"/>
          <w:szCs w:val="24"/>
        </w:rPr>
        <w:commentReference w:id="144"/>
      </w:r>
      <w:r>
        <w:t>- Text</w:t>
      </w:r>
      <w:bookmarkEnd w:id="143"/>
    </w:p>
    <w:p w:rsidR="00143F6F" w:rsidP="00143F6F" w:rsidRDefault="00143F6F" w14:paraId="2AD987A8" w14:textId="77777777">
      <w:pPr>
        <w:widowControl w:val="0"/>
        <w:spacing w:line="240" w:lineRule="auto"/>
        <w:jc w:val="both"/>
        <w:rPr>
          <w:rFonts w:ascii="Times New Roman" w:hAnsi="Times New Roman" w:eastAsia="Times New Roman" w:cs="Times New Roman"/>
          <w:b/>
          <w:bCs/>
          <w:sz w:val="24"/>
          <w:szCs w:val="24"/>
        </w:rPr>
      </w:pPr>
    </w:p>
    <w:p w:rsidR="00143F6F" w:rsidP="00F4022E" w:rsidRDefault="00143F6F" w14:paraId="76360701"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Nigeria’s green hydrogen market is still early-stage, but it represents a major long-term investment opportunity tied to renewable energy expansion, industrial decarbonisation, fertiliser production, export markets, and clean industrial fuel development. With abundant solar resources, natural gas infrastructure, port access, and growing energy transition commitments, Nigeria is positioning itself as a future player in Africa’s hydrogen economy.</w:t>
      </w:r>
    </w:p>
    <w:p w:rsidR="00143F6F" w:rsidP="00F4022E" w:rsidRDefault="00143F6F" w14:paraId="11B79C70"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4BF93DE4"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The Energy Transition Plan identifies hydrogen as a strategic pathway to achieving net-zero emissions by 2060, including a target of 4 million tonnes per annum (Mtpa) of green ammonia production by 2060. The sector is expected to support industrial decarbonisation, export growth, energy storage, and clean fuel development.</w:t>
      </w:r>
    </w:p>
    <w:p w:rsidR="00143F6F" w:rsidP="0BEBE53A" w:rsidRDefault="00143F6F" w14:paraId="26E8C6C2" w14:textId="33B1D551">
      <w:pPr>
        <w:widowControl w:val="0"/>
        <w:spacing w:line="240" w:lineRule="auto"/>
        <w:ind w:left="360"/>
        <w:jc w:val="both"/>
        <w:rPr>
          <w:rFonts w:ascii="Times New Roman" w:hAnsi="Times New Roman" w:eastAsia="Times New Roman" w:cs="Times New Roman"/>
        </w:rPr>
      </w:pPr>
    </w:p>
    <w:p w:rsidR="00143F6F" w:rsidP="0BEBE53A" w:rsidRDefault="2FFD2249" w14:paraId="1576C836" w14:textId="583A4C3F">
      <w:pPr>
        <w:widowControl w:val="0"/>
        <w:spacing w:line="240" w:lineRule="auto"/>
        <w:ind w:left="360"/>
        <w:jc w:val="both"/>
        <w:rPr>
          <w:rFonts w:ascii="Times New Roman" w:hAnsi="Times New Roman" w:eastAsia="Times New Roman" w:cs="Times New Roman"/>
        </w:rPr>
      </w:pPr>
      <w:r w:rsidRPr="0BEBE53A">
        <w:rPr>
          <w:rFonts w:ascii="Times New Roman" w:hAnsi="Times New Roman" w:eastAsia="Times New Roman" w:cs="Times New Roman"/>
        </w:rPr>
        <w:t>Most activity today is focused on feasibility studies, pilot discussions, infrastructure planning, and international partnerships.</w:t>
      </w:r>
    </w:p>
    <w:p w:rsidRPr="00F4022E" w:rsidR="00143F6F" w:rsidP="0BEBE53A" w:rsidRDefault="2FFD2249" w14:paraId="08EB830E" w14:textId="3C8BCF43">
      <w:pPr>
        <w:pStyle w:val="Heading2"/>
      </w:pPr>
      <w:bookmarkStart w:name="_Toc1153697433" w:id="145"/>
      <w:r>
        <w:t>Key Facts - Infographics | Factsheets</w:t>
      </w:r>
      <w:bookmarkEnd w:id="145"/>
    </w:p>
    <w:p w:rsidR="00143F6F" w:rsidP="0BEBE53A" w:rsidRDefault="00143F6F" w14:paraId="5E6F94A0" w14:textId="118C6DB1">
      <w:pPr>
        <w:widowControl w:val="0"/>
        <w:spacing w:line="240" w:lineRule="auto"/>
        <w:jc w:val="both"/>
        <w:rPr>
          <w:rFonts w:ascii="Times New Roman" w:hAnsi="Times New Roman" w:eastAsia="Times New Roman" w:cs="Times New Roman"/>
          <w:b/>
          <w:bCs/>
          <w:sz w:val="24"/>
          <w:szCs w:val="24"/>
        </w:rPr>
      </w:pPr>
    </w:p>
    <w:p w:rsidR="00143F6F" w:rsidRDefault="58E763CB" w14:paraId="1BFD715E" w14:textId="1BFAC861">
      <w:pPr>
        <w:widowControl w:val="0"/>
        <w:numPr>
          <w:ilvl w:val="0"/>
          <w:numId w:val="8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 xml:space="preserve">Solar Resource Advantage – 3.5–7.0 kWh/m²/day </w:t>
      </w:r>
      <w:r w:rsidRPr="0BEBE53A" w:rsidR="40F9D17D">
        <w:rPr>
          <w:rFonts w:ascii="Times New Roman" w:hAnsi="Times New Roman" w:eastAsia="Times New Roman" w:cs="Times New Roman"/>
        </w:rPr>
        <w:t>a</w:t>
      </w:r>
      <w:r w:rsidRPr="0BEBE53A">
        <w:rPr>
          <w:rFonts w:ascii="Times New Roman" w:hAnsi="Times New Roman" w:eastAsia="Times New Roman" w:cs="Times New Roman"/>
        </w:rPr>
        <w:t>verage solar irradiation across Nigeria, providing one of the key foundations for competitive green hydrogen production.</w:t>
      </w:r>
    </w:p>
    <w:p w:rsidR="00143F6F" w:rsidP="0BEBE53A" w:rsidRDefault="58E763CB" w14:paraId="2685DA00" w14:textId="40D9A20D">
      <w:pPr>
        <w:pStyle w:val="ListParagraph"/>
        <w:widowControl w:val="0"/>
        <w:spacing w:line="240" w:lineRule="auto"/>
        <w:jc w:val="both"/>
      </w:pPr>
      <w:r w:rsidRPr="0BEBE53A">
        <w:rPr>
          <w:rFonts w:ascii="Times New Roman" w:hAnsi="Times New Roman" w:eastAsia="Times New Roman" w:cs="Times New Roman"/>
          <w:i/>
          <w:iCs/>
        </w:rPr>
        <w:t>Source: Energy Commission of Nigeria (ECN); Nigeria Energy Transition Plan (ETP).</w:t>
      </w:r>
    </w:p>
    <w:p w:rsidR="00143F6F" w:rsidP="0BEBE53A" w:rsidRDefault="67C34131" w14:paraId="52A5D361" w14:textId="43BBD283">
      <w:pPr>
        <w:widowControl w:val="0"/>
        <w:spacing w:line="240" w:lineRule="auto"/>
        <w:ind w:firstLine="720"/>
        <w:jc w:val="both"/>
        <w:rPr>
          <w:rFonts w:ascii="Times New Roman" w:hAnsi="Times New Roman" w:eastAsia="Times New Roman" w:cs="Times New Roman"/>
          <w:i/>
          <w:iCs/>
        </w:rPr>
      </w:pPr>
      <w:r w:rsidRPr="0BEBE53A">
        <w:rPr>
          <w:rFonts w:ascii="Times New Roman" w:hAnsi="Times New Roman" w:eastAsia="Times New Roman" w:cs="Times New Roman"/>
          <w:i/>
          <w:iCs/>
        </w:rPr>
        <w:t xml:space="preserve">Design: Map infographic showing higher solar resource regions across Nigeria, particularly </w:t>
      </w:r>
      <w:r w:rsidR="00143F6F">
        <w:tab/>
      </w:r>
      <w:r w:rsidRPr="0BEBE53A">
        <w:rPr>
          <w:rFonts w:ascii="Times New Roman" w:hAnsi="Times New Roman" w:eastAsia="Times New Roman" w:cs="Times New Roman"/>
          <w:i/>
          <w:iCs/>
        </w:rPr>
        <w:t>northern states.</w:t>
      </w:r>
    </w:p>
    <w:p w:rsidR="00143F6F" w:rsidRDefault="58E763CB" w14:paraId="74299ACE" w14:textId="52A52BB8">
      <w:pPr>
        <w:pStyle w:val="ListParagraph"/>
        <w:widowControl w:val="0"/>
        <w:numPr>
          <w:ilvl w:val="0"/>
          <w:numId w:val="83"/>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rPr>
        <w:t>Green Ammonia Production Ambition</w:t>
      </w:r>
      <w:r w:rsidRPr="0BEBE53A" w:rsidR="3712ADE8">
        <w:rPr>
          <w:rFonts w:ascii="Times New Roman" w:hAnsi="Times New Roman" w:eastAsia="Times New Roman" w:cs="Times New Roman"/>
        </w:rPr>
        <w:t xml:space="preserve"> – </w:t>
      </w:r>
      <w:r w:rsidRPr="0BEBE53A">
        <w:rPr>
          <w:rFonts w:ascii="Times New Roman" w:hAnsi="Times New Roman" w:eastAsia="Times New Roman" w:cs="Times New Roman"/>
          <w:lang w:val="en-US"/>
        </w:rPr>
        <w:t xml:space="preserve">4 Million Tonnes per Year (Mtpa) Nigeria's long-term </w:t>
      </w:r>
      <w:r w:rsidRPr="0BEBE53A">
        <w:rPr>
          <w:rFonts w:ascii="Times New Roman" w:hAnsi="Times New Roman" w:eastAsia="Times New Roman" w:cs="Times New Roman"/>
          <w:lang w:val="en-US"/>
        </w:rPr>
        <w:lastRenderedPageBreak/>
        <w:t>green ammonia production ambition by 2060 under the Energy Transition Plan.</w:t>
      </w:r>
    </w:p>
    <w:p w:rsidR="00143F6F" w:rsidP="0BEBE53A" w:rsidRDefault="58E763CB" w14:paraId="43BAFA2C" w14:textId="096EEFA3">
      <w:pPr>
        <w:pStyle w:val="ListParagraph"/>
        <w:widowControl w:val="0"/>
        <w:spacing w:line="240" w:lineRule="auto"/>
        <w:jc w:val="both"/>
        <w:rPr>
          <w:rFonts w:ascii="Times New Roman" w:hAnsi="Times New Roman" w:eastAsia="Times New Roman" w:cs="Times New Roman"/>
          <w:i/>
          <w:iCs/>
        </w:rPr>
      </w:pPr>
      <w:r w:rsidRPr="0BEBE53A">
        <w:rPr>
          <w:rFonts w:ascii="Times New Roman" w:hAnsi="Times New Roman" w:eastAsia="Times New Roman" w:cs="Times New Roman"/>
          <w:i/>
          <w:iCs/>
        </w:rPr>
        <w:t>Source: Nigeria Energy Transition Plan (ETP), Federal Government of Nigeria.</w:t>
      </w:r>
    </w:p>
    <w:p w:rsidR="00143F6F" w:rsidP="0BEBE53A" w:rsidRDefault="551C9829" w14:paraId="74E71D95" w14:textId="5FC7F921">
      <w:pPr>
        <w:pStyle w:val="ListParagraph"/>
        <w:widowControl w:val="0"/>
        <w:spacing w:line="240" w:lineRule="auto"/>
        <w:jc w:val="both"/>
        <w:rPr>
          <w:rFonts w:ascii="Times New Roman" w:hAnsi="Times New Roman" w:eastAsia="Times New Roman" w:cs="Times New Roman"/>
          <w:i/>
          <w:iCs/>
        </w:rPr>
      </w:pPr>
      <w:r w:rsidRPr="0BEBE53A">
        <w:rPr>
          <w:rFonts w:ascii="Times New Roman" w:hAnsi="Times New Roman" w:eastAsia="Times New Roman" w:cs="Times New Roman"/>
          <w:i/>
          <w:iCs/>
        </w:rPr>
        <w:t>Design: Target-style infographic or production-growth visual showing current position versus 2060 ambition.</w:t>
      </w:r>
    </w:p>
    <w:p w:rsidR="00143F6F" w:rsidP="0BEBE53A" w:rsidRDefault="00143F6F" w14:paraId="2A3F2ADE" w14:textId="3EC9C71E">
      <w:pPr>
        <w:pStyle w:val="ListParagraph"/>
        <w:widowControl w:val="0"/>
        <w:spacing w:line="240" w:lineRule="auto"/>
        <w:jc w:val="both"/>
        <w:rPr>
          <w:rFonts w:ascii="Times New Roman" w:hAnsi="Times New Roman" w:eastAsia="Times New Roman" w:cs="Times New Roman"/>
        </w:rPr>
      </w:pPr>
    </w:p>
    <w:p w:rsidR="00143F6F" w:rsidRDefault="58E763CB" w14:paraId="6DFAB040" w14:textId="5FED2360">
      <w:pPr>
        <w:pStyle w:val="ListParagraph"/>
        <w:widowControl w:val="0"/>
        <w:numPr>
          <w:ilvl w:val="0"/>
          <w:numId w:val="83"/>
        </w:numPr>
        <w:spacing w:line="240" w:lineRule="auto"/>
        <w:jc w:val="both"/>
        <w:rPr>
          <w:rFonts w:ascii="Times New Roman" w:hAnsi="Times New Roman" w:eastAsia="Times New Roman" w:cs="Times New Roman"/>
        </w:rPr>
      </w:pPr>
      <w:r w:rsidRPr="0BEBE53A">
        <w:rPr>
          <w:rFonts w:ascii="Times New Roman" w:hAnsi="Times New Roman" w:eastAsia="Times New Roman" w:cs="Times New Roman"/>
        </w:rPr>
        <w:t>Export Market Opportunity</w:t>
      </w:r>
      <w:r w:rsidRPr="0BEBE53A" w:rsidR="53B3ADE5">
        <w:rPr>
          <w:rFonts w:ascii="Times New Roman" w:hAnsi="Times New Roman" w:eastAsia="Times New Roman" w:cs="Times New Roman"/>
        </w:rPr>
        <w:t xml:space="preserve"> – </w:t>
      </w:r>
      <w:r w:rsidRPr="0BEBE53A">
        <w:rPr>
          <w:rFonts w:ascii="Times New Roman" w:hAnsi="Times New Roman" w:eastAsia="Times New Roman" w:cs="Times New Roman"/>
        </w:rPr>
        <w:t>US$50 Billion per Year Potential hydrogen and hydrogen-derivative export opportunity by 2060 under Nigeria's Energy Transition Plan.</w:t>
      </w:r>
    </w:p>
    <w:p w:rsidR="00143F6F" w:rsidP="0BEBE53A" w:rsidRDefault="58E763CB" w14:paraId="79B2C9C1" w14:textId="677AD5BD">
      <w:pPr>
        <w:pStyle w:val="ListParagraph"/>
        <w:widowControl w:val="0"/>
        <w:spacing w:line="240" w:lineRule="auto"/>
        <w:jc w:val="both"/>
      </w:pPr>
      <w:r w:rsidRPr="0BEBE53A">
        <w:rPr>
          <w:rFonts w:ascii="Times New Roman" w:hAnsi="Times New Roman" w:eastAsia="Times New Roman" w:cs="Times New Roman"/>
          <w:i/>
          <w:iCs/>
        </w:rPr>
        <w:t>Source: Nigeria Energy Transition Plan (ETP).</w:t>
      </w:r>
    </w:p>
    <w:p w:rsidR="00143F6F" w:rsidP="0BEBE53A" w:rsidRDefault="22D4EE59" w14:paraId="15CFE700" w14:textId="2BA8B079">
      <w:pPr>
        <w:pStyle w:val="ListParagraph"/>
        <w:widowControl w:val="0"/>
        <w:spacing w:line="240" w:lineRule="auto"/>
        <w:jc w:val="both"/>
        <w:rPr>
          <w:rFonts w:ascii="Times New Roman" w:hAnsi="Times New Roman" w:eastAsia="Times New Roman" w:cs="Times New Roman"/>
          <w:i/>
          <w:iCs/>
        </w:rPr>
      </w:pPr>
      <w:r w:rsidRPr="0BEBE53A">
        <w:rPr>
          <w:rFonts w:ascii="Times New Roman" w:hAnsi="Times New Roman" w:eastAsia="Times New Roman" w:cs="Times New Roman"/>
          <w:i/>
          <w:iCs/>
        </w:rPr>
        <w:t>Design: Export-focused infographic showing Nigeria connected to Europe, Asia, and global shipping routes.</w:t>
      </w:r>
    </w:p>
    <w:p w:rsidR="0BEBE53A" w:rsidP="0BEBE53A" w:rsidRDefault="0BEBE53A" w14:paraId="740761D1" w14:textId="083F7DAA">
      <w:pPr>
        <w:widowControl w:val="0"/>
        <w:spacing w:line="240" w:lineRule="auto"/>
        <w:jc w:val="both"/>
        <w:rPr>
          <w:rFonts w:ascii="Times New Roman" w:hAnsi="Times New Roman" w:eastAsia="Times New Roman" w:cs="Times New Roman"/>
          <w:b/>
          <w:bCs/>
          <w:sz w:val="24"/>
          <w:szCs w:val="24"/>
        </w:rPr>
      </w:pPr>
    </w:p>
    <w:p w:rsidR="4C4001F6" w:rsidP="0BEBE53A" w:rsidRDefault="1AD46837" w14:paraId="763B500C" w14:textId="7AE81532">
      <w:pPr>
        <w:pStyle w:val="Heading2"/>
      </w:pPr>
      <w:bookmarkStart w:name="_Toc1330750756" w:id="146"/>
      <w:r>
        <w:t xml:space="preserve">Ease of Doing Business </w:t>
      </w:r>
      <w:r w:rsidR="78CDA25F">
        <w:t>(Business Process &amp; Incentives)</w:t>
      </w:r>
      <w:r>
        <w:t>- Text</w:t>
      </w:r>
      <w:bookmarkEnd w:id="146"/>
    </w:p>
    <w:p w:rsidR="0BEBE53A" w:rsidP="0BEBE53A" w:rsidRDefault="0BEBE53A" w14:paraId="34BD7727" w14:textId="2753A394">
      <w:pPr>
        <w:widowControl w:val="0"/>
        <w:spacing w:line="240" w:lineRule="auto"/>
        <w:ind w:left="720"/>
        <w:jc w:val="both"/>
        <w:rPr>
          <w:rFonts w:ascii="Times New Roman" w:hAnsi="Times New Roman" w:eastAsia="Times New Roman" w:cs="Times New Roman"/>
          <w:lang w:val="en-US"/>
        </w:rPr>
      </w:pPr>
    </w:p>
    <w:p w:rsidR="3C301A19" w:rsidP="0BEBE53A" w:rsidRDefault="3C301A19" w14:paraId="4C7F2455" w14:textId="0785D35C">
      <w:pPr>
        <w:widowControl w:val="0"/>
        <w:spacing w:line="240" w:lineRule="auto"/>
        <w:ind w:left="720"/>
        <w:jc w:val="both"/>
      </w:pPr>
      <w:r w:rsidRPr="0BEBE53A">
        <w:rPr>
          <w:rFonts w:ascii="Times New Roman" w:hAnsi="Times New Roman" w:eastAsia="Times New Roman" w:cs="Times New Roman"/>
          <w:lang w:val="en-US"/>
        </w:rPr>
        <w:t>Nigeria's green hydrogen market is an emerging opportunity positioned at the intersection of renewable energy, industrial development, export growth, and climate finance. While the sector is still in its early stages, investors benefit from the ability to leverage existing electricity, environmental, industrial, investment, and export frameworks while the country's dedicated hydrogen policy framework continues to mature.</w:t>
      </w:r>
    </w:p>
    <w:p w:rsidR="3C301A19" w:rsidP="0BEBE53A" w:rsidRDefault="3C301A19" w14:paraId="1BF0890D" w14:textId="4A523FC8">
      <w:pPr>
        <w:widowControl w:val="0"/>
        <w:spacing w:line="240" w:lineRule="auto"/>
        <w:ind w:left="720"/>
        <w:jc w:val="both"/>
      </w:pPr>
      <w:r w:rsidRPr="0BEBE53A">
        <w:rPr>
          <w:rFonts w:ascii="Times New Roman" w:hAnsi="Times New Roman" w:eastAsia="Times New Roman" w:cs="Times New Roman"/>
          <w:lang w:val="en-US"/>
        </w:rPr>
        <w:t xml:space="preserve"> </w:t>
      </w:r>
    </w:p>
    <w:p w:rsidR="3C301A19" w:rsidP="0BEBE53A" w:rsidRDefault="3C301A19" w14:paraId="54FE4B90" w14:textId="5EE1A270">
      <w:pPr>
        <w:widowControl w:val="0"/>
        <w:spacing w:line="240" w:lineRule="auto"/>
        <w:ind w:left="720"/>
        <w:jc w:val="both"/>
      </w:pPr>
      <w:r w:rsidRPr="0BEBE53A">
        <w:rPr>
          <w:rFonts w:ascii="Times New Roman" w:hAnsi="Times New Roman" w:eastAsia="Times New Roman" w:cs="Times New Roman"/>
          <w:lang w:val="en-US"/>
        </w:rPr>
        <w:t>Unlike more established renewable energy technologies, green hydrogen is primarily a long-term strategic investment opportunity. Nigeria's strong solar resource, large land availability, growing industrial base, strategic coastal location, and access to regional and international export markets create favourable conditions for future large-scale hydrogen production and export projects.</w:t>
      </w:r>
    </w:p>
    <w:p w:rsidR="3C301A19" w:rsidP="0BEBE53A" w:rsidRDefault="3C301A19" w14:paraId="605D21F2" w14:textId="79F38635">
      <w:pPr>
        <w:widowControl w:val="0"/>
        <w:spacing w:line="240" w:lineRule="auto"/>
        <w:ind w:left="720"/>
        <w:jc w:val="both"/>
      </w:pPr>
      <w:r w:rsidRPr="0BEBE53A">
        <w:rPr>
          <w:rFonts w:ascii="Times New Roman" w:hAnsi="Times New Roman" w:eastAsia="Times New Roman" w:cs="Times New Roman"/>
          <w:lang w:val="en-US"/>
        </w:rPr>
        <w:t xml:space="preserve"> </w:t>
      </w:r>
    </w:p>
    <w:p w:rsidR="3C301A19" w:rsidP="0BEBE53A" w:rsidRDefault="3C301A19" w14:paraId="4B9CF34C" w14:textId="4B4C4D58">
      <w:pPr>
        <w:widowControl w:val="0"/>
        <w:spacing w:line="240" w:lineRule="auto"/>
        <w:ind w:left="720"/>
        <w:jc w:val="both"/>
      </w:pPr>
      <w:r w:rsidRPr="0BEBE53A">
        <w:rPr>
          <w:rFonts w:ascii="Times New Roman" w:hAnsi="Times New Roman" w:eastAsia="Times New Roman" w:cs="Times New Roman"/>
          <w:lang w:val="en-US"/>
        </w:rPr>
        <w:t>The sector supports multiple investment pathways, including green ammonia production, green methanol, industrial decarbonisation, hydrogen-powered transport solutions, off-grid energy systems, hydrogen storage, export infrastructure, electrolyser deployment, and renewable-powered industrial clusters. Investors can participate across the value chain through project development, technology supply, engineering services, infrastructure development, manufacturing partnerships, and export-oriented production facilities.</w:t>
      </w:r>
    </w:p>
    <w:p w:rsidR="3C301A19" w:rsidP="0BEBE53A" w:rsidRDefault="3C301A19" w14:paraId="39CD582D" w14:textId="39107B0C">
      <w:pPr>
        <w:widowControl w:val="0"/>
        <w:spacing w:line="240" w:lineRule="auto"/>
        <w:ind w:left="720"/>
        <w:jc w:val="both"/>
      </w:pPr>
      <w:r w:rsidRPr="0BEBE53A">
        <w:rPr>
          <w:rFonts w:ascii="Times New Roman" w:hAnsi="Times New Roman" w:eastAsia="Times New Roman" w:cs="Times New Roman"/>
          <w:lang w:val="en-US"/>
        </w:rPr>
        <w:t xml:space="preserve"> </w:t>
      </w:r>
    </w:p>
    <w:p w:rsidR="3C301A19" w:rsidP="0BEBE53A" w:rsidRDefault="3C301A19" w14:paraId="2513EC5F" w14:textId="6CCF456C">
      <w:pPr>
        <w:widowControl w:val="0"/>
        <w:spacing w:line="240" w:lineRule="auto"/>
        <w:ind w:left="720"/>
        <w:jc w:val="both"/>
      </w:pPr>
      <w:r w:rsidRPr="0BEBE53A">
        <w:rPr>
          <w:rFonts w:ascii="Times New Roman" w:hAnsi="Times New Roman" w:eastAsia="Times New Roman" w:cs="Times New Roman"/>
          <w:lang w:val="en-US"/>
        </w:rPr>
        <w:t>Government policies including the Energy Transition Plan, Electricity Act 2023, Climate Change Act, and the forthcoming National Hydrogen Policy provide a supportive foundation for sector development. Investors may also benefit from investment incentives, export-oriented industrial programmes, Free Trade Zone frameworks, climate-finance facilities, and emerging green industrialisation initiatives.</w:t>
      </w:r>
    </w:p>
    <w:p w:rsidR="3C301A19" w:rsidP="0BEBE53A" w:rsidRDefault="3C301A19" w14:paraId="5A3537DA" w14:textId="6CC6B791">
      <w:pPr>
        <w:widowControl w:val="0"/>
        <w:spacing w:line="240" w:lineRule="auto"/>
        <w:ind w:left="720"/>
        <w:jc w:val="both"/>
      </w:pPr>
      <w:r w:rsidRPr="0BEBE53A">
        <w:rPr>
          <w:rFonts w:ascii="Times New Roman" w:hAnsi="Times New Roman" w:eastAsia="Times New Roman" w:cs="Times New Roman"/>
          <w:lang w:val="en-US"/>
        </w:rPr>
        <w:t xml:space="preserve"> </w:t>
      </w:r>
    </w:p>
    <w:p w:rsidR="3C301A19" w:rsidP="0BEBE53A" w:rsidRDefault="3C301A19" w14:paraId="2AED1196" w14:textId="4F487C36">
      <w:pPr>
        <w:widowControl w:val="0"/>
        <w:spacing w:line="240" w:lineRule="auto"/>
        <w:ind w:left="720"/>
        <w:jc w:val="both"/>
      </w:pPr>
      <w:r w:rsidRPr="0BEBE53A">
        <w:rPr>
          <w:rFonts w:ascii="Times New Roman" w:hAnsi="Times New Roman" w:eastAsia="Times New Roman" w:cs="Times New Roman"/>
          <w:lang w:val="en-US"/>
        </w:rPr>
        <w:t>Access to international financing is expected to be a major advantage for the sector. Development partners including AfDB, World Bank, GIZ, UNIDO, the European Union, export credit agencies, and global climate-finance institutions are increasingly supporting hydrogen-related project preparation, feasibility studies, technical assistance, and infrastructure development.</w:t>
      </w:r>
    </w:p>
    <w:p w:rsidR="3C301A19" w:rsidP="0BEBE53A" w:rsidRDefault="3C301A19" w14:paraId="7419121F" w14:textId="7CB3B549">
      <w:pPr>
        <w:widowControl w:val="0"/>
        <w:spacing w:line="240" w:lineRule="auto"/>
        <w:ind w:left="720"/>
        <w:jc w:val="both"/>
      </w:pPr>
      <w:r w:rsidRPr="0BEBE53A">
        <w:rPr>
          <w:rFonts w:ascii="Times New Roman" w:hAnsi="Times New Roman" w:eastAsia="Times New Roman" w:cs="Times New Roman"/>
          <w:lang w:val="en-US"/>
        </w:rPr>
        <w:t xml:space="preserve"> </w:t>
      </w:r>
    </w:p>
    <w:p w:rsidR="3C301A19" w:rsidP="0BEBE53A" w:rsidRDefault="3C301A19" w14:paraId="53507DAE" w14:textId="06F20AC3">
      <w:pPr>
        <w:widowControl w:val="0"/>
        <w:spacing w:line="240" w:lineRule="auto"/>
        <w:ind w:left="720"/>
        <w:jc w:val="both"/>
      </w:pPr>
      <w:r w:rsidRPr="0BEBE53A">
        <w:rPr>
          <w:rFonts w:ascii="Times New Roman" w:hAnsi="Times New Roman" w:eastAsia="Times New Roman" w:cs="Times New Roman"/>
          <w:lang w:val="en-US"/>
        </w:rPr>
        <w:t>The strongest near-term opportunities exist in green ammonia production, fertiliser sector decarbonisation, industrial fuel switching, renewable-powered industrial parks, hydrogen export infrastructure, and strategic partnerships for electrolyser deployment. Northern Nigeria offers strong production potential due to high solar irradiation and land availability, while coastal regions provide advantages for export-oriented projects through existing port and industrial infrastructure.</w:t>
      </w:r>
    </w:p>
    <w:p w:rsidR="3C301A19" w:rsidP="0BEBE53A" w:rsidRDefault="3C301A19" w14:paraId="7CCC555B" w14:textId="3EB2DFEE">
      <w:pPr>
        <w:widowControl w:val="0"/>
        <w:spacing w:line="240" w:lineRule="auto"/>
        <w:ind w:left="720"/>
        <w:jc w:val="both"/>
      </w:pPr>
      <w:r w:rsidRPr="0BEBE53A">
        <w:rPr>
          <w:rFonts w:ascii="Times New Roman" w:hAnsi="Times New Roman" w:eastAsia="Times New Roman" w:cs="Times New Roman"/>
          <w:lang w:val="en-US"/>
        </w:rPr>
        <w:t xml:space="preserve"> </w:t>
      </w:r>
    </w:p>
    <w:p w:rsidR="3C301A19" w:rsidP="0BEBE53A" w:rsidRDefault="3C301A19" w14:paraId="23BFDD8E" w14:textId="45089D9C">
      <w:pPr>
        <w:widowControl w:val="0"/>
        <w:spacing w:line="240" w:lineRule="auto"/>
        <w:ind w:left="720"/>
        <w:jc w:val="both"/>
      </w:pPr>
      <w:r w:rsidRPr="0BEBE53A">
        <w:rPr>
          <w:rFonts w:ascii="Times New Roman" w:hAnsi="Times New Roman" w:eastAsia="Times New Roman" w:cs="Times New Roman"/>
          <w:lang w:val="en-US"/>
        </w:rPr>
        <w:t>For early investors, the greatest advantage lies in establishing a market position ahead of anticipated growth in industrial demand, international offtake markets, green commodity exports, and climate-</w:t>
      </w:r>
      <w:r w:rsidRPr="0BEBE53A">
        <w:rPr>
          <w:rFonts w:ascii="Times New Roman" w:hAnsi="Times New Roman" w:eastAsia="Times New Roman" w:cs="Times New Roman"/>
          <w:lang w:val="en-US"/>
        </w:rPr>
        <w:lastRenderedPageBreak/>
        <w:t>finance flows. As global demand for low-carbon fuels and industrial feedstocks increases, Nigeria is well positioned to become a significant participant in the emerging green hydrogen economy.</w:t>
      </w:r>
    </w:p>
    <w:p w:rsidR="0BEBE53A" w:rsidP="0BEBE53A" w:rsidRDefault="0BEBE53A" w14:paraId="3F76214C" w14:textId="77485751">
      <w:pPr>
        <w:widowControl w:val="0"/>
        <w:spacing w:line="240" w:lineRule="auto"/>
        <w:ind w:left="720"/>
        <w:jc w:val="both"/>
        <w:rPr>
          <w:rFonts w:ascii="Times New Roman" w:hAnsi="Times New Roman" w:eastAsia="Times New Roman" w:cs="Times New Roman"/>
          <w:lang w:val="en-US"/>
        </w:rPr>
      </w:pPr>
    </w:p>
    <w:p w:rsidR="00143F6F" w:rsidP="0BEBE53A" w:rsidRDefault="00143F6F" w14:paraId="63DD9974" w14:textId="77777777">
      <w:pPr>
        <w:widowControl w:val="0"/>
        <w:spacing w:line="240" w:lineRule="auto"/>
        <w:jc w:val="both"/>
        <w:rPr>
          <w:rFonts w:ascii="Times New Roman" w:hAnsi="Times New Roman" w:eastAsia="Times New Roman" w:cs="Times New Roman"/>
        </w:rPr>
      </w:pPr>
    </w:p>
    <w:p w:rsidR="00143F6F" w:rsidP="0BEBE53A" w:rsidRDefault="2FFD2249" w14:paraId="1F6E55FE" w14:textId="43D1694E">
      <w:pPr>
        <w:pStyle w:val="Heading2"/>
        <w:widowControl w:val="0"/>
        <w:spacing w:line="240" w:lineRule="auto"/>
      </w:pPr>
      <w:bookmarkStart w:name="_Toc70365352" w:id="147"/>
      <w:r>
        <w:t>Regulations - Text</w:t>
      </w:r>
      <w:bookmarkEnd w:id="147"/>
    </w:p>
    <w:p w:rsidR="00143F6F" w:rsidP="00F4022E" w:rsidRDefault="00143F6F" w14:paraId="08C92C45" w14:textId="77777777">
      <w:pPr>
        <w:widowControl w:val="0"/>
        <w:spacing w:line="240" w:lineRule="auto"/>
        <w:ind w:left="360"/>
        <w:jc w:val="both"/>
        <w:rPr>
          <w:rFonts w:ascii="Times New Roman" w:hAnsi="Times New Roman" w:eastAsia="Times New Roman" w:cs="Times New Roman"/>
          <w:b/>
          <w:bCs/>
        </w:rPr>
      </w:pPr>
    </w:p>
    <w:p w:rsidR="00143F6F" w:rsidP="00F4022E" w:rsidRDefault="00143F6F" w14:paraId="28B3FB28" w14:textId="77777777">
      <w:pPr>
        <w:widowControl w:val="0"/>
        <w:spacing w:line="240" w:lineRule="auto"/>
        <w:ind w:left="360"/>
        <w:jc w:val="both"/>
        <w:rPr>
          <w:rFonts w:ascii="Times New Roman" w:hAnsi="Times New Roman" w:eastAsia="Times New Roman" w:cs="Times New Roman"/>
          <w:b/>
          <w:bCs/>
          <w:u w:val="single"/>
        </w:rPr>
      </w:pPr>
      <w:r>
        <w:rPr>
          <w:rFonts w:ascii="Times New Roman" w:hAnsi="Times New Roman" w:eastAsia="Times New Roman" w:cs="Times New Roman"/>
          <w:b/>
          <w:bCs/>
          <w:u w:val="single"/>
        </w:rPr>
        <w:t>Applicable Laws &amp; Policies</w:t>
      </w:r>
    </w:p>
    <w:p w:rsidR="00143F6F" w:rsidP="0BEBE53A" w:rsidRDefault="00143F6F" w14:paraId="6BBF1312" w14:textId="0340D0AD">
      <w:pPr>
        <w:widowControl w:val="0"/>
        <w:spacing w:line="240" w:lineRule="auto"/>
        <w:ind w:left="360"/>
        <w:jc w:val="both"/>
        <w:rPr>
          <w:rFonts w:ascii="Times New Roman" w:hAnsi="Times New Roman" w:eastAsia="Times New Roman" w:cs="Times New Roman"/>
          <w:lang w:val="en-US"/>
        </w:rPr>
      </w:pPr>
    </w:p>
    <w:p w:rsidR="00143F6F" w:rsidP="0BEBE53A" w:rsidRDefault="37B7A7BE" w14:paraId="73391B04" w14:textId="13B1CCC5">
      <w:pPr>
        <w:widowControl w:val="0"/>
        <w:spacing w:line="240" w:lineRule="auto"/>
        <w:ind w:left="360"/>
        <w:jc w:val="both"/>
      </w:pPr>
      <w:r w:rsidRPr="0BEBE53A">
        <w:rPr>
          <w:rFonts w:ascii="Times New Roman" w:hAnsi="Times New Roman" w:eastAsia="Times New Roman" w:cs="Times New Roman"/>
          <w:lang w:val="en-US"/>
        </w:rPr>
        <w:t>Nigeria does not yet have a gazetted Green Hydrogen Act. However, the Draft National Hydrogen Policy (2025) is undergoing final review and is expected to become the country's primary hydrogen-specific framework. Until then, green hydrogen projects operate under existing energy, environmental, climate, industrial, and investment regulations.</w:t>
      </w:r>
    </w:p>
    <w:p w:rsidR="00143F6F" w:rsidP="0BEBE53A" w:rsidRDefault="37B7A7BE" w14:paraId="7D8BDFD6" w14:textId="488B84CD">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7D2FBC11" w14:textId="1AD7ED32">
      <w:pPr>
        <w:widowControl w:val="0"/>
        <w:spacing w:line="240" w:lineRule="auto"/>
        <w:ind w:left="360"/>
        <w:jc w:val="both"/>
        <w:rPr>
          <w:rFonts w:ascii="Times New Roman" w:hAnsi="Times New Roman" w:eastAsia="Times New Roman" w:cs="Times New Roman"/>
          <w:b/>
          <w:bCs/>
          <w:lang w:val="en-US"/>
        </w:rPr>
      </w:pPr>
      <w:r w:rsidRPr="0BEBE53A">
        <w:rPr>
          <w:rFonts w:ascii="Times New Roman" w:hAnsi="Times New Roman" w:eastAsia="Times New Roman" w:cs="Times New Roman"/>
          <w:b/>
          <w:bCs/>
          <w:lang w:val="en-US"/>
        </w:rPr>
        <w:t>Key applicable frameworks include:</w:t>
      </w:r>
    </w:p>
    <w:p w:rsidR="00143F6F" w:rsidP="0BEBE53A" w:rsidRDefault="00143F6F" w14:paraId="328A2E4F" w14:textId="684A33B0">
      <w:pPr>
        <w:widowControl w:val="0"/>
        <w:spacing w:line="240" w:lineRule="auto"/>
        <w:ind w:left="360"/>
        <w:jc w:val="both"/>
        <w:rPr>
          <w:rFonts w:ascii="Times New Roman" w:hAnsi="Times New Roman" w:eastAsia="Times New Roman" w:cs="Times New Roman"/>
          <w:lang w:val="en-US"/>
        </w:rPr>
      </w:pPr>
    </w:p>
    <w:p w:rsidR="00143F6F" w:rsidRDefault="37B7A7BE" w14:paraId="1E581E3C" w14:textId="4B76DA23">
      <w:pPr>
        <w:pStyle w:val="ListParagraph"/>
        <w:widowControl w:val="0"/>
        <w:numPr>
          <w:ilvl w:val="0"/>
          <w:numId w:val="2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Draft National Hydrogen Policy (2025) – Establishes the proposed national framework for hydrogen production, utilization, and export.</w:t>
      </w:r>
    </w:p>
    <w:p w:rsidR="00143F6F" w:rsidRDefault="37B7A7BE" w14:paraId="4B960B27" w14:textId="3941D125">
      <w:pPr>
        <w:pStyle w:val="ListParagraph"/>
        <w:widowControl w:val="0"/>
        <w:numPr>
          <w:ilvl w:val="0"/>
          <w:numId w:val="2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Energy Transition Plan (ETP) 2022/2024 – Identifies green hydrogen and green ammonia as strategic technologies supporting Nigeria's net-zero ambition by 2060.</w:t>
      </w:r>
    </w:p>
    <w:p w:rsidR="00143F6F" w:rsidRDefault="37B7A7BE" w14:paraId="6848894D" w14:textId="6BC2B546">
      <w:pPr>
        <w:pStyle w:val="ListParagraph"/>
        <w:widowControl w:val="0"/>
        <w:numPr>
          <w:ilvl w:val="0"/>
          <w:numId w:val="2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Electricity Act 2023 – Enables private-sector participation in electricity generation and renewable energy development required for green hydrogen production.</w:t>
      </w:r>
    </w:p>
    <w:p w:rsidR="00143F6F" w:rsidRDefault="37B7A7BE" w14:paraId="149B3B4E" w14:textId="1146BF71">
      <w:pPr>
        <w:pStyle w:val="ListParagraph"/>
        <w:widowControl w:val="0"/>
        <w:numPr>
          <w:ilvl w:val="0"/>
          <w:numId w:val="2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Climate Change Act 2021 – Supports low-carbon technologies and emissions reduction pathways that hydrogen projects can contribute towards.</w:t>
      </w:r>
    </w:p>
    <w:p w:rsidR="00143F6F" w:rsidRDefault="37B7A7BE" w14:paraId="6BC8F8CA" w14:textId="51AEB429">
      <w:pPr>
        <w:pStyle w:val="ListParagraph"/>
        <w:widowControl w:val="0"/>
        <w:numPr>
          <w:ilvl w:val="0"/>
          <w:numId w:val="2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NESREA Act 2007 – Provides the environmental compliance framework applicable to hydrogen production facilities.</w:t>
      </w:r>
    </w:p>
    <w:p w:rsidR="00143F6F" w:rsidRDefault="37B7A7BE" w14:paraId="73F8309C" w14:textId="2EFAAE61">
      <w:pPr>
        <w:pStyle w:val="ListParagraph"/>
        <w:widowControl w:val="0"/>
        <w:numPr>
          <w:ilvl w:val="0"/>
          <w:numId w:val="2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Petroleum Industry Act (PIA) 2021 – Provides regulatory guidance where hydrogen projects interface with gas infrastructure and industrial energy systems.</w:t>
      </w:r>
    </w:p>
    <w:p w:rsidR="00143F6F" w:rsidRDefault="37B7A7BE" w14:paraId="18675B58" w14:textId="16C52E63">
      <w:pPr>
        <w:pStyle w:val="ListParagraph"/>
        <w:widowControl w:val="0"/>
        <w:numPr>
          <w:ilvl w:val="0"/>
          <w:numId w:val="22"/>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 Tax Act 2026 – Provides access to investment incentives, including the Economic Development Tax Incentive (EDTI) for qualifying projects.</w:t>
      </w:r>
    </w:p>
    <w:p w:rsidR="00143F6F" w:rsidP="0BEBE53A" w:rsidRDefault="00143F6F" w14:paraId="27F2006E" w14:textId="753AB44C">
      <w:pPr>
        <w:widowControl w:val="0"/>
        <w:spacing w:line="240" w:lineRule="auto"/>
        <w:ind w:left="360"/>
        <w:jc w:val="both"/>
        <w:rPr>
          <w:rFonts w:ascii="Times New Roman" w:hAnsi="Times New Roman" w:eastAsia="Times New Roman" w:cs="Times New Roman"/>
          <w:lang w:val="en-US"/>
        </w:rPr>
      </w:pPr>
    </w:p>
    <w:p w:rsidR="00143F6F" w:rsidP="0BEBE53A" w:rsidRDefault="37B7A7BE" w14:paraId="33705F21" w14:textId="36DBB11C">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Project Development Frameworks</w:t>
      </w:r>
    </w:p>
    <w:p w:rsidR="00143F6F" w:rsidP="0BEBE53A" w:rsidRDefault="00143F6F" w14:paraId="16B721BA" w14:textId="02F6CFD5">
      <w:pPr>
        <w:widowControl w:val="0"/>
        <w:spacing w:line="240" w:lineRule="auto"/>
        <w:ind w:left="360"/>
        <w:jc w:val="both"/>
        <w:rPr>
          <w:rFonts w:ascii="Times New Roman" w:hAnsi="Times New Roman" w:eastAsia="Times New Roman" w:cs="Times New Roman"/>
          <w:lang w:val="en-US"/>
        </w:rPr>
      </w:pPr>
    </w:p>
    <w:p w:rsidR="00143F6F" w:rsidRDefault="37B7A7BE" w14:paraId="5F20A87C" w14:textId="4525FDFD">
      <w:pPr>
        <w:pStyle w:val="ListParagraph"/>
        <w:widowControl w:val="0"/>
        <w:numPr>
          <w:ilvl w:val="0"/>
          <w:numId w:val="2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Nigeria's green hydrogen market supports multiple investment pathways:</w:t>
      </w:r>
    </w:p>
    <w:p w:rsidR="00143F6F" w:rsidP="0BEBE53A" w:rsidRDefault="00143F6F" w14:paraId="6B78C5E8" w14:textId="376DB863">
      <w:pPr>
        <w:pStyle w:val="ListParagraph"/>
        <w:widowControl w:val="0"/>
        <w:spacing w:line="240" w:lineRule="auto"/>
        <w:jc w:val="both"/>
        <w:rPr>
          <w:rFonts w:ascii="Times New Roman" w:hAnsi="Times New Roman" w:eastAsia="Times New Roman" w:cs="Times New Roman"/>
          <w:lang w:val="en-US"/>
        </w:rPr>
      </w:pPr>
    </w:p>
    <w:p w:rsidR="00143F6F" w:rsidRDefault="37B7A7BE" w14:paraId="282D50BB" w14:textId="324ED875">
      <w:pPr>
        <w:pStyle w:val="ListParagraph"/>
        <w:widowControl w:val="0"/>
        <w:numPr>
          <w:ilvl w:val="0"/>
          <w:numId w:val="2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Green Ammonia Production – Hydrogen production for fertilizer manufacturing and export markets.</w:t>
      </w:r>
    </w:p>
    <w:p w:rsidR="00143F6F" w:rsidP="0BEBE53A" w:rsidRDefault="00143F6F" w14:paraId="1CE74177" w14:textId="4008DCC5">
      <w:pPr>
        <w:pStyle w:val="ListParagraph"/>
        <w:widowControl w:val="0"/>
        <w:spacing w:line="240" w:lineRule="auto"/>
        <w:jc w:val="both"/>
        <w:rPr>
          <w:rFonts w:ascii="Times New Roman" w:hAnsi="Times New Roman" w:eastAsia="Times New Roman" w:cs="Times New Roman"/>
          <w:lang w:val="en-US"/>
        </w:rPr>
      </w:pPr>
    </w:p>
    <w:p w:rsidR="00143F6F" w:rsidRDefault="37B7A7BE" w14:paraId="26A2B721" w14:textId="7AC20CA9">
      <w:pPr>
        <w:pStyle w:val="ListParagraph"/>
        <w:widowControl w:val="0"/>
        <w:numPr>
          <w:ilvl w:val="0"/>
          <w:numId w:val="2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Green Methanol Production – Hydrogen-based fuels and industrial feedstocks for domestic and international markets.</w:t>
      </w:r>
    </w:p>
    <w:p w:rsidR="00143F6F" w:rsidP="0BEBE53A" w:rsidRDefault="00143F6F" w14:paraId="333D9246" w14:textId="63E76A0D">
      <w:pPr>
        <w:pStyle w:val="ListParagraph"/>
        <w:widowControl w:val="0"/>
        <w:spacing w:line="240" w:lineRule="auto"/>
        <w:jc w:val="both"/>
        <w:rPr>
          <w:rFonts w:ascii="Times New Roman" w:hAnsi="Times New Roman" w:eastAsia="Times New Roman" w:cs="Times New Roman"/>
          <w:lang w:val="en-US"/>
        </w:rPr>
      </w:pPr>
    </w:p>
    <w:p w:rsidR="00143F6F" w:rsidRDefault="37B7A7BE" w14:paraId="2623E954" w14:textId="2FB70A58">
      <w:pPr>
        <w:pStyle w:val="ListParagraph"/>
        <w:widowControl w:val="0"/>
        <w:numPr>
          <w:ilvl w:val="0"/>
          <w:numId w:val="2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Industrial Decarbonisation – Hydrogen supply for refineries, petrochemicals, cement, steel, and other hard-to-abate industries.</w:t>
      </w:r>
    </w:p>
    <w:p w:rsidR="00143F6F" w:rsidP="0BEBE53A" w:rsidRDefault="00143F6F" w14:paraId="5658CA4B" w14:textId="5F455F56">
      <w:pPr>
        <w:pStyle w:val="ListParagraph"/>
        <w:widowControl w:val="0"/>
        <w:spacing w:line="240" w:lineRule="auto"/>
        <w:jc w:val="both"/>
        <w:rPr>
          <w:rFonts w:ascii="Times New Roman" w:hAnsi="Times New Roman" w:eastAsia="Times New Roman" w:cs="Times New Roman"/>
          <w:lang w:val="en-US"/>
        </w:rPr>
      </w:pPr>
    </w:p>
    <w:p w:rsidR="00143F6F" w:rsidRDefault="37B7A7BE" w14:paraId="65D8D0D7" w14:textId="03B394D9">
      <w:pPr>
        <w:pStyle w:val="ListParagraph"/>
        <w:widowControl w:val="0"/>
        <w:numPr>
          <w:ilvl w:val="0"/>
          <w:numId w:val="2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Hydrogen-Powered Energy Systems – Integration of hydrogen storage and fuel-cell technologies into power systems, mini-grids, and industrial energy applications.</w:t>
      </w:r>
    </w:p>
    <w:p w:rsidR="00143F6F" w:rsidP="0BEBE53A" w:rsidRDefault="00143F6F" w14:paraId="19442C13" w14:textId="1531FAE5">
      <w:pPr>
        <w:pStyle w:val="ListParagraph"/>
        <w:widowControl w:val="0"/>
        <w:spacing w:line="240" w:lineRule="auto"/>
        <w:jc w:val="both"/>
        <w:rPr>
          <w:rFonts w:ascii="Times New Roman" w:hAnsi="Times New Roman" w:eastAsia="Times New Roman" w:cs="Times New Roman"/>
          <w:lang w:val="en-US"/>
        </w:rPr>
      </w:pPr>
    </w:p>
    <w:p w:rsidR="00143F6F" w:rsidRDefault="37B7A7BE" w14:paraId="4009B622" w14:textId="5E6E05F3">
      <w:pPr>
        <w:pStyle w:val="ListParagraph"/>
        <w:widowControl w:val="0"/>
        <w:numPr>
          <w:ilvl w:val="0"/>
          <w:numId w:val="21"/>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Export-Oriented Hydrogen Projects – Large-scale hydrogen, ammonia, and derivative fuel projects located near ports and Free Trade Zones.</w:t>
      </w:r>
    </w:p>
    <w:p w:rsidR="00143F6F" w:rsidP="0BEBE53A" w:rsidRDefault="00143F6F" w14:paraId="13A9EEF5" w14:textId="0C2CEF26">
      <w:pPr>
        <w:widowControl w:val="0"/>
        <w:spacing w:line="240" w:lineRule="auto"/>
        <w:ind w:left="360"/>
        <w:jc w:val="both"/>
        <w:rPr>
          <w:rFonts w:ascii="Times New Roman" w:hAnsi="Times New Roman" w:eastAsia="Times New Roman" w:cs="Times New Roman"/>
          <w:lang w:val="en-US"/>
        </w:rPr>
      </w:pPr>
    </w:p>
    <w:p w:rsidR="00143F6F" w:rsidP="0BEBE53A" w:rsidRDefault="00143F6F" w14:paraId="1C9DA21B" w14:textId="7746B90E">
      <w:pPr>
        <w:widowControl w:val="0"/>
        <w:spacing w:line="240" w:lineRule="auto"/>
        <w:ind w:left="360"/>
        <w:jc w:val="both"/>
        <w:rPr>
          <w:rFonts w:ascii="Times New Roman" w:hAnsi="Times New Roman" w:eastAsia="Times New Roman" w:cs="Times New Roman"/>
          <w:lang w:val="en-US"/>
        </w:rPr>
      </w:pPr>
    </w:p>
    <w:p w:rsidR="00143F6F" w:rsidP="0BEBE53A" w:rsidRDefault="37B7A7BE" w14:paraId="50681E4D" w14:textId="2B3AF621">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lastRenderedPageBreak/>
        <w:t>Regulatory Requirements</w:t>
      </w:r>
    </w:p>
    <w:p w:rsidR="00143F6F" w:rsidP="0BEBE53A" w:rsidRDefault="37B7A7BE" w14:paraId="5E77A561" w14:textId="287EA245">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48DFFB5F" w14:textId="3BE96020">
      <w:pPr>
        <w:widowControl w:val="0"/>
        <w:spacing w:line="240" w:lineRule="auto"/>
        <w:ind w:left="360"/>
        <w:jc w:val="both"/>
      </w:pPr>
      <w:r w:rsidRPr="0BEBE53A">
        <w:rPr>
          <w:rFonts w:ascii="Times New Roman" w:hAnsi="Times New Roman" w:eastAsia="Times New Roman" w:cs="Times New Roman"/>
          <w:lang w:val="en-US"/>
        </w:rPr>
        <w:t>Green hydrogen projects typically follow a multi-agency approval pathway depending on project size, location, and intended use.</w:t>
      </w:r>
    </w:p>
    <w:p w:rsidR="00143F6F" w:rsidP="0BEBE53A" w:rsidRDefault="37B7A7BE" w14:paraId="201E4598" w14:textId="1BC633DE">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27644A53" w14:textId="02E9A305">
      <w:pPr>
        <w:widowControl w:val="0"/>
        <w:spacing w:line="240" w:lineRule="auto"/>
        <w:ind w:left="360"/>
        <w:jc w:val="both"/>
      </w:pPr>
      <w:r w:rsidRPr="0BEBE53A">
        <w:rPr>
          <w:rFonts w:ascii="Times New Roman" w:hAnsi="Times New Roman" w:eastAsia="Times New Roman" w:cs="Times New Roman"/>
          <w:lang w:val="en-US"/>
        </w:rPr>
        <w:t>Projects generally require Environmental Impact Assessment (EIA) approval through the Federal Ministry of Environment and applicable environmental compliance processes administered by NESREA.</w:t>
      </w:r>
    </w:p>
    <w:p w:rsidR="00143F6F" w:rsidP="0BEBE53A" w:rsidRDefault="37B7A7BE" w14:paraId="69BCDFB8" w14:textId="4924EE93">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31578F79" w14:textId="1DBEA769">
      <w:pPr>
        <w:widowControl w:val="0"/>
        <w:spacing w:line="240" w:lineRule="auto"/>
        <w:ind w:left="360"/>
        <w:jc w:val="both"/>
      </w:pPr>
      <w:r w:rsidRPr="0BEBE53A">
        <w:rPr>
          <w:rFonts w:ascii="Times New Roman" w:hAnsi="Times New Roman" w:eastAsia="Times New Roman" w:cs="Times New Roman"/>
          <w:lang w:val="en-US"/>
        </w:rPr>
        <w:t>Electrolysis-based projects require water abstraction permits from relevant federal or state water authorities.</w:t>
      </w:r>
    </w:p>
    <w:p w:rsidR="00143F6F" w:rsidP="0BEBE53A" w:rsidRDefault="37B7A7BE" w14:paraId="2E1C155A" w14:textId="3F131E2E">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535C7A53" w14:textId="5DA59997">
      <w:pPr>
        <w:widowControl w:val="0"/>
        <w:spacing w:line="240" w:lineRule="auto"/>
        <w:ind w:left="360"/>
        <w:jc w:val="both"/>
      </w:pPr>
      <w:r w:rsidRPr="0BEBE53A">
        <w:rPr>
          <w:rFonts w:ascii="Times New Roman" w:hAnsi="Times New Roman" w:eastAsia="Times New Roman" w:cs="Times New Roman"/>
          <w:lang w:val="en-US"/>
        </w:rPr>
        <w:t>Export-oriented projects may require export licences through the Nigeria Export Promotion Council (NEPC), while projects located within designated Free Trade Zones may require approvals through the Nigeria Export Processing Zones Authority (NEPZA).</w:t>
      </w:r>
    </w:p>
    <w:p w:rsidR="00143F6F" w:rsidP="0BEBE53A" w:rsidRDefault="37B7A7BE" w14:paraId="439C43EE" w14:textId="31B94042">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20CE3E91" w14:textId="6C8D925A">
      <w:pPr>
        <w:widowControl w:val="0"/>
        <w:spacing w:line="240" w:lineRule="auto"/>
        <w:ind w:left="360"/>
        <w:jc w:val="both"/>
      </w:pPr>
      <w:r w:rsidRPr="0BEBE53A">
        <w:rPr>
          <w:rFonts w:ascii="Times New Roman" w:hAnsi="Times New Roman" w:eastAsia="Times New Roman" w:cs="Times New Roman"/>
          <w:lang w:val="en-US"/>
        </w:rPr>
        <w:t>Eligible investors may apply for investment incentives and tax relief through the Nigerian Investment Promotion Commission (NIPC), including the Economic Development Tax Incentive (EDTI).</w:t>
      </w:r>
    </w:p>
    <w:p w:rsidR="00143F6F" w:rsidP="0BEBE53A" w:rsidRDefault="37B7A7BE" w14:paraId="7E567303" w14:textId="312B95FF">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32F6CDAD" w14:textId="5246F65A">
      <w:pPr>
        <w:widowControl w:val="0"/>
        <w:spacing w:line="240" w:lineRule="auto"/>
        <w:ind w:left="360"/>
        <w:jc w:val="both"/>
      </w:pPr>
      <w:r w:rsidRPr="0BEBE53A">
        <w:rPr>
          <w:rFonts w:ascii="Times New Roman" w:hAnsi="Times New Roman" w:eastAsia="Times New Roman" w:cs="Times New Roman"/>
          <w:lang w:val="en-US"/>
        </w:rPr>
        <w:t>Where hydrogen production is integrated with renewable energy generation, mini-grids, or electricity infrastructure, applicable NERC and Electricity Act requirements may apply.</w:t>
      </w:r>
    </w:p>
    <w:p w:rsidR="00143F6F" w:rsidP="0BEBE53A" w:rsidRDefault="00143F6F" w14:paraId="394006BE" w14:textId="1C37ED78">
      <w:pPr>
        <w:widowControl w:val="0"/>
        <w:spacing w:line="240" w:lineRule="auto"/>
        <w:ind w:left="360"/>
        <w:jc w:val="both"/>
        <w:rPr>
          <w:rFonts w:ascii="Times New Roman" w:hAnsi="Times New Roman" w:eastAsia="Times New Roman" w:cs="Times New Roman"/>
          <w:lang w:val="en-US"/>
        </w:rPr>
      </w:pPr>
    </w:p>
    <w:p w:rsidR="00143F6F" w:rsidP="0BEBE53A" w:rsidRDefault="37B7A7BE" w14:paraId="25860F5F" w14:textId="50CF1C9B">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170396D8" w14:textId="6947DA8E">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Key Regulatory Agencies</w:t>
      </w:r>
    </w:p>
    <w:p w:rsidR="00143F6F" w:rsidP="0BEBE53A" w:rsidRDefault="00143F6F" w14:paraId="2FD1562A" w14:textId="1E26508A">
      <w:pPr>
        <w:widowControl w:val="0"/>
        <w:spacing w:line="240" w:lineRule="auto"/>
        <w:jc w:val="both"/>
        <w:rPr>
          <w:rFonts w:ascii="Times New Roman" w:hAnsi="Times New Roman" w:eastAsia="Times New Roman" w:cs="Times New Roman"/>
          <w:lang w:val="en-US"/>
        </w:rPr>
      </w:pPr>
    </w:p>
    <w:p w:rsidR="00143F6F" w:rsidRDefault="37B7A7BE" w14:paraId="01F909F1" w14:textId="170AECBA">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Federal Ministry of Power</w:t>
      </w:r>
    </w:p>
    <w:p w:rsidR="00143F6F" w:rsidRDefault="37B7A7BE" w14:paraId="61A0233F" w14:textId="1121A486">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Energy Commission of Nigeria (ECN)</w:t>
      </w:r>
    </w:p>
    <w:p w:rsidR="00143F6F" w:rsidRDefault="37B7A7BE" w14:paraId="71B01461" w14:textId="48A83025">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Federal Ministry of Environment</w:t>
      </w:r>
    </w:p>
    <w:p w:rsidR="00143F6F" w:rsidRDefault="37B7A7BE" w14:paraId="22832F9B" w14:textId="1EF1317C">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Nigerian Electricity Regulatory Commission (NERC)</w:t>
      </w:r>
    </w:p>
    <w:p w:rsidR="00143F6F" w:rsidRDefault="37B7A7BE" w14:paraId="35D60D7C" w14:textId="5710EE4C">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Nigerian Midstream and Downstream Petroleum Regulatory Authority (NMDPRA)</w:t>
      </w:r>
    </w:p>
    <w:p w:rsidR="00143F6F" w:rsidRDefault="37B7A7BE" w14:paraId="4D74BA17" w14:textId="6B00EDD3">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Nigerian Investment Promotion Commission (NIPC)</w:t>
      </w:r>
    </w:p>
    <w:p w:rsidR="00143F6F" w:rsidRDefault="37B7A7BE" w14:paraId="100AD51D" w14:textId="06DEF398">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 Export Promotion Council (NEPC)</w:t>
      </w:r>
    </w:p>
    <w:p w:rsidR="00143F6F" w:rsidRDefault="37B7A7BE" w14:paraId="59067FBF" w14:textId="23BA114F">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Nigeria Export Processing Zones Authority (NEPZA)</w:t>
      </w:r>
    </w:p>
    <w:p w:rsidR="00143F6F" w:rsidRDefault="37B7A7BE" w14:paraId="7725C0FC" w14:textId="4B04FD14">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National Environmental Standards and Regulations Enforcement Agency (NESREA)</w:t>
      </w:r>
    </w:p>
    <w:p w:rsidR="00143F6F" w:rsidRDefault="37B7A7BE" w14:paraId="48A031BF" w14:textId="48D52937">
      <w:pPr>
        <w:pStyle w:val="ListParagraph"/>
        <w:widowControl w:val="0"/>
        <w:numPr>
          <w:ilvl w:val="0"/>
          <w:numId w:val="20"/>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Standards Organisation of Nigeria (SON)</w:t>
      </w:r>
    </w:p>
    <w:p w:rsidR="00143F6F" w:rsidP="0BEBE53A" w:rsidRDefault="37B7A7BE" w14:paraId="00FDDCAE" w14:textId="0189C582">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Technical Standards</w:t>
      </w:r>
    </w:p>
    <w:p w:rsidR="00143F6F" w:rsidP="0BEBE53A" w:rsidRDefault="37B7A7BE" w14:paraId="08777667" w14:textId="2E83AC91">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492CB93A" w14:textId="78B9FA0E">
      <w:pPr>
        <w:widowControl w:val="0"/>
        <w:spacing w:line="240" w:lineRule="auto"/>
        <w:ind w:left="360"/>
        <w:jc w:val="both"/>
      </w:pPr>
      <w:r w:rsidRPr="0BEBE53A">
        <w:rPr>
          <w:rFonts w:ascii="Times New Roman" w:hAnsi="Times New Roman" w:eastAsia="Times New Roman" w:cs="Times New Roman"/>
          <w:lang w:val="en-US"/>
        </w:rPr>
        <w:t>Until dedicated Nigerian hydrogen standards are introduced, projects are expected to comply with applicable international IEC, ISO, industrial safety, environmental, engineering, storage, transportation, and process safety standards.</w:t>
      </w:r>
    </w:p>
    <w:p w:rsidR="00143F6F" w:rsidP="0BEBE53A" w:rsidRDefault="37B7A7BE" w14:paraId="0E84BD57" w14:textId="491A56F2">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07A13601" w14:textId="501596D6">
      <w:pPr>
        <w:widowControl w:val="0"/>
        <w:spacing w:line="240" w:lineRule="auto"/>
        <w:ind w:left="360"/>
        <w:jc w:val="both"/>
      </w:pPr>
      <w:r w:rsidRPr="0BEBE53A">
        <w:rPr>
          <w:rFonts w:ascii="Times New Roman" w:hAnsi="Times New Roman" w:eastAsia="Times New Roman" w:cs="Times New Roman"/>
          <w:lang w:val="en-US"/>
        </w:rPr>
        <w:t>Hydrogen production facilities, storage systems, pipelines, export terminals, and associated renewable energy infrastructure must also comply with applicable national electrical, environmental, occupational health, and safety requirements.</w:t>
      </w:r>
    </w:p>
    <w:p w:rsidR="00143F6F" w:rsidP="0BEBE53A" w:rsidRDefault="00143F6F" w14:paraId="1301848F" w14:textId="746CC15B">
      <w:pPr>
        <w:widowControl w:val="0"/>
        <w:spacing w:line="240" w:lineRule="auto"/>
        <w:ind w:left="360"/>
        <w:jc w:val="both"/>
        <w:rPr>
          <w:rFonts w:ascii="Times New Roman" w:hAnsi="Times New Roman" w:eastAsia="Times New Roman" w:cs="Times New Roman"/>
          <w:lang w:val="en-US"/>
        </w:rPr>
      </w:pPr>
    </w:p>
    <w:p w:rsidR="00143F6F" w:rsidP="0BEBE53A" w:rsidRDefault="00143F6F" w14:paraId="4A7C50A9" w14:textId="61451CAC">
      <w:pPr>
        <w:widowControl w:val="0"/>
        <w:spacing w:line="240" w:lineRule="auto"/>
        <w:ind w:left="360"/>
        <w:jc w:val="both"/>
        <w:rPr>
          <w:rFonts w:ascii="Times New Roman" w:hAnsi="Times New Roman" w:eastAsia="Times New Roman" w:cs="Times New Roman"/>
          <w:lang w:val="en-US"/>
        </w:rPr>
      </w:pPr>
    </w:p>
    <w:p w:rsidR="00143F6F" w:rsidP="0BEBE53A" w:rsidRDefault="00982055" w14:paraId="570E60FE" w14:textId="7D8F9B5F">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Workflow Process</w:t>
      </w:r>
      <w:r w:rsidRPr="0BEBE53A" w:rsidR="37B7A7BE">
        <w:rPr>
          <w:rFonts w:ascii="Times New Roman" w:hAnsi="Times New Roman" w:eastAsia="Times New Roman" w:cs="Times New Roman"/>
          <w:b/>
          <w:bCs/>
          <w:u w:val="single"/>
          <w:lang w:val="en-US"/>
        </w:rPr>
        <w:t xml:space="preserve"> – Green Hydrogen Production Facility</w:t>
      </w:r>
    </w:p>
    <w:p w:rsidR="00143F6F" w:rsidP="0BEBE53A" w:rsidRDefault="00143F6F" w14:paraId="2BAFDDE4" w14:textId="0BECE4E4">
      <w:pPr>
        <w:widowControl w:val="0"/>
        <w:spacing w:line="240" w:lineRule="auto"/>
        <w:ind w:left="360"/>
        <w:jc w:val="both"/>
        <w:rPr>
          <w:rFonts w:ascii="Times New Roman" w:hAnsi="Times New Roman" w:eastAsia="Times New Roman" w:cs="Times New Roman"/>
          <w:lang w:val="en-US"/>
        </w:rPr>
      </w:pPr>
    </w:p>
    <w:p w:rsidR="00143F6F" w:rsidRDefault="37B7A7BE" w14:paraId="3533C4CF" w14:textId="5A09D1FD">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Company Incorporation (CAC)</w:t>
      </w:r>
    </w:p>
    <w:p w:rsidR="00143F6F" w:rsidRDefault="37B7A7BE" w14:paraId="5D6E0535" w14:textId="1145E03F">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Land Acquisition / Site Access</w:t>
      </w:r>
    </w:p>
    <w:p w:rsidR="00143F6F" w:rsidRDefault="37B7A7BE" w14:paraId="3E329AD6" w14:textId="769A7E15">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lastRenderedPageBreak/>
        <w:t>Environmental Screening and EIA Approval</w:t>
      </w:r>
    </w:p>
    <w:p w:rsidR="00143F6F" w:rsidRDefault="37B7A7BE" w14:paraId="61EB4E18" w14:textId="4FBD20C3">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Water Abstraction Permit</w:t>
      </w:r>
    </w:p>
    <w:p w:rsidR="00143F6F" w:rsidRDefault="37B7A7BE" w14:paraId="21B865F1" w14:textId="5CBE2B8B">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Technical Alignment with National Hydrogen Framework</w:t>
      </w:r>
    </w:p>
    <w:p w:rsidR="00143F6F" w:rsidRDefault="37B7A7BE" w14:paraId="0DA840ED" w14:textId="7B935E66">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Investment Incentive Applications (where applicable)</w:t>
      </w:r>
    </w:p>
    <w:p w:rsidR="00143F6F" w:rsidRDefault="37B7A7BE" w14:paraId="6EFA258A" w14:textId="538728E8">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Construction and Infrastructure Development</w:t>
      </w:r>
    </w:p>
    <w:p w:rsidR="00143F6F" w:rsidRDefault="37B7A7BE" w14:paraId="53B83BCA" w14:textId="3925A99A">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Testing and Commissioning</w:t>
      </w:r>
    </w:p>
    <w:p w:rsidR="00143F6F" w:rsidRDefault="37B7A7BE" w14:paraId="55E85063" w14:textId="4518C27C">
      <w:pPr>
        <w:pStyle w:val="ListParagraph"/>
        <w:widowControl w:val="0"/>
        <w:numPr>
          <w:ilvl w:val="0"/>
          <w:numId w:val="19"/>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Commercial Operations</w:t>
      </w:r>
    </w:p>
    <w:p w:rsidR="00143F6F" w:rsidP="0BEBE53A" w:rsidRDefault="00143F6F" w14:paraId="3435DD07" w14:textId="682E7E07">
      <w:pPr>
        <w:widowControl w:val="0"/>
        <w:spacing w:line="240" w:lineRule="auto"/>
        <w:ind w:left="360"/>
        <w:jc w:val="both"/>
        <w:rPr>
          <w:rFonts w:ascii="Times New Roman" w:hAnsi="Times New Roman" w:eastAsia="Times New Roman" w:cs="Times New Roman"/>
          <w:lang w:val="en-US"/>
        </w:rPr>
      </w:pPr>
    </w:p>
    <w:p w:rsidR="00143F6F" w:rsidP="0BEBE53A" w:rsidRDefault="076B2F37" w14:paraId="1C6F456B" w14:textId="17F48F5E">
      <w:pPr>
        <w:widowControl w:val="0"/>
        <w:spacing w:line="240" w:lineRule="auto"/>
        <w:ind w:left="360"/>
        <w:jc w:val="both"/>
        <w:rPr>
          <w:rFonts w:ascii="Times New Roman" w:hAnsi="Times New Roman" w:eastAsia="Times New Roman" w:cs="Times New Roman"/>
          <w:b/>
          <w:bCs/>
          <w:u w:val="single"/>
          <w:lang w:val="en-US"/>
        </w:rPr>
      </w:pPr>
      <w:r w:rsidRPr="0BEBE53A">
        <w:rPr>
          <w:rFonts w:ascii="Times New Roman" w:hAnsi="Times New Roman" w:eastAsia="Times New Roman" w:cs="Times New Roman"/>
          <w:b/>
          <w:bCs/>
          <w:u w:val="single"/>
          <w:lang w:val="en-US"/>
        </w:rPr>
        <w:t>Workflow Process</w:t>
      </w:r>
      <w:r w:rsidRPr="0BEBE53A" w:rsidR="37B7A7BE">
        <w:rPr>
          <w:rFonts w:ascii="Times New Roman" w:hAnsi="Times New Roman" w:eastAsia="Times New Roman" w:cs="Times New Roman"/>
          <w:b/>
          <w:bCs/>
          <w:u w:val="single"/>
          <w:lang w:val="en-US"/>
        </w:rPr>
        <w:t xml:space="preserve"> – Export-Oriented Green Hydrogen Project</w:t>
      </w:r>
    </w:p>
    <w:p w:rsidR="00143F6F" w:rsidP="0BEBE53A" w:rsidRDefault="00143F6F" w14:paraId="32B71AFC" w14:textId="0E688A17">
      <w:pPr>
        <w:widowControl w:val="0"/>
        <w:spacing w:line="240" w:lineRule="auto"/>
        <w:ind w:left="360"/>
        <w:jc w:val="both"/>
        <w:rPr>
          <w:rFonts w:ascii="Times New Roman" w:hAnsi="Times New Roman" w:eastAsia="Times New Roman" w:cs="Times New Roman"/>
          <w:lang w:val="en-US"/>
        </w:rPr>
      </w:pPr>
    </w:p>
    <w:p w:rsidR="00143F6F" w:rsidRDefault="37B7A7BE" w14:paraId="0217C319" w14:textId="137F7C30">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 xml:space="preserve">Company Incorporation </w:t>
      </w:r>
    </w:p>
    <w:p w:rsidR="00143F6F" w:rsidRDefault="37B7A7BE" w14:paraId="5F79CA41" w14:textId="62C120F3">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Land Acquisition / Free Trade Zone Approval (where applicable)</w:t>
      </w:r>
    </w:p>
    <w:p w:rsidR="00143F6F" w:rsidRDefault="37B7A7BE" w14:paraId="5C85A5B8" w14:textId="36DA92F5">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Environmental and Water Approvals</w:t>
      </w:r>
    </w:p>
    <w:p w:rsidR="00143F6F" w:rsidRDefault="37B7A7BE" w14:paraId="3195B388" w14:textId="75C7499C">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Hydrogen Production Facility Development</w:t>
      </w:r>
    </w:p>
    <w:p w:rsidR="00143F6F" w:rsidRDefault="37B7A7BE" w14:paraId="4D5DBB9F" w14:textId="683D4C33">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NEPC Export Licence or NEPZA Approval</w:t>
      </w:r>
    </w:p>
    <w:p w:rsidR="00143F6F" w:rsidRDefault="37B7A7BE" w14:paraId="1E104101" w14:textId="3C08BC61">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Technical Compliance Certification</w:t>
      </w:r>
    </w:p>
    <w:p w:rsidR="00143F6F" w:rsidRDefault="37B7A7BE" w14:paraId="10DABCED" w14:textId="41061D80">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Commissioning</w:t>
      </w:r>
    </w:p>
    <w:p w:rsidR="00143F6F" w:rsidRDefault="37B7A7BE" w14:paraId="06F652D8" w14:textId="58792D8D">
      <w:pPr>
        <w:pStyle w:val="ListParagraph"/>
        <w:widowControl w:val="0"/>
        <w:numPr>
          <w:ilvl w:val="0"/>
          <w:numId w:val="18"/>
        </w:numPr>
        <w:spacing w:line="240" w:lineRule="auto"/>
        <w:jc w:val="both"/>
        <w:rPr>
          <w:rFonts w:ascii="Times New Roman" w:hAnsi="Times New Roman" w:eastAsia="Times New Roman" w:cs="Times New Roman"/>
          <w:lang w:val="en-US"/>
        </w:rPr>
      </w:pPr>
      <w:r w:rsidRPr="0BEBE53A">
        <w:rPr>
          <w:rFonts w:ascii="Times New Roman" w:hAnsi="Times New Roman" w:eastAsia="Times New Roman" w:cs="Times New Roman"/>
          <w:lang w:val="en-US"/>
        </w:rPr>
        <w:t>Export Operations</w:t>
      </w:r>
    </w:p>
    <w:p w:rsidR="00143F6F" w:rsidP="0BEBE53A" w:rsidRDefault="00143F6F" w14:paraId="60676063" w14:textId="20CB7333">
      <w:pPr>
        <w:widowControl w:val="0"/>
        <w:spacing w:line="240" w:lineRule="auto"/>
        <w:ind w:left="360"/>
        <w:jc w:val="both"/>
        <w:rPr>
          <w:rFonts w:ascii="Times New Roman" w:hAnsi="Times New Roman" w:eastAsia="Times New Roman" w:cs="Times New Roman"/>
          <w:lang w:val="en-US"/>
        </w:rPr>
      </w:pPr>
    </w:p>
    <w:p w:rsidR="00143F6F" w:rsidP="0BEBE53A" w:rsidRDefault="37B7A7BE" w14:paraId="24B34B63" w14:textId="3D22954D">
      <w:pPr>
        <w:widowControl w:val="0"/>
        <w:spacing w:line="240" w:lineRule="auto"/>
        <w:ind w:left="360"/>
        <w:jc w:val="both"/>
      </w:pPr>
      <w:r w:rsidRPr="0BEBE53A">
        <w:rPr>
          <w:rFonts w:ascii="Times New Roman" w:hAnsi="Times New Roman" w:eastAsia="Times New Roman" w:cs="Times New Roman"/>
          <w:b/>
          <w:bCs/>
          <w:lang w:val="en-US"/>
        </w:rPr>
        <w:t>Useful Resources</w:t>
      </w:r>
    </w:p>
    <w:p w:rsidR="00143F6F" w:rsidP="0BEBE53A" w:rsidRDefault="37B7A7BE" w14:paraId="3CE3ADF6" w14:textId="638FF842">
      <w:pPr>
        <w:widowControl w:val="0"/>
        <w:spacing w:line="240" w:lineRule="auto"/>
        <w:ind w:left="360"/>
        <w:jc w:val="both"/>
      </w:pPr>
      <w:r w:rsidRPr="0BEBE53A">
        <w:rPr>
          <w:rFonts w:ascii="Times New Roman" w:hAnsi="Times New Roman" w:eastAsia="Times New Roman" w:cs="Times New Roman"/>
          <w:lang w:val="en-US"/>
        </w:rPr>
        <w:t xml:space="preserve"> </w:t>
      </w:r>
    </w:p>
    <w:p w:rsidR="00143F6F" w:rsidP="0BEBE53A" w:rsidRDefault="37B7A7BE" w14:paraId="5E200918" w14:textId="45EB3EE7">
      <w:pPr>
        <w:widowControl w:val="0"/>
        <w:spacing w:line="240" w:lineRule="auto"/>
        <w:ind w:left="360"/>
        <w:jc w:val="both"/>
      </w:pPr>
      <w:r w:rsidRPr="0BEBE53A">
        <w:rPr>
          <w:rFonts w:ascii="Times New Roman" w:hAnsi="Times New Roman" w:eastAsia="Times New Roman" w:cs="Times New Roman"/>
          <w:lang w:val="en-US"/>
        </w:rPr>
        <w:t xml:space="preserve">ECN – </w:t>
      </w:r>
      <w:hyperlink r:id="rId94">
        <w:r w:rsidRPr="0BEBE53A">
          <w:rPr>
            <w:rFonts w:ascii="Times New Roman" w:hAnsi="Times New Roman" w:eastAsia="Times New Roman" w:cs="Times New Roman"/>
            <w:lang w:val="en-US"/>
          </w:rPr>
          <w:t>www.energy.gov.ng</w:t>
        </w:r>
      </w:hyperlink>
    </w:p>
    <w:p w:rsidR="00143F6F" w:rsidP="0BEBE53A" w:rsidRDefault="37B7A7BE" w14:paraId="5E6C5BAE" w14:textId="3D4A2014">
      <w:pPr>
        <w:widowControl w:val="0"/>
        <w:spacing w:line="240" w:lineRule="auto"/>
        <w:ind w:left="360"/>
        <w:jc w:val="both"/>
      </w:pPr>
      <w:r w:rsidRPr="0BEBE53A">
        <w:rPr>
          <w:rFonts w:ascii="Times New Roman" w:hAnsi="Times New Roman" w:eastAsia="Times New Roman" w:cs="Times New Roman"/>
          <w:lang w:val="en-US"/>
        </w:rPr>
        <w:t xml:space="preserve">NERC – </w:t>
      </w:r>
      <w:hyperlink r:id="rId95">
        <w:r w:rsidRPr="0BEBE53A">
          <w:rPr>
            <w:rFonts w:ascii="Times New Roman" w:hAnsi="Times New Roman" w:eastAsia="Times New Roman" w:cs="Times New Roman"/>
            <w:lang w:val="en-US"/>
          </w:rPr>
          <w:t>www.nerc.gov.ng</w:t>
        </w:r>
      </w:hyperlink>
    </w:p>
    <w:p w:rsidR="00143F6F" w:rsidP="0BEBE53A" w:rsidRDefault="37B7A7BE" w14:paraId="7632C325" w14:textId="75ADFB2B">
      <w:pPr>
        <w:widowControl w:val="0"/>
        <w:spacing w:line="240" w:lineRule="auto"/>
        <w:ind w:left="360"/>
        <w:jc w:val="both"/>
      </w:pPr>
      <w:r w:rsidRPr="0BEBE53A">
        <w:rPr>
          <w:rFonts w:ascii="Times New Roman" w:hAnsi="Times New Roman" w:eastAsia="Times New Roman" w:cs="Times New Roman"/>
          <w:lang w:val="en-US"/>
        </w:rPr>
        <w:t xml:space="preserve">NIPC – </w:t>
      </w:r>
      <w:hyperlink r:id="rId96">
        <w:r w:rsidRPr="0BEBE53A">
          <w:rPr>
            <w:rFonts w:ascii="Times New Roman" w:hAnsi="Times New Roman" w:eastAsia="Times New Roman" w:cs="Times New Roman"/>
            <w:lang w:val="en-US"/>
          </w:rPr>
          <w:t>www.nipc.gov.ng</w:t>
        </w:r>
      </w:hyperlink>
    </w:p>
    <w:p w:rsidR="00143F6F" w:rsidP="0BEBE53A" w:rsidRDefault="37B7A7BE" w14:paraId="02714E41" w14:textId="58F7D62E">
      <w:pPr>
        <w:widowControl w:val="0"/>
        <w:spacing w:line="240" w:lineRule="auto"/>
        <w:ind w:left="360"/>
        <w:jc w:val="both"/>
      </w:pPr>
      <w:r w:rsidRPr="0BEBE53A">
        <w:rPr>
          <w:rFonts w:ascii="Times New Roman" w:hAnsi="Times New Roman" w:eastAsia="Times New Roman" w:cs="Times New Roman"/>
          <w:lang w:val="en-US"/>
        </w:rPr>
        <w:t xml:space="preserve">NEPC – </w:t>
      </w:r>
      <w:hyperlink r:id="rId97">
        <w:r w:rsidRPr="0BEBE53A">
          <w:rPr>
            <w:rFonts w:ascii="Times New Roman" w:hAnsi="Times New Roman" w:eastAsia="Times New Roman" w:cs="Times New Roman"/>
            <w:lang w:val="en-US"/>
          </w:rPr>
          <w:t>www.nepc.gov.ng</w:t>
        </w:r>
      </w:hyperlink>
    </w:p>
    <w:p w:rsidR="00143F6F" w:rsidP="0BEBE53A" w:rsidRDefault="37B7A7BE" w14:paraId="48E24E67" w14:textId="4B6231B2">
      <w:pPr>
        <w:widowControl w:val="0"/>
        <w:spacing w:line="240" w:lineRule="auto"/>
        <w:ind w:left="360"/>
        <w:jc w:val="both"/>
      </w:pPr>
      <w:r w:rsidRPr="0BEBE53A">
        <w:rPr>
          <w:rFonts w:ascii="Times New Roman" w:hAnsi="Times New Roman" w:eastAsia="Times New Roman" w:cs="Times New Roman"/>
          <w:lang w:val="en-US"/>
        </w:rPr>
        <w:t xml:space="preserve">NEPZA – </w:t>
      </w:r>
      <w:hyperlink r:id="rId98">
        <w:r w:rsidRPr="0BEBE53A">
          <w:rPr>
            <w:rFonts w:ascii="Times New Roman" w:hAnsi="Times New Roman" w:eastAsia="Times New Roman" w:cs="Times New Roman"/>
            <w:lang w:val="en-US"/>
          </w:rPr>
          <w:t>www.nepza.gov.ng</w:t>
        </w:r>
      </w:hyperlink>
    </w:p>
    <w:p w:rsidR="00143F6F" w:rsidP="0BEBE53A" w:rsidRDefault="37B7A7BE" w14:paraId="3F7C44D4" w14:textId="434F07F5">
      <w:pPr>
        <w:widowControl w:val="0"/>
        <w:spacing w:line="240" w:lineRule="auto"/>
        <w:ind w:left="360"/>
        <w:jc w:val="both"/>
      </w:pPr>
      <w:r w:rsidRPr="0BEBE53A">
        <w:rPr>
          <w:rFonts w:ascii="Times New Roman" w:hAnsi="Times New Roman" w:eastAsia="Times New Roman" w:cs="Times New Roman"/>
          <w:lang w:val="en-US"/>
        </w:rPr>
        <w:t xml:space="preserve">NESREA – </w:t>
      </w:r>
      <w:hyperlink r:id="rId99">
        <w:r w:rsidRPr="0BEBE53A">
          <w:rPr>
            <w:rFonts w:ascii="Times New Roman" w:hAnsi="Times New Roman" w:eastAsia="Times New Roman" w:cs="Times New Roman"/>
            <w:lang w:val="en-US"/>
          </w:rPr>
          <w:t>www.nesrea.gov.ng</w:t>
        </w:r>
      </w:hyperlink>
    </w:p>
    <w:p w:rsidR="00143F6F" w:rsidP="0BEBE53A" w:rsidRDefault="37B7A7BE" w14:paraId="4FD24337" w14:textId="6BEE5413">
      <w:pPr>
        <w:widowControl w:val="0"/>
        <w:spacing w:line="240" w:lineRule="auto"/>
        <w:ind w:left="360"/>
        <w:jc w:val="both"/>
      </w:pPr>
      <w:r w:rsidRPr="0BEBE53A">
        <w:rPr>
          <w:rFonts w:ascii="Times New Roman" w:hAnsi="Times New Roman" w:eastAsia="Times New Roman" w:cs="Times New Roman"/>
          <w:lang w:val="en-US"/>
        </w:rPr>
        <w:t>Federal Ministry of Environment – www.environment.gov.ng</w:t>
      </w:r>
    </w:p>
    <w:p w:rsidR="00143F6F" w:rsidP="0BEBE53A" w:rsidRDefault="00143F6F" w14:paraId="45EB2FB3" w14:textId="35ECF11A">
      <w:pPr>
        <w:widowControl w:val="0"/>
        <w:spacing w:line="240" w:lineRule="auto"/>
        <w:ind w:left="360"/>
        <w:jc w:val="both"/>
        <w:rPr>
          <w:rFonts w:ascii="Times New Roman" w:hAnsi="Times New Roman" w:eastAsia="Times New Roman" w:cs="Times New Roman"/>
          <w:lang w:val="en-US"/>
        </w:rPr>
      </w:pPr>
    </w:p>
    <w:p w:rsidR="00143F6F" w:rsidP="00143F6F" w:rsidRDefault="00143F6F" w14:paraId="6A91AF15" w14:textId="77777777">
      <w:pPr>
        <w:widowControl w:val="0"/>
        <w:spacing w:line="240" w:lineRule="auto"/>
        <w:jc w:val="both"/>
        <w:rPr>
          <w:rFonts w:ascii="Times New Roman" w:hAnsi="Times New Roman" w:eastAsia="Times New Roman" w:cs="Times New Roman"/>
        </w:rPr>
      </w:pPr>
    </w:p>
    <w:p w:rsidRPr="00F4022E" w:rsidR="00143F6F" w:rsidP="0BEBE53A" w:rsidRDefault="2FFD2249" w14:paraId="71F69649" w14:textId="06955C3B">
      <w:pPr>
        <w:pStyle w:val="Heading2"/>
      </w:pPr>
      <w:bookmarkStart w:name="_Toc1108298697" w:id="148"/>
      <w:r>
        <w:t>Finance - Text</w:t>
      </w:r>
      <w:bookmarkEnd w:id="148"/>
    </w:p>
    <w:p w:rsidR="00143F6F" w:rsidP="00143F6F" w:rsidRDefault="00143F6F" w14:paraId="1BF070AC" w14:textId="77777777">
      <w:pPr>
        <w:widowControl w:val="0"/>
        <w:spacing w:line="240" w:lineRule="auto"/>
        <w:jc w:val="both"/>
        <w:rPr>
          <w:rFonts w:ascii="Times New Roman" w:hAnsi="Times New Roman" w:eastAsia="Times New Roman" w:cs="Times New Roman"/>
        </w:rPr>
      </w:pPr>
    </w:p>
    <w:p w:rsidR="00143F6F" w:rsidP="0BEBE53A" w:rsidRDefault="2FFD2249" w14:paraId="338AB228" w14:textId="26222879">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Public Finance</w:t>
      </w:r>
    </w:p>
    <w:p w:rsidR="0A5341C4" w:rsidP="0BEBE53A" w:rsidRDefault="0A5341C4" w14:paraId="27AC2E48" w14:textId="1F7AC626">
      <w:pPr>
        <w:widowControl w:val="0"/>
        <w:spacing w:line="240" w:lineRule="auto"/>
        <w:ind w:left="360"/>
        <w:jc w:val="both"/>
      </w:pPr>
      <w:r w:rsidRPr="0BEBE53A">
        <w:rPr>
          <w:rFonts w:ascii="Times New Roman" w:hAnsi="Times New Roman" w:eastAsia="Times New Roman" w:cs="Times New Roman"/>
        </w:rPr>
        <w:t xml:space="preserve"> </w:t>
      </w:r>
    </w:p>
    <w:p w:rsidR="0A5341C4" w:rsidP="0BEBE53A" w:rsidRDefault="0A5341C4" w14:paraId="3686A8AB" w14:textId="0378366E">
      <w:pPr>
        <w:widowControl w:val="0"/>
        <w:spacing w:line="240" w:lineRule="auto"/>
        <w:ind w:left="360"/>
        <w:jc w:val="both"/>
      </w:pPr>
      <w:r w:rsidRPr="0BEBE53A">
        <w:rPr>
          <w:rFonts w:ascii="Times New Roman" w:hAnsi="Times New Roman" w:eastAsia="Times New Roman" w:cs="Times New Roman"/>
          <w:lang w:val="en-US"/>
        </w:rPr>
        <w:t>Green hydrogen projects may access support through climate and energy-transition programmes led by the Federal Government, the Energy Commission of Nigeria (ECN), GIZ, AfDB, World Bank, UNIDO, and other development partners. Key initiatives include the Global Clean Hydrogen Programme (GEF/UNIDO/ECN), AfDB's Sustainable Energy Fund for Africa (SEFA), and emerging green industrialisation programmes linked to Nigeria's Energy Transition Plan. As the sector matures, additional support is expected through sovereign green financing initiatives and international climate-finance facilities.</w:t>
      </w:r>
    </w:p>
    <w:p w:rsidR="0BEBE53A" w:rsidP="0BEBE53A" w:rsidRDefault="0BEBE53A" w14:paraId="24889988" w14:textId="02F73051">
      <w:pPr>
        <w:widowControl w:val="0"/>
        <w:spacing w:line="240" w:lineRule="auto"/>
        <w:ind w:left="360"/>
        <w:jc w:val="both"/>
        <w:rPr>
          <w:rFonts w:ascii="Times New Roman" w:hAnsi="Times New Roman" w:eastAsia="Times New Roman" w:cs="Times New Roman"/>
        </w:rPr>
      </w:pPr>
    </w:p>
    <w:p w:rsidR="0A5341C4" w:rsidP="0BEBE53A" w:rsidRDefault="0A5341C4" w14:paraId="59DFED9A" w14:textId="1DC781FE">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Commercial Finance</w:t>
      </w:r>
    </w:p>
    <w:p w:rsidR="0BEBE53A" w:rsidP="0BEBE53A" w:rsidRDefault="0BEBE53A" w14:paraId="3C6F254C" w14:textId="5B6D753C">
      <w:pPr>
        <w:widowControl w:val="0"/>
        <w:spacing w:line="240" w:lineRule="auto"/>
        <w:ind w:left="360"/>
        <w:jc w:val="both"/>
        <w:rPr>
          <w:rFonts w:ascii="Times New Roman" w:hAnsi="Times New Roman" w:eastAsia="Times New Roman" w:cs="Times New Roman"/>
        </w:rPr>
      </w:pPr>
    </w:p>
    <w:p w:rsidR="0A5341C4" w:rsidP="0BEBE53A" w:rsidRDefault="0A5341C4" w14:paraId="3CAE0344" w14:textId="5AFCCDFE">
      <w:pPr>
        <w:widowControl w:val="0"/>
        <w:spacing w:line="240" w:lineRule="auto"/>
        <w:ind w:left="360"/>
        <w:jc w:val="both"/>
      </w:pPr>
      <w:r w:rsidRPr="0BEBE53A">
        <w:rPr>
          <w:rFonts w:ascii="Times New Roman" w:hAnsi="Times New Roman" w:eastAsia="Times New Roman" w:cs="Times New Roman"/>
          <w:lang w:val="en-US"/>
        </w:rPr>
        <w:t>Commercial financing for green hydrogen remains at an early stage but is expected to expand as the regulatory framework and project pipeline develop. International infrastructure funds, export credit agencies, strategic investors, sovereign wealth funds, and development finance institutions currently represent the most active sources of capital.</w:t>
      </w:r>
    </w:p>
    <w:p w:rsidR="0BEBE53A" w:rsidP="0BEBE53A" w:rsidRDefault="0BEBE53A" w14:paraId="5761B3AD" w14:textId="7584896E">
      <w:pPr>
        <w:widowControl w:val="0"/>
        <w:spacing w:line="240" w:lineRule="auto"/>
        <w:ind w:left="360"/>
        <w:jc w:val="both"/>
        <w:rPr>
          <w:rFonts w:ascii="Times New Roman" w:hAnsi="Times New Roman" w:eastAsia="Times New Roman" w:cs="Times New Roman"/>
        </w:rPr>
      </w:pPr>
    </w:p>
    <w:p w:rsidR="0A5341C4" w:rsidP="0BEBE53A" w:rsidRDefault="0A5341C4" w14:paraId="38A20485" w14:textId="41452EEC">
      <w:pPr>
        <w:widowControl w:val="0"/>
        <w:spacing w:line="240" w:lineRule="auto"/>
        <w:ind w:left="360"/>
        <w:jc w:val="both"/>
      </w:pPr>
      <w:r w:rsidRPr="0BEBE53A">
        <w:rPr>
          <w:rFonts w:ascii="Times New Roman" w:hAnsi="Times New Roman" w:eastAsia="Times New Roman" w:cs="Times New Roman"/>
        </w:rPr>
        <w:t xml:space="preserve">Potential financing partners include IFC, AfDB, Africa Finance Corporation (AFC), NSIA, </w:t>
      </w:r>
      <w:r w:rsidRPr="0BEBE53A">
        <w:rPr>
          <w:rFonts w:ascii="Times New Roman" w:hAnsi="Times New Roman" w:eastAsia="Times New Roman" w:cs="Times New Roman"/>
        </w:rPr>
        <w:lastRenderedPageBreak/>
        <w:t>international climate funds, and export-oriented industrial investors. Large-scale green ammonia, green methanol, and export-focused hydrogen projects are expected to attract the strongest commercial interest.</w:t>
      </w:r>
    </w:p>
    <w:p w:rsidR="0BEBE53A" w:rsidP="0BEBE53A" w:rsidRDefault="0BEBE53A" w14:paraId="21EDC4CA" w14:textId="48E048DE">
      <w:pPr>
        <w:widowControl w:val="0"/>
        <w:spacing w:line="240" w:lineRule="auto"/>
        <w:ind w:left="360"/>
        <w:jc w:val="both"/>
        <w:rPr>
          <w:rFonts w:ascii="Times New Roman" w:hAnsi="Times New Roman" w:eastAsia="Times New Roman" w:cs="Times New Roman"/>
        </w:rPr>
      </w:pPr>
    </w:p>
    <w:p w:rsidR="0A5341C4" w:rsidP="0BEBE53A" w:rsidRDefault="0A5341C4" w14:paraId="1A9A3D1E" w14:textId="3160F4AE">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Guarantees &amp; Risk Instruments</w:t>
      </w:r>
    </w:p>
    <w:p w:rsidR="0BEBE53A" w:rsidP="0BEBE53A" w:rsidRDefault="0BEBE53A" w14:paraId="3179BF7F" w14:textId="52891808">
      <w:pPr>
        <w:widowControl w:val="0"/>
        <w:spacing w:line="240" w:lineRule="auto"/>
        <w:ind w:left="360"/>
        <w:jc w:val="both"/>
        <w:rPr>
          <w:rFonts w:ascii="Times New Roman" w:hAnsi="Times New Roman" w:eastAsia="Times New Roman" w:cs="Times New Roman"/>
        </w:rPr>
      </w:pPr>
    </w:p>
    <w:p w:rsidR="0A5341C4" w:rsidP="0BEBE53A" w:rsidRDefault="0A5341C4" w14:paraId="1B77B25E" w14:textId="65E950F2">
      <w:pPr>
        <w:widowControl w:val="0"/>
        <w:spacing w:line="240" w:lineRule="auto"/>
        <w:ind w:left="360"/>
        <w:jc w:val="both"/>
      </w:pPr>
      <w:r w:rsidRPr="0BEBE53A">
        <w:rPr>
          <w:rFonts w:ascii="Times New Roman" w:hAnsi="Times New Roman" w:eastAsia="Times New Roman" w:cs="Times New Roman"/>
          <w:lang w:val="en-US"/>
        </w:rPr>
        <w:t>Political risk insurance, partial risk guarantees (PRGs), credit-enhancement instruments, and blended-finance structures are expected to play a critical role in project bankability. Support may be available through institutions such as the World Bank Group, IFC, MIGA, AfDB, NSIA, InfraCredit, and international export credit agencies.</w:t>
      </w:r>
    </w:p>
    <w:p w:rsidR="0BEBE53A" w:rsidP="0BEBE53A" w:rsidRDefault="0BEBE53A" w14:paraId="00A4EA11" w14:textId="23FE8BE8">
      <w:pPr>
        <w:widowControl w:val="0"/>
        <w:spacing w:line="240" w:lineRule="auto"/>
        <w:ind w:left="360"/>
        <w:jc w:val="both"/>
        <w:rPr>
          <w:rFonts w:ascii="Times New Roman" w:hAnsi="Times New Roman" w:eastAsia="Times New Roman" w:cs="Times New Roman"/>
        </w:rPr>
      </w:pPr>
    </w:p>
    <w:p w:rsidR="0A5341C4" w:rsidP="0BEBE53A" w:rsidRDefault="0A5341C4" w14:paraId="193E1464" w14:textId="0CE730D1">
      <w:pPr>
        <w:widowControl w:val="0"/>
        <w:spacing w:line="240" w:lineRule="auto"/>
        <w:ind w:left="360"/>
        <w:jc w:val="both"/>
      </w:pPr>
      <w:r w:rsidRPr="0BEBE53A">
        <w:rPr>
          <w:rFonts w:ascii="Times New Roman" w:hAnsi="Times New Roman" w:eastAsia="Times New Roman" w:cs="Times New Roman"/>
          <w:lang w:val="en-US"/>
        </w:rPr>
        <w:t>For large-scale projects, long-term offtake agreements, export contracts, industrial supply agreements, and strategic partnerships with global buyers will be key risk-mitigation tools for investors and lenders. These arrangements are expected to play a central role in unlocking project finance.</w:t>
      </w:r>
    </w:p>
    <w:p w:rsidR="0BEBE53A" w:rsidP="0BEBE53A" w:rsidRDefault="0BEBE53A" w14:paraId="21C2A8C9" w14:textId="3B4D0AD8">
      <w:pPr>
        <w:widowControl w:val="0"/>
        <w:spacing w:line="240" w:lineRule="auto"/>
        <w:ind w:left="360"/>
        <w:jc w:val="both"/>
        <w:rPr>
          <w:rFonts w:ascii="Times New Roman" w:hAnsi="Times New Roman" w:eastAsia="Times New Roman" w:cs="Times New Roman"/>
        </w:rPr>
      </w:pPr>
    </w:p>
    <w:p w:rsidR="0A5341C4" w:rsidP="0BEBE53A" w:rsidRDefault="0A5341C4" w14:paraId="3AE10EE7" w14:textId="3A9E0255">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Blended Finance</w:t>
      </w:r>
    </w:p>
    <w:p w:rsidR="0BEBE53A" w:rsidP="0BEBE53A" w:rsidRDefault="0BEBE53A" w14:paraId="78EE9A43" w14:textId="59E4C5A4">
      <w:pPr>
        <w:widowControl w:val="0"/>
        <w:spacing w:line="240" w:lineRule="auto"/>
        <w:ind w:left="360"/>
        <w:jc w:val="both"/>
        <w:rPr>
          <w:rFonts w:ascii="Times New Roman" w:hAnsi="Times New Roman" w:eastAsia="Times New Roman" w:cs="Times New Roman"/>
        </w:rPr>
      </w:pPr>
    </w:p>
    <w:p w:rsidR="0A5341C4" w:rsidP="0BEBE53A" w:rsidRDefault="0A5341C4" w14:paraId="5DAA1FBA" w14:textId="48AEE7C4">
      <w:pPr>
        <w:widowControl w:val="0"/>
        <w:spacing w:line="240" w:lineRule="auto"/>
        <w:ind w:left="360"/>
        <w:jc w:val="both"/>
      </w:pPr>
      <w:r w:rsidRPr="0BEBE53A">
        <w:rPr>
          <w:rFonts w:ascii="Times New Roman" w:hAnsi="Times New Roman" w:eastAsia="Times New Roman" w:cs="Times New Roman"/>
          <w:lang w:val="en-US"/>
        </w:rPr>
        <w:t>Most early-stage green hydrogen projects are expected to rely on blended financing structures combining grants, concessional debt, climate finance, development finance, and private capital. Technical assistance programmes, feasibility-study grants, project-preparation facilities, and upstream development funding currently represent the most accessible sources of support.</w:t>
      </w:r>
    </w:p>
    <w:p w:rsidR="0BEBE53A" w:rsidP="0BEBE53A" w:rsidRDefault="0BEBE53A" w14:paraId="14CB8491" w14:textId="3A3922E4">
      <w:pPr>
        <w:widowControl w:val="0"/>
        <w:spacing w:line="240" w:lineRule="auto"/>
        <w:ind w:left="360"/>
        <w:jc w:val="both"/>
        <w:rPr>
          <w:rFonts w:ascii="Times New Roman" w:hAnsi="Times New Roman" w:eastAsia="Times New Roman" w:cs="Times New Roman"/>
        </w:rPr>
      </w:pPr>
    </w:p>
    <w:p w:rsidR="0A5341C4" w:rsidP="0BEBE53A" w:rsidRDefault="0A5341C4" w14:paraId="795C6215" w14:textId="034D8D16">
      <w:pPr>
        <w:widowControl w:val="0"/>
        <w:spacing w:line="240" w:lineRule="auto"/>
        <w:ind w:left="360"/>
        <w:jc w:val="both"/>
      </w:pPr>
      <w:r w:rsidRPr="0BEBE53A">
        <w:rPr>
          <w:rFonts w:ascii="Times New Roman" w:hAnsi="Times New Roman" w:eastAsia="Times New Roman" w:cs="Times New Roman"/>
          <w:lang w:val="en-US"/>
        </w:rPr>
        <w:t>Emerging financing platforms include AfDB-SEFA facilities, World Bank climate-finance programmes, GIZ-supported initiatives, the Global Clean Hydrogen Programme, and the NSIA-backed Distributed Renewable Energy (DRE) Fund, which may support enabling renewable energy infrastructure linked to hydrogen production.</w:t>
      </w:r>
    </w:p>
    <w:p w:rsidR="0BEBE53A" w:rsidP="0BEBE53A" w:rsidRDefault="0BEBE53A" w14:paraId="75AAE91B" w14:textId="64F9CF30">
      <w:pPr>
        <w:widowControl w:val="0"/>
        <w:spacing w:line="240" w:lineRule="auto"/>
        <w:ind w:left="360"/>
        <w:jc w:val="both"/>
        <w:rPr>
          <w:rFonts w:ascii="Times New Roman" w:hAnsi="Times New Roman" w:eastAsia="Times New Roman" w:cs="Times New Roman"/>
        </w:rPr>
      </w:pPr>
    </w:p>
    <w:p w:rsidR="0A5341C4" w:rsidP="0BEBE53A" w:rsidRDefault="0A5341C4" w14:paraId="5579E111" w14:textId="00EEC622">
      <w:pPr>
        <w:widowControl w:val="0"/>
        <w:spacing w:line="240" w:lineRule="auto"/>
        <w:ind w:left="360"/>
        <w:jc w:val="both"/>
        <w:rPr>
          <w:rFonts w:ascii="Times New Roman" w:hAnsi="Times New Roman" w:eastAsia="Times New Roman" w:cs="Times New Roman"/>
          <w:b/>
          <w:bCs/>
          <w:u w:val="single"/>
        </w:rPr>
      </w:pPr>
      <w:r w:rsidRPr="0BEBE53A">
        <w:rPr>
          <w:rFonts w:ascii="Times New Roman" w:hAnsi="Times New Roman" w:eastAsia="Times New Roman" w:cs="Times New Roman"/>
          <w:b/>
          <w:bCs/>
          <w:u w:val="single"/>
        </w:rPr>
        <w:t xml:space="preserve">Investor </w:t>
      </w:r>
      <w:r w:rsidRPr="0BEBE53A" w:rsidR="44D1D0F2">
        <w:rPr>
          <w:rFonts w:ascii="Times New Roman" w:hAnsi="Times New Roman" w:eastAsia="Times New Roman" w:cs="Times New Roman"/>
          <w:b/>
          <w:bCs/>
          <w:u w:val="single"/>
        </w:rPr>
        <w:t>Outlook</w:t>
      </w:r>
    </w:p>
    <w:p w:rsidR="0BEBE53A" w:rsidP="0BEBE53A" w:rsidRDefault="0BEBE53A" w14:paraId="048A28A9" w14:textId="38D326E1">
      <w:pPr>
        <w:widowControl w:val="0"/>
        <w:spacing w:line="240" w:lineRule="auto"/>
        <w:ind w:left="360"/>
        <w:jc w:val="both"/>
        <w:rPr>
          <w:rFonts w:ascii="Times New Roman" w:hAnsi="Times New Roman" w:eastAsia="Times New Roman" w:cs="Times New Roman"/>
          <w:u w:val="single"/>
        </w:rPr>
      </w:pPr>
    </w:p>
    <w:p w:rsidR="0A5341C4" w:rsidP="0BEBE53A" w:rsidRDefault="0A5341C4" w14:paraId="16E16119" w14:textId="5F2D4C9F">
      <w:pPr>
        <w:widowControl w:val="0"/>
        <w:spacing w:line="240" w:lineRule="auto"/>
        <w:ind w:left="360"/>
        <w:jc w:val="both"/>
      </w:pPr>
      <w:r w:rsidRPr="0BEBE53A">
        <w:rPr>
          <w:rFonts w:ascii="Times New Roman" w:hAnsi="Times New Roman" w:eastAsia="Times New Roman" w:cs="Times New Roman"/>
          <w:lang w:val="en-US"/>
        </w:rPr>
        <w:t>Access to low-cost renewable electricity, reliable water resources, industrial infrastructure, export facilities, and long-term offtake agreements will largely determine project viability and bankability. Projects aligned with green ammonia production, industrial decarbonisation, green methanol, fertiliser production, and export markets are expected to attract the strongest investor interest.</w:t>
      </w:r>
    </w:p>
    <w:p w:rsidR="0BEBE53A" w:rsidP="0BEBE53A" w:rsidRDefault="0BEBE53A" w14:paraId="706D3CFF" w14:textId="2AD2E2A3">
      <w:pPr>
        <w:widowControl w:val="0"/>
        <w:spacing w:line="240" w:lineRule="auto"/>
        <w:ind w:left="360"/>
        <w:jc w:val="both"/>
        <w:rPr>
          <w:rFonts w:ascii="Times New Roman" w:hAnsi="Times New Roman" w:eastAsia="Times New Roman" w:cs="Times New Roman"/>
        </w:rPr>
      </w:pPr>
    </w:p>
    <w:p w:rsidR="0A5341C4" w:rsidP="0BEBE53A" w:rsidRDefault="0A5341C4" w14:paraId="323ADB41" w14:textId="5F083840">
      <w:pPr>
        <w:widowControl w:val="0"/>
        <w:spacing w:line="240" w:lineRule="auto"/>
        <w:ind w:left="360"/>
        <w:jc w:val="both"/>
      </w:pPr>
      <w:r w:rsidRPr="0BEBE53A">
        <w:rPr>
          <w:rFonts w:ascii="Times New Roman" w:hAnsi="Times New Roman" w:eastAsia="Times New Roman" w:cs="Times New Roman"/>
          <w:lang w:val="en-US"/>
        </w:rPr>
        <w:t>For most investors, early opportunities are likely to focus on project development, feasibility studies, industrial partnerships, export-oriented infrastructure, and renewable energy assets that can support future hydrogen production. As Nigeria's hydrogen policy framework matures, projects positioned around industrial demand centres, Free Trade Zones, and export corridors are expected to benefit most from future climate-finance flows and international investment.</w:t>
      </w:r>
    </w:p>
    <w:p w:rsidR="00143F6F" w:rsidP="00143F6F" w:rsidRDefault="00143F6F" w14:paraId="3A0DFE0A" w14:textId="77777777">
      <w:pPr>
        <w:widowControl w:val="0"/>
        <w:spacing w:line="240" w:lineRule="auto"/>
        <w:jc w:val="both"/>
        <w:rPr>
          <w:rFonts w:ascii="Times New Roman" w:hAnsi="Times New Roman" w:eastAsia="Times New Roman" w:cs="Times New Roman"/>
        </w:rPr>
      </w:pPr>
    </w:p>
    <w:p w:rsidR="00143F6F" w:rsidP="00143F6F" w:rsidRDefault="00143F6F" w14:paraId="45D7A95D" w14:textId="77777777">
      <w:pPr>
        <w:widowControl w:val="0"/>
        <w:spacing w:line="240" w:lineRule="auto"/>
        <w:jc w:val="both"/>
        <w:rPr>
          <w:rFonts w:ascii="Times New Roman" w:hAnsi="Times New Roman" w:eastAsia="Times New Roman" w:cs="Times New Roman"/>
        </w:rPr>
      </w:pPr>
    </w:p>
    <w:p w:rsidRPr="00F4022E" w:rsidR="00143F6F" w:rsidP="0BEBE53A" w:rsidRDefault="2FFD2249" w14:paraId="7D89258E" w14:textId="64F81F09">
      <w:pPr>
        <w:pStyle w:val="Heading2"/>
      </w:pPr>
      <w:bookmarkStart w:name="_Toc581673629" w:id="149"/>
      <w:r>
        <w:t>Opportunities - Text | Photos | Videos</w:t>
      </w:r>
      <w:bookmarkEnd w:id="149"/>
    </w:p>
    <w:p w:rsidR="00143F6F" w:rsidP="00143F6F" w:rsidRDefault="00143F6F" w14:paraId="1172B173" w14:textId="77777777">
      <w:pPr>
        <w:widowControl w:val="0"/>
        <w:spacing w:line="240" w:lineRule="auto"/>
        <w:jc w:val="both"/>
        <w:rPr>
          <w:rFonts w:ascii="Times New Roman" w:hAnsi="Times New Roman" w:eastAsia="Times New Roman" w:cs="Times New Roman"/>
        </w:rPr>
      </w:pPr>
    </w:p>
    <w:p w:rsidR="00143F6F" w:rsidP="00F4022E" w:rsidRDefault="00143F6F" w14:paraId="780E3BCD"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Nigeria’s green hydrogen market is primarily a long-term strategic opportunity, with significant potential across industrial decarbonisation, clean fuel production, energy exports, and renewable energy integration. While the sector is still emerging, early investors have an opportunity to establish market leadership ahead of large-scale demand growth.</w:t>
      </w:r>
    </w:p>
    <w:p w:rsidR="00143F6F" w:rsidP="00F4022E" w:rsidRDefault="00143F6F" w14:paraId="55191C0F"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3F565D91" w14:textId="77777777">
      <w:pPr>
        <w:widowControl w:val="0"/>
        <w:spacing w:line="240" w:lineRule="auto"/>
        <w:ind w:left="360"/>
        <w:jc w:val="both"/>
        <w:rPr>
          <w:rFonts w:ascii="Times New Roman" w:hAnsi="Times New Roman" w:eastAsia="Times New Roman" w:cs="Times New Roman"/>
        </w:rPr>
      </w:pPr>
      <w:r>
        <w:rPr>
          <w:rFonts w:ascii="Times New Roman" w:hAnsi="Times New Roman" w:eastAsia="Times New Roman" w:cs="Times New Roman"/>
        </w:rPr>
        <w:t xml:space="preserve">Northern Nigeria offers strong long-term production potential due to high solar irradiation, land availability, and renewable energy resources, while coastal regions provide strategic advantages for </w:t>
      </w:r>
      <w:r>
        <w:rPr>
          <w:rFonts w:ascii="Times New Roman" w:hAnsi="Times New Roman" w:eastAsia="Times New Roman" w:cs="Times New Roman"/>
        </w:rPr>
        <w:lastRenderedPageBreak/>
        <w:t>export-oriented projects through existing industrial zones, ports, and Free Trade Zones.</w:t>
      </w:r>
    </w:p>
    <w:p w:rsidR="00143F6F" w:rsidP="00F4022E" w:rsidRDefault="00143F6F" w14:paraId="6F504FA7"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770C9A8C" w14:textId="77777777">
      <w:pPr>
        <w:widowControl w:val="0"/>
        <w:spacing w:line="240" w:lineRule="auto"/>
        <w:ind w:left="360"/>
        <w:jc w:val="both"/>
        <w:rPr>
          <w:rFonts w:ascii="Times New Roman" w:hAnsi="Times New Roman" w:eastAsia="Times New Roman" w:cs="Times New Roman"/>
          <w:lang w:val="en-US"/>
        </w:rPr>
      </w:pPr>
      <w:r w:rsidRPr="0DCCD49E">
        <w:rPr>
          <w:rFonts w:ascii="Times New Roman" w:hAnsi="Times New Roman" w:eastAsia="Times New Roman" w:cs="Times New Roman"/>
          <w:lang w:val="en-US"/>
        </w:rPr>
        <w:t>The Energy Transition Plan identifies hydrogen as a future export industry, with ambitions to generate up to $10 billion annually by 2035 and $50 billion annually by 2060. The sector is also expected to support significant industrial development and job creation, with projections of up to 500,000 jobs by 2060.</w:t>
      </w:r>
    </w:p>
    <w:p w:rsidR="00143F6F" w:rsidP="00F4022E" w:rsidRDefault="00143F6F" w14:paraId="3991E7D1" w14:textId="77777777">
      <w:pPr>
        <w:widowControl w:val="0"/>
        <w:spacing w:line="240" w:lineRule="auto"/>
        <w:ind w:left="360"/>
        <w:jc w:val="both"/>
        <w:rPr>
          <w:rFonts w:ascii="Times New Roman" w:hAnsi="Times New Roman" w:eastAsia="Times New Roman" w:cs="Times New Roman"/>
        </w:rPr>
      </w:pPr>
    </w:p>
    <w:p w:rsidR="00143F6F" w:rsidP="00F4022E" w:rsidRDefault="00143F6F" w14:paraId="2D77199D" w14:textId="77777777">
      <w:pPr>
        <w:widowControl w:val="0"/>
        <w:spacing w:line="240" w:lineRule="auto"/>
        <w:ind w:left="360"/>
        <w:jc w:val="both"/>
        <w:rPr>
          <w:rFonts w:ascii="Times New Roman" w:hAnsi="Times New Roman" w:eastAsia="Times New Roman" w:cs="Times New Roman"/>
        </w:rPr>
      </w:pPr>
      <w:r>
        <w:rPr>
          <w:rFonts w:ascii="Times New Roman" w:hAnsi="Times New Roman" w:eastAsia="Times New Roman" w:cs="Times New Roman"/>
        </w:rPr>
        <w:t>For early investors, the greatest opportunity lies in securing strategic positions ahead of future industrial demand, export market growth, and increasing international climate-finance and green industrial investment flows.</w:t>
      </w:r>
    </w:p>
    <w:p w:rsidR="00143F6F" w:rsidP="00F4022E" w:rsidRDefault="00143F6F" w14:paraId="4D1E69F6" w14:textId="77777777">
      <w:pPr>
        <w:widowControl w:val="0"/>
        <w:spacing w:line="240" w:lineRule="auto"/>
        <w:ind w:left="360"/>
        <w:jc w:val="both"/>
        <w:rPr>
          <w:rFonts w:ascii="Times New Roman" w:hAnsi="Times New Roman" w:eastAsia="Times New Roman" w:cs="Times New Roman"/>
        </w:rPr>
      </w:pPr>
    </w:p>
    <w:p w:rsidRPr="00143F6F" w:rsidR="00143F6F" w:rsidP="00F4022E" w:rsidRDefault="00143F6F" w14:paraId="3F1FF71C" w14:textId="5502C686">
      <w:pPr>
        <w:widowControl w:val="0"/>
        <w:spacing w:line="240" w:lineRule="auto"/>
        <w:ind w:left="360"/>
        <w:jc w:val="both"/>
        <w:rPr>
          <w:rFonts w:ascii="Times New Roman" w:hAnsi="Times New Roman" w:eastAsia="Times New Roman" w:cs="Times New Roman"/>
        </w:rPr>
      </w:pPr>
      <w:r>
        <w:rPr>
          <w:rFonts w:ascii="Times New Roman" w:hAnsi="Times New Roman" w:eastAsia="Times New Roman" w:cs="Times New Roman"/>
          <w:i/>
          <w:iCs/>
        </w:rPr>
        <w:t>PS: Photos will apply where necessary</w:t>
      </w:r>
    </w:p>
    <w:sectPr w:rsidRPr="00143F6F" w:rsidR="00143F6F">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K" w:author="Karic, Milos GIZ NG" w:date="2026-06-14T12:02:00Z" w:id="0">
    <w:p w:rsidR="00957935" w:rsidP="00957935" w:rsidRDefault="00957935" w14:paraId="4C63672D" w14:textId="77777777">
      <w:pPr>
        <w:pStyle w:val="CommentText"/>
      </w:pPr>
      <w:r>
        <w:rPr>
          <w:rStyle w:val="CommentReference"/>
        </w:rPr>
        <w:annotationRef/>
      </w:r>
      <w:r>
        <w:t>Would it make sense to generate who is who section with most stakeholders?</w:t>
      </w:r>
    </w:p>
  </w:comment>
  <w:comment w:initials="JN" w:author="Jasmina Nesic Lovse" w:date="2026-07-02T11:15:00Z" w:id="4">
    <w:p w:rsidR="00530790" w:rsidP="00530790" w:rsidRDefault="00530790" w14:paraId="430FA699" w14:textId="77777777">
      <w:pPr>
        <w:pStyle w:val="CommentText"/>
      </w:pPr>
      <w:r>
        <w:rPr>
          <w:rStyle w:val="CommentReference"/>
        </w:rPr>
        <w:annotationRef/>
      </w:r>
      <w:r>
        <w:t>Potentially, a</w:t>
      </w:r>
      <w:r>
        <w:rPr>
          <w:lang w:val="en-US"/>
        </w:rPr>
        <w:t xml:space="preserve">ll hero statistics should </w:t>
      </w:r>
      <w:r>
        <w:t>have reference to</w:t>
      </w:r>
      <w:r>
        <w:rPr>
          <w:lang w:val="en-US"/>
        </w:rPr>
        <w:t xml:space="preserve"> source</w:t>
      </w:r>
      <w:r>
        <w:t xml:space="preserve"> and </w:t>
      </w:r>
      <w:r>
        <w:rPr>
          <w:lang w:val="en-US"/>
        </w:rPr>
        <w:t xml:space="preserve">year. </w:t>
      </w:r>
    </w:p>
    <w:p w:rsidR="00530790" w:rsidP="00530790" w:rsidRDefault="00530790" w14:paraId="19A55FB1" w14:textId="77777777">
      <w:pPr>
        <w:pStyle w:val="CommentText"/>
      </w:pPr>
      <w:r>
        <w:rPr>
          <w:lang w:val="en-GB"/>
        </w:rPr>
        <w:t xml:space="preserve">Consider clarify meaning of </w:t>
      </w:r>
      <w:r>
        <w:rPr>
          <w:lang w:val="en-US"/>
        </w:rPr>
        <w:t>'people without reliable electricity' / does it means no access, unreliable supply, or inadequate supply, since these are different indicators.</w:t>
      </w:r>
    </w:p>
  </w:comment>
  <w:comment w:initials="JN" w:author="Jasmina Nesic Lovse" w:date="2026-07-02T11:16:00Z" w:id="5">
    <w:p w:rsidR="004D0CAB" w:rsidP="004D0CAB" w:rsidRDefault="004D0CAB" w14:paraId="26CA6871" w14:textId="77777777">
      <w:pPr>
        <w:pStyle w:val="CommentText"/>
      </w:pPr>
      <w:r>
        <w:rPr>
          <w:rStyle w:val="CommentReference"/>
        </w:rPr>
        <w:annotationRef/>
      </w:r>
      <w:r>
        <w:rPr>
          <w:lang w:val="en-US"/>
        </w:rPr>
        <w:t>Consider aligning this with the wider SEPA ecosystem. NigeriaSE4ALL is the data/market intelligence gateway, while OSIP should be positioned as the investor-facing entry point that converts information into guidance, opportunities, and next steps.</w:t>
      </w:r>
    </w:p>
  </w:comment>
  <w:comment w:initials="JN" w:author="Jasmina Nesic Lovse" w:date="2026-07-02T11:17:00Z" w:id="6">
    <w:p w:rsidR="00774AD0" w:rsidP="00774AD0" w:rsidRDefault="00774AD0" w14:paraId="5543AE30" w14:textId="77777777">
      <w:pPr>
        <w:pStyle w:val="CommentText"/>
      </w:pPr>
      <w:r>
        <w:rPr>
          <w:rStyle w:val="CommentReference"/>
        </w:rPr>
        <w:annotationRef/>
      </w:r>
      <w:r>
        <w:rPr>
          <w:lang w:val="en-US"/>
        </w:rPr>
        <w:t>For government and donor logos, check visibility rules before publication.</w:t>
      </w:r>
    </w:p>
  </w:comment>
  <w:comment w:initials="JN" w:author="Jasmina Nesic Lovse" w:date="2026-07-02T11:34:00Z" w:id="8">
    <w:p w:rsidR="00226A7F" w:rsidP="00226A7F" w:rsidRDefault="00226A7F" w14:paraId="54F2C5AC" w14:textId="77777777">
      <w:pPr>
        <w:pStyle w:val="CommentText"/>
      </w:pPr>
      <w:r>
        <w:rPr>
          <w:rStyle w:val="CommentReference"/>
        </w:rPr>
        <w:annotationRef/>
      </w:r>
      <w:r>
        <w:rPr>
          <w:lang w:val="en-US"/>
        </w:rPr>
        <w:t>Add a legal/investment disclaimer in the footer and Terms of Use. OSIP should state that content is general information only and does not constitute legal, tax, investment, technical, or regulatory advice.</w:t>
      </w:r>
    </w:p>
  </w:comment>
  <w:comment w:initials="JN" w:author="Jasmina Nesic Lovse" w:date="2026-07-02T14:55:00Z" w:id="10">
    <w:p w:rsidR="00675CEF" w:rsidP="00675CEF" w:rsidRDefault="00BF182B" w14:paraId="6EC5FBAE" w14:textId="77777777">
      <w:pPr>
        <w:pStyle w:val="CommentText"/>
      </w:pPr>
      <w:r>
        <w:rPr>
          <w:rStyle w:val="CommentReference"/>
        </w:rPr>
        <w:annotationRef/>
      </w:r>
      <w:r w:rsidR="00675CEF">
        <w:rPr>
          <w:lang w:val="en-US"/>
        </w:rPr>
        <w:t xml:space="preserve">This is a central legal section. </w:t>
      </w:r>
      <w:r w:rsidR="00675CEF">
        <w:t>Nigeria electricity lawyer team to validate the description of federal/state regulatory roles, state licensing powers, transitional arrangements, and NERC/SERC responsibilities.</w:t>
      </w:r>
    </w:p>
  </w:comment>
  <w:comment w:initials="JN" w:author="Jasmina Nesic Lovse" w:date="2026-07-02T14:56:00Z" w:id="11">
    <w:p w:rsidR="00D85FDA" w:rsidP="00D85FDA" w:rsidRDefault="00D85FDA" w14:paraId="05903D6D" w14:textId="77777777">
      <w:pPr>
        <w:pStyle w:val="CommentText"/>
      </w:pPr>
      <w:r>
        <w:rPr>
          <w:rStyle w:val="CommentReference"/>
        </w:rPr>
        <w:annotationRef/>
      </w:r>
      <w:r>
        <w:rPr>
          <w:lang w:val="en-US"/>
        </w:rPr>
        <w:t>Needs precise legal wording. Potentially clarify when states may issue licences, when NERC remains competent, and how inter-state or grid-connected projects are treated under the Electricity Act and transition arrangements.</w:t>
      </w:r>
    </w:p>
  </w:comment>
  <w:comment w:initials="JN" w:author="Jasmina Nesic Lovse" w:date="2026-07-02T14:58:00Z" w:id="12">
    <w:p w:rsidR="00DC1663" w:rsidP="00DC1663" w:rsidRDefault="00DC1663" w14:paraId="06648A91" w14:textId="77777777">
      <w:pPr>
        <w:pStyle w:val="CommentText"/>
      </w:pPr>
      <w:r>
        <w:rPr>
          <w:rStyle w:val="CommentReference"/>
        </w:rPr>
        <w:annotationRef/>
      </w:r>
      <w:r>
        <w:rPr>
          <w:lang w:val="en-US"/>
        </w:rPr>
        <w:t>Direct procurement pathways presented as automatic; maybe to add 'subject to eligibility, approvals, and applicable regulations'.</w:t>
      </w:r>
    </w:p>
  </w:comment>
  <w:comment w:initials="JN" w:author="Jasmina Nesic Lovse" w:date="2026-07-02T15:00:00Z" w:id="13">
    <w:p w:rsidR="00CC09D3" w:rsidP="00CC09D3" w:rsidRDefault="00CC09D3" w14:paraId="0818AAF3" w14:textId="77777777">
      <w:pPr>
        <w:pStyle w:val="CommentText"/>
      </w:pPr>
      <w:r>
        <w:rPr>
          <w:rStyle w:val="CommentReference"/>
        </w:rPr>
        <w:annotationRef/>
      </w:r>
      <w:r>
        <w:rPr>
          <w:lang w:val="en-US"/>
        </w:rPr>
        <w:t>Maybe to soften the claim that the adjustment improves bankability, since offtaker creditworthiness and project-specific arrangements remain material risks.</w:t>
      </w:r>
    </w:p>
  </w:comment>
  <w:comment w:initials="JN" w:author="Jasmina Nesic Lovse" w:date="2026-07-02T15:01:00Z" w:id="14">
    <w:p w:rsidR="002D6D2B" w:rsidP="002D6D2B" w:rsidRDefault="002D6D2B" w14:paraId="0EAC1FDC" w14:textId="77777777">
      <w:pPr>
        <w:pStyle w:val="CommentText"/>
      </w:pPr>
      <w:r>
        <w:rPr>
          <w:rStyle w:val="CommentReference"/>
        </w:rPr>
        <w:annotationRef/>
      </w:r>
      <w:r>
        <w:rPr>
          <w:lang w:val="en-US"/>
        </w:rPr>
        <w:t>Confirm whether it is binding, targeted, conditional, and applicable to all DisCos before publication.</w:t>
      </w:r>
    </w:p>
  </w:comment>
  <w:comment w:initials="JN" w:author="Jasmina Nesic Lovse" w:date="2026-07-02T15:03:00Z" w:id="15">
    <w:p w:rsidR="00747B9E" w:rsidP="00747B9E" w:rsidRDefault="00747B9E" w14:paraId="5ED48123" w14:textId="77777777">
      <w:pPr>
        <w:pStyle w:val="CommentText"/>
      </w:pPr>
      <w:r>
        <w:rPr>
          <w:rStyle w:val="CommentReference"/>
        </w:rPr>
        <w:annotationRef/>
      </w:r>
      <w:r>
        <w:rPr>
          <w:lang w:val="en-US"/>
        </w:rPr>
        <w:t>Legal review needed. This section may be too legal for website copy and better placed in a downloadable investor guide.</w:t>
      </w:r>
    </w:p>
  </w:comment>
  <w:comment w:initials="JN" w:author="Jasmina Nesic Lovse" w:date="2026-07-02T15:04:00Z" w:id="18">
    <w:p w:rsidR="0099793E" w:rsidP="0099793E" w:rsidRDefault="0099793E" w14:paraId="13ED1399" w14:textId="77777777">
      <w:pPr>
        <w:pStyle w:val="CommentText"/>
      </w:pPr>
      <w:r>
        <w:rPr>
          <w:rStyle w:val="CommentReference"/>
        </w:rPr>
        <w:annotationRef/>
      </w:r>
      <w:r>
        <w:rPr>
          <w:lang w:val="en-US"/>
        </w:rPr>
        <w:t>Consider moving a shorter version to web copy and keeping the full risk discussion in an Investor Guide. Avoid implying that entry framework resolves project-level risks..</w:t>
      </w:r>
    </w:p>
  </w:comment>
  <w:comment w:initials="MK" w:author="Karic, Milos GIZ NG" w:date="2026-06-13T18:53:00Z" w:id="22">
    <w:p w:rsidR="009F17A1" w:rsidP="009F17A1" w:rsidRDefault="009F17A1" w14:paraId="74C3CFEE" w14:textId="77777777">
      <w:pPr>
        <w:pStyle w:val="CommentText"/>
      </w:pPr>
      <w:r>
        <w:rPr>
          <w:rStyle w:val="CommentReference"/>
        </w:rPr>
        <w:annotationRef/>
      </w:r>
      <w:r>
        <w:t>Properterim is solar radiation I belive</w:t>
      </w:r>
    </w:p>
  </w:comment>
  <w:comment w:initials="IO" w:author="Obiasogu, Ifeoma Linda GIZ NG" w:date="2026-06-09T11:09:00Z" w:id="25">
    <w:p w:rsidR="00245B4D" w:rsidP="00245B4D" w:rsidRDefault="00164344" w14:paraId="41A25591" w14:textId="77777777">
      <w:pPr>
        <w:pStyle w:val="CommentText"/>
      </w:pPr>
      <w:r>
        <w:rPr>
          <w:rStyle w:val="CommentReference"/>
        </w:rPr>
        <w:annotationRef/>
      </w:r>
      <w:r w:rsidR="00245B4D">
        <w:t xml:space="preserve">Please reference sources. Do we really want to show all this numbers? </w:t>
      </w:r>
      <w:r w:rsidR="00245B4D">
        <w:br/>
        <w:t>What is important to be viewed? I suggest maximum of 5 key statistics that provide high level investor information</w:t>
      </w:r>
    </w:p>
  </w:comment>
  <w:comment w:initials="IO" w:author="Obiasogu, Ifeoma Linda GIZ NG" w:date="2026-06-09T11:32:00Z" w:id="28">
    <w:p w:rsidR="0046204B" w:rsidP="0046204B" w:rsidRDefault="00654684" w14:paraId="606FF7E0" w14:textId="77777777">
      <w:pPr>
        <w:pStyle w:val="CommentText"/>
      </w:pPr>
      <w:r>
        <w:rPr>
          <w:rStyle w:val="CommentReference"/>
        </w:rPr>
        <w:annotationRef/>
      </w:r>
      <w:r w:rsidR="0046204B">
        <w:t>Information should be structured to tell a story and easy understanding. I suggest</w:t>
      </w:r>
      <w:r w:rsidR="0046204B">
        <w:br/>
        <w:t>1. Policies/laws- which is overarching</w:t>
      </w:r>
      <w:r w:rsidR="0046204B">
        <w:br/>
        <w:t>2. Different frameworks- offgrid/ongrid, large, medium, small scale</w:t>
      </w:r>
      <w:r w:rsidR="0046204B">
        <w:br/>
        <w:t>3. Relevant regulations guiding above frameworks with links to websites, subtle mention of relevant agencies.</w:t>
      </w:r>
      <w:r w:rsidR="0046204B">
        <w:br/>
        <w:t>4. Technical standards</w:t>
      </w:r>
      <w:r w:rsidR="0046204B">
        <w:br/>
        <w:t>4. Maybe workflow process for 2 select frame works. A graph that now combines EIA, lands etc, with clarity on where it is applicable. E.g not sure EIA is need for solar home systems</w:t>
      </w:r>
    </w:p>
  </w:comment>
  <w:comment w:initials="IO" w:author="Obiasogu, Ifeoma Linda GIZ NG" w:date="2026-06-09T12:32:00Z" w:id="30">
    <w:p w:rsidR="00397F00" w:rsidP="00397F00" w:rsidRDefault="00756D22" w14:paraId="0FE87B0B" w14:textId="77777777">
      <w:pPr>
        <w:pStyle w:val="CommentText"/>
      </w:pPr>
      <w:r>
        <w:rPr>
          <w:rStyle w:val="CommentReference"/>
        </w:rPr>
        <w:annotationRef/>
      </w:r>
      <w:r w:rsidR="00397F00">
        <w:t xml:space="preserve">I presume the heading will be removed on the website. </w:t>
      </w:r>
      <w:r w:rsidR="00397F00">
        <w:br/>
        <w:t>For better flow and readability, texts should be improved , to show linkage and easy to understand when the headings are removed.</w:t>
      </w:r>
    </w:p>
  </w:comment>
  <w:comment w:initials="IO" w:author="Obiasogu, Ifeoma Linda GIZ NG" w:date="2026-06-09T12:12:00Z" w:id="31">
    <w:p w:rsidR="009E15E3" w:rsidP="009E15E3" w:rsidRDefault="00341A31" w14:paraId="6D9E7E4A" w14:textId="77777777">
      <w:pPr>
        <w:pStyle w:val="CommentText"/>
      </w:pPr>
      <w:r>
        <w:rPr>
          <w:rStyle w:val="CommentReference"/>
        </w:rPr>
        <w:annotationRef/>
      </w:r>
      <w:r w:rsidR="009E15E3">
        <w:t>Please confirm possibility of including infrastructure concession.</w:t>
      </w:r>
    </w:p>
  </w:comment>
  <w:comment w:initials="JN" w:author="Jasmina Nesic Lovse" w:date="2026-07-02T15:08:00Z" w:id="32">
    <w:p w:rsidR="00AD4D7E" w:rsidP="00AD4D7E" w:rsidRDefault="00AD4D7E" w14:paraId="230158F3" w14:textId="77777777">
      <w:pPr>
        <w:pStyle w:val="CommentText"/>
      </w:pPr>
      <w:r>
        <w:rPr>
          <w:rStyle w:val="CommentReference"/>
        </w:rPr>
        <w:annotationRef/>
      </w:r>
      <w:r>
        <w:rPr>
          <w:lang w:val="en-US"/>
        </w:rPr>
        <w:t>Clarify whether OSIP is only informing investors or also linking them to DARES/REA participation mechanisms.</w:t>
      </w:r>
    </w:p>
  </w:comment>
  <w:comment w:initials="IO" w:author="Obiasogu, Ifeoma Linda GIZ NG" w:date="2026-06-11T08:38:00Z" w:id="35">
    <w:p w:rsidR="0013341F" w:rsidP="0013341F" w:rsidRDefault="0013341F" w14:paraId="69408C66" w14:textId="77777777">
      <w:pPr>
        <w:pStyle w:val="CommentText"/>
      </w:pPr>
      <w:r>
        <w:rPr>
          <w:rStyle w:val="CommentReference"/>
        </w:rPr>
        <w:annotationRef/>
      </w:r>
      <w:r>
        <w:t>Are there existing call for projects we may want to highlight</w:t>
      </w:r>
    </w:p>
  </w:comment>
  <w:comment w:initials="IO" w:author="Obiasogu, Ifeoma Linda GIZ NG" w:date="2026-06-11T08:40:00Z" w:id="36">
    <w:p w:rsidR="00D73B96" w:rsidP="00D73B96" w:rsidRDefault="00D73B96" w14:paraId="27BF9F67" w14:textId="77777777">
      <w:pPr>
        <w:pStyle w:val="CommentText"/>
      </w:pPr>
      <w:r>
        <w:rPr>
          <w:rStyle w:val="CommentReference"/>
        </w:rPr>
        <w:annotationRef/>
      </w:r>
      <w:r>
        <w:t>Please include photos/links, if it is already available.</w:t>
      </w:r>
      <w:r>
        <w:br/>
        <w:t>Where not available mention the kind of photo you plan to include?</w:t>
      </w:r>
    </w:p>
  </w:comment>
  <w:comment w:initials="MK" w:author="Karic, Milos GIZ NG" w:date="2026-06-13T18:58:00Z" w:id="34">
    <w:p w:rsidR="00161508" w:rsidP="00161508" w:rsidRDefault="00161508" w14:paraId="172279C6" w14:textId="77777777">
      <w:pPr>
        <w:pStyle w:val="CommentText"/>
      </w:pPr>
      <w:r>
        <w:rPr>
          <w:rStyle w:val="CommentReference"/>
        </w:rPr>
        <w:annotationRef/>
      </w:r>
      <w:r>
        <w:t>Net.billing, existing industries?</w:t>
      </w:r>
    </w:p>
  </w:comment>
  <w:comment w:initials="IO" w:author="Obiasogu, Ifeoma Linda GIZ NG" w:date="2026-06-11T08:45:00Z" w:id="39">
    <w:p w:rsidR="00992025" w:rsidP="00992025" w:rsidRDefault="00992025" w14:paraId="7448487C" w14:textId="77777777">
      <w:pPr>
        <w:pStyle w:val="CommentText"/>
      </w:pPr>
      <w:r>
        <w:rPr>
          <w:rStyle w:val="CommentReference"/>
        </w:rPr>
        <w:annotationRef/>
      </w:r>
      <w:r>
        <w:t>Improve text</w:t>
      </w:r>
    </w:p>
  </w:comment>
  <w:comment w:initials="MK" w:author="Karic, Milos GIZ NG" w:date="2026-06-13T18:58:00Z" w:id="40">
    <w:p w:rsidR="00977944" w:rsidP="00977944" w:rsidRDefault="00977944" w14:paraId="7B7DD24E" w14:textId="77777777">
      <w:pPr>
        <w:pStyle w:val="CommentText"/>
      </w:pPr>
      <w:r>
        <w:rPr>
          <w:rStyle w:val="CommentReference"/>
        </w:rPr>
        <w:annotationRef/>
      </w:r>
      <w:r>
        <w:t>Based on what?</w:t>
      </w:r>
    </w:p>
  </w:comment>
  <w:comment w:initials="IO" w:author="Obiasogu, Ifeoma Linda GIZ NG" w:date="2026-06-11T08:48:00Z" w:id="42">
    <w:p w:rsidR="00886406" w:rsidP="00886406" w:rsidRDefault="00886406" w14:paraId="00005563" w14:textId="77777777">
      <w:pPr>
        <w:pStyle w:val="CommentText"/>
      </w:pPr>
      <w:r>
        <w:rPr>
          <w:rStyle w:val="CommentReference"/>
        </w:rPr>
        <w:annotationRef/>
      </w:r>
      <w:r>
        <w:t>Restructure and improve narration</w:t>
      </w:r>
    </w:p>
  </w:comment>
  <w:comment w:initials="JN" w:author="Jasmina Nesic Lovse" w:date="2026-07-02T15:09:00Z" w:id="44">
    <w:p w:rsidR="00063F29" w:rsidP="00063F29" w:rsidRDefault="00063F29" w14:paraId="7348102F" w14:textId="77777777">
      <w:pPr>
        <w:pStyle w:val="CommentText"/>
      </w:pPr>
      <w:r>
        <w:rPr>
          <w:rStyle w:val="CommentReference"/>
        </w:rPr>
        <w:annotationRef/>
      </w:r>
      <w:r>
        <w:rPr>
          <w:lang w:val="en-US"/>
        </w:rPr>
        <w:t>Potential inconsistency with later references to Katsina Wind Farm as operational. Confirm status and adjust wording so the page does not contradict itself.</w:t>
      </w:r>
    </w:p>
  </w:comment>
  <w:comment w:initials="IO" w:author="Obiasogu, Ifeoma Linda GIZ NG" w:date="2026-06-29T13:45:00Z" w:id="46">
    <w:p w:rsidR="00520F77" w:rsidP="00520F77" w:rsidRDefault="00520F77" w14:paraId="09280C7F" w14:textId="77777777">
      <w:pPr>
        <w:pStyle w:val="CommentText"/>
      </w:pPr>
      <w:r>
        <w:rPr>
          <w:rStyle w:val="CommentReference"/>
        </w:rPr>
        <w:annotationRef/>
      </w:r>
      <w:r>
        <w:t>Information on projected capacity</w:t>
      </w:r>
    </w:p>
  </w:comment>
  <w:comment w:initials="OO" w:author="Okonkwo, Omono" w:date="2026-06-30T13:13:00Z" w:id="47">
    <w:p w:rsidR="00000000" w:rsidRDefault="00000000" w14:paraId="1D12E6DB" w14:textId="37887684">
      <w:pPr>
        <w:pStyle w:val="CommentText"/>
      </w:pPr>
      <w:r>
        <w:rPr>
          <w:rStyle w:val="CommentReference"/>
        </w:rPr>
        <w:annotationRef/>
      </w:r>
      <w:r w:rsidRPr="0DB9D871">
        <w:t>There is no stated projected capacity for wind as a standalone technology in Nigeria's Energy Transition Plan. We can find this out during the scheduled meeting with NWEC or what do you think?</w:t>
      </w:r>
    </w:p>
    <w:p w:rsidR="00000000" w:rsidRDefault="00000000" w14:paraId="416B8C5E" w14:textId="5649B703">
      <w:pPr>
        <w:pStyle w:val="CommentText"/>
      </w:pPr>
    </w:p>
  </w:comment>
  <w:comment w:initials="JN" w:author="Jasmina Nesic Lovse" w:date="2026-07-02T15:11:00Z" w:id="48">
    <w:p w:rsidR="007A76DE" w:rsidP="007A76DE" w:rsidRDefault="007A76DE" w14:paraId="2401A770" w14:textId="77777777">
      <w:pPr>
        <w:pStyle w:val="CommentText"/>
      </w:pPr>
      <w:r>
        <w:rPr>
          <w:rStyle w:val="CommentReference"/>
        </w:rPr>
        <w:annotationRef/>
      </w:r>
      <w:r>
        <w:rPr>
          <w:lang w:val="en-US"/>
        </w:rPr>
        <w:t>Confirm Katsina and Gurara II status</w:t>
      </w:r>
    </w:p>
  </w:comment>
  <w:comment w:initials="IO" w:author="Obiasogu, Ifeoma Linda GIZ NG" w:date="2026-06-11T08:58:00Z" w:id="49">
    <w:p w:rsidR="00AA3A8A" w:rsidP="00AA3A8A" w:rsidRDefault="00AA3A8A" w14:paraId="73DA7440" w14:textId="77777777">
      <w:pPr>
        <w:pStyle w:val="CommentText"/>
      </w:pPr>
      <w:r>
        <w:rPr>
          <w:rStyle w:val="CommentReference"/>
        </w:rPr>
        <w:annotationRef/>
      </w:r>
      <w:r>
        <w:t>Restructure as suggested for solar</w:t>
      </w:r>
    </w:p>
  </w:comment>
  <w:comment w:initials="JN" w:author="Jasmina Nesic Lovse" w:date="2026-07-02T15:12:00Z" w:id="51">
    <w:p w:rsidR="006D4538" w:rsidP="006D4538" w:rsidRDefault="006D4538" w14:paraId="4AE12F87" w14:textId="77777777">
      <w:pPr>
        <w:pStyle w:val="CommentText"/>
      </w:pPr>
      <w:r>
        <w:rPr>
          <w:rStyle w:val="CommentReference"/>
        </w:rPr>
        <w:annotationRef/>
      </w:r>
      <w:r>
        <w:rPr>
          <w:lang w:val="en-US"/>
        </w:rPr>
        <w:t>High-risk regulatory claim. Consider 'provided for under the Electricity Act, subject to applicable regulations'.</w:t>
      </w:r>
    </w:p>
  </w:comment>
  <w:comment w:initials="IO" w:author="Obiasogu, Ifeoma Linda GIZ NG" w:date="2026-06-11T09:03:00Z" w:id="53">
    <w:p w:rsidR="0086003D" w:rsidP="0086003D" w:rsidRDefault="0086003D" w14:paraId="5111D5CF" w14:textId="77777777">
      <w:pPr>
        <w:pStyle w:val="CommentText"/>
      </w:pPr>
      <w:r>
        <w:rPr>
          <w:rStyle w:val="CommentReference"/>
        </w:rPr>
        <w:annotationRef/>
      </w:r>
      <w:r>
        <w:t>Full names please</w:t>
      </w:r>
    </w:p>
  </w:comment>
  <w:comment w:initials="MK" w:author="Karic, Milos GIZ NG" w:date="2026-06-13T19:02:00Z" w:id="54">
    <w:p w:rsidR="005705D9" w:rsidP="005705D9" w:rsidRDefault="005705D9" w14:paraId="047D4A73" w14:textId="77777777">
      <w:pPr>
        <w:pStyle w:val="CommentText"/>
      </w:pPr>
      <w:r>
        <w:rPr>
          <w:rStyle w:val="CommentReference"/>
        </w:rPr>
        <w:annotationRef/>
      </w:r>
      <w:r>
        <w:t>German desk under access bank</w:t>
      </w:r>
    </w:p>
  </w:comment>
  <w:comment w:initials="IO" w:author="Obiasogu, Ifeoma Linda GIZ NG" w:date="2026-06-11T09:05:00Z" w:id="56">
    <w:p w:rsidR="00E3306B" w:rsidP="00E3306B" w:rsidRDefault="00E3306B" w14:paraId="22D53849" w14:textId="77777777">
      <w:pPr>
        <w:pStyle w:val="CommentText"/>
      </w:pPr>
      <w:r>
        <w:rPr>
          <w:rStyle w:val="CommentReference"/>
        </w:rPr>
        <w:annotationRef/>
      </w:r>
      <w:r>
        <w:t>Improve text</w:t>
      </w:r>
    </w:p>
  </w:comment>
  <w:comment w:initials="JN" w:author="Jasmina Nesic Lovse" w:date="2026-07-02T15:13:00Z" w:id="63">
    <w:p w:rsidR="00AE6E36" w:rsidP="00AE6E36" w:rsidRDefault="00AE6E36" w14:paraId="48261B20" w14:textId="77777777">
      <w:pPr>
        <w:pStyle w:val="CommentText"/>
      </w:pPr>
      <w:r>
        <w:rPr>
          <w:rStyle w:val="CommentReference"/>
        </w:rPr>
        <w:annotationRef/>
      </w:r>
      <w:r>
        <w:rPr>
          <w:lang w:val="en-US"/>
        </w:rPr>
        <w:t>Legal/regulatory experts to confirm whether Nigeria has any dedicated storage rules and how standalone BESS should be treated for licensing, market participation, grid services, and safety compliance.</w:t>
      </w:r>
    </w:p>
  </w:comment>
  <w:comment w:initials="JN" w:author="Jasmina Nesic Lovse" w:date="2026-07-02T15:15:00Z" w:id="66">
    <w:p w:rsidR="000941AD" w:rsidP="000941AD" w:rsidRDefault="000941AD" w14:paraId="531A7D6A" w14:textId="77777777">
      <w:pPr>
        <w:pStyle w:val="CommentText"/>
      </w:pPr>
      <w:r>
        <w:rPr>
          <w:rStyle w:val="CommentReference"/>
        </w:rPr>
        <w:annotationRef/>
      </w:r>
      <w:r>
        <w:rPr>
          <w:lang w:val="en-US"/>
        </w:rPr>
        <w:t xml:space="preserve">Major market-size claim. Add source or methodology. </w:t>
      </w:r>
    </w:p>
  </w:comment>
  <w:comment w:initials="IO" w:author="Obiasogu, Ifeoma Linda GIZ NG" w:date="2026-06-11T12:35:00Z" w:id="70">
    <w:p w:rsidR="00390634" w:rsidP="00390634" w:rsidRDefault="00390634" w14:paraId="18C52658" w14:textId="77777777">
      <w:pPr>
        <w:pStyle w:val="CommentText"/>
      </w:pPr>
      <w:r>
        <w:rPr>
          <w:rStyle w:val="CommentReference"/>
        </w:rPr>
        <w:annotationRef/>
      </w:r>
      <w:r>
        <w:t>What maybe be interesting is key statics on 2060 targets and status quo. You can reference UNIDo’s projects capacity as status quo or in progress</w:t>
      </w:r>
    </w:p>
  </w:comment>
  <w:comment w:initials="IO" w:author="Obiasogu, Ifeoma Linda GIZ NG" w:date="2026-06-11T12:42:00Z" w:id="79">
    <w:p w:rsidR="00E4081C" w:rsidP="00E4081C" w:rsidRDefault="00E4081C" w14:paraId="71439B5F" w14:textId="77777777">
      <w:pPr>
        <w:pStyle w:val="CommentText"/>
      </w:pPr>
      <w:r>
        <w:rPr>
          <w:rStyle w:val="CommentReference"/>
        </w:rPr>
        <w:annotationRef/>
      </w:r>
      <w:r>
        <w:t>Improve</w:t>
      </w:r>
    </w:p>
  </w:comment>
  <w:comment w:initials="MK" w:author="Karic, Milos GIZ NG" w:date="2026-06-13T19:06:00Z" w:id="80">
    <w:p w:rsidR="004C3D10" w:rsidP="004C3D10" w:rsidRDefault="004C3D10" w14:paraId="5A4F215B" w14:textId="77777777">
      <w:pPr>
        <w:pStyle w:val="CommentText"/>
      </w:pPr>
      <w:r>
        <w:rPr>
          <w:rStyle w:val="CommentReference"/>
        </w:rPr>
        <w:annotationRef/>
      </w:r>
      <w:r>
        <w:t>Should we contact Eze for more info?</w:t>
      </w:r>
    </w:p>
  </w:comment>
  <w:comment w:initials="IO" w:author="Obiasogu, Ifeoma Linda GIZ NG" w:date="2026-06-29T14:20:00Z" w:id="116">
    <w:p w:rsidR="00E04309" w:rsidP="00E04309" w:rsidRDefault="00E04309" w14:paraId="763E2D7C" w14:textId="77777777">
      <w:pPr>
        <w:pStyle w:val="CommentText"/>
      </w:pPr>
      <w:r>
        <w:rPr>
          <w:rStyle w:val="CommentReference"/>
        </w:rPr>
        <w:annotationRef/>
      </w:r>
      <w:r>
        <w:t>The text is more of incentives, as discussed during the meeting.</w:t>
      </w:r>
      <w:r>
        <w:br/>
        <w:t>Please apply acrossboard</w:t>
      </w:r>
    </w:p>
  </w:comment>
  <w:comment w:initials="IO" w:author="Obiasogu, Ifeoma Linda GIZ NG" w:date="1900-01-01T00:00:00Z" w:id="117">
    <w:p w:rsidR="00000000" w:rsidRDefault="00000000" w14:paraId="50570794" w14:textId="360D1C08">
      <w:pPr>
        <w:pStyle w:val="CommentText"/>
      </w:pPr>
      <w:r>
        <w:rPr>
          <w:rStyle w:val="CommentReference"/>
        </w:rPr>
        <w:annotationRef/>
      </w:r>
      <w:r w:rsidRPr="242273C0">
        <w:t>Consider discussion on ease of doing business terminology</w:t>
      </w:r>
    </w:p>
  </w:comment>
  <w:comment w:initials="JN" w:author="Jasmina Nesic Lovse" w:date="2026-07-02T15:18:00Z" w:id="118">
    <w:p w:rsidR="00394025" w:rsidP="00394025" w:rsidRDefault="00394025" w14:paraId="632AA0E4" w14:textId="77777777">
      <w:pPr>
        <w:pStyle w:val="CommentText"/>
      </w:pPr>
      <w:r>
        <w:rPr>
          <w:rStyle w:val="CommentReference"/>
        </w:rPr>
        <w:annotationRef/>
      </w:r>
      <w:r>
        <w:rPr>
          <w:lang w:val="en-US"/>
        </w:rPr>
        <w:t>This needs careful validation before upload.</w:t>
      </w:r>
      <w:r>
        <w:t xml:space="preserve"> For example: </w:t>
      </w:r>
      <w:r>
        <w:rPr>
          <w:lang w:val="en-US"/>
        </w:rPr>
        <w:t>whether BFEC registration is legally required or only relevant for certain biofuel incentives/policies?</w:t>
      </w:r>
      <w:r>
        <w:t xml:space="preserve">  Also, </w:t>
      </w:r>
      <w:r>
        <w:rPr>
          <w:lang w:val="en-US"/>
        </w:rPr>
        <w:t>whether NUPRC is relevant for all bioenergy/biofuels activities or only where petroleum/gas blending, fuel distribution, etc..</w:t>
      </w:r>
    </w:p>
  </w:comment>
  <w:comment w:initials="MK" w:author="Karic, Milos GIZ NG" w:date="2026-06-13T19:09:00Z" w:id="127">
    <w:p w:rsidR="00AE186E" w:rsidP="00AE186E" w:rsidRDefault="00AE186E" w14:paraId="6463D55D" w14:textId="77777777">
      <w:pPr>
        <w:pStyle w:val="CommentText"/>
      </w:pPr>
      <w:r>
        <w:rPr>
          <w:rStyle w:val="CommentReference"/>
        </w:rPr>
        <w:annotationRef/>
      </w:r>
      <w:r>
        <w:t>Why do not we contact tafs cluster to see what is relevant?</w:t>
      </w:r>
    </w:p>
  </w:comment>
  <w:comment w:initials="MK" w:author="Karic, Milos GIZ NG" w:date="2026-06-14T12:05:00Z" w:id="141">
    <w:p w:rsidR="001D6453" w:rsidP="001D6453" w:rsidRDefault="001D6453" w14:paraId="057FFF79" w14:textId="77777777">
      <w:pPr>
        <w:pStyle w:val="CommentText"/>
      </w:pPr>
      <w:r>
        <w:rPr>
          <w:rStyle w:val="CommentReference"/>
        </w:rPr>
        <w:annotationRef/>
      </w:r>
      <w:r>
        <w:t>Why don’t we contact Tina so that she can make factography check? Also, she is speaking with different stakeholders let us capture her view on what is relevant for the sector</w:t>
      </w:r>
    </w:p>
  </w:comment>
  <w:comment w:initials="IO" w:author="Obiasogu, Ifeoma Linda GIZ NG" w:date="2026-06-11T12:48:00Z" w:id="144">
    <w:p w:rsidR="005414E4" w:rsidP="005414E4" w:rsidRDefault="005414E4" w14:paraId="699F7AFC" w14:textId="77777777">
      <w:pPr>
        <w:pStyle w:val="CommentText"/>
      </w:pPr>
      <w:r>
        <w:rPr>
          <w:rStyle w:val="CommentReference"/>
        </w:rPr>
        <w:annotationRef/>
      </w:r>
      <w:r>
        <w:t>Improve, repititive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3672D" w15:done="1"/>
  <w15:commentEx w15:paraId="19A55FB1" w15:done="0"/>
  <w15:commentEx w15:paraId="26CA6871" w15:done="0"/>
  <w15:commentEx w15:paraId="5543AE30" w15:done="0"/>
  <w15:commentEx w15:paraId="54F2C5AC" w15:done="0"/>
  <w15:commentEx w15:paraId="6EC5FBAE" w15:done="0"/>
  <w15:commentEx w15:paraId="05903D6D" w15:done="0"/>
  <w15:commentEx w15:paraId="06648A91" w15:done="0"/>
  <w15:commentEx w15:paraId="0818AAF3" w15:done="0"/>
  <w15:commentEx w15:paraId="0EAC1FDC" w15:done="0"/>
  <w15:commentEx w15:paraId="5ED48123" w15:done="0"/>
  <w15:commentEx w15:paraId="13ED1399" w15:done="0"/>
  <w15:commentEx w15:paraId="74C3CFEE" w15:done="1"/>
  <w15:commentEx w15:paraId="41A25591" w15:done="1"/>
  <w15:commentEx w15:paraId="606FF7E0" w15:done="1"/>
  <w15:commentEx w15:paraId="0FE87B0B" w15:done="1"/>
  <w15:commentEx w15:paraId="6D9E7E4A" w15:done="1"/>
  <w15:commentEx w15:paraId="230158F3" w15:done="0"/>
  <w15:commentEx w15:paraId="69408C66" w15:done="1"/>
  <w15:commentEx w15:paraId="27BF9F67" w15:done="1"/>
  <w15:commentEx w15:paraId="172279C6" w15:done="1"/>
  <w15:commentEx w15:paraId="7448487C" w15:done="1"/>
  <w15:commentEx w15:paraId="7B7DD24E" w15:paraIdParent="7448487C" w15:done="1"/>
  <w15:commentEx w15:paraId="00005563" w15:done="1"/>
  <w15:commentEx w15:paraId="7348102F" w15:done="0"/>
  <w15:commentEx w15:paraId="09280C7F" w15:done="0"/>
  <w15:commentEx w15:paraId="416B8C5E" w15:paraIdParent="09280C7F" w15:done="0"/>
  <w15:commentEx w15:paraId="2401A770" w15:done="0"/>
  <w15:commentEx w15:paraId="73DA7440" w15:done="1"/>
  <w15:commentEx w15:paraId="4AE12F87" w15:done="0"/>
  <w15:commentEx w15:paraId="5111D5CF" w15:done="1"/>
  <w15:commentEx w15:paraId="047D4A73" w15:done="1"/>
  <w15:commentEx w15:paraId="22D53849" w15:done="1"/>
  <w15:commentEx w15:paraId="48261B20" w15:done="0"/>
  <w15:commentEx w15:paraId="531A7D6A" w15:done="0"/>
  <w15:commentEx w15:paraId="18C52658" w15:done="1"/>
  <w15:commentEx w15:paraId="71439B5F" w15:done="1"/>
  <w15:commentEx w15:paraId="5A4F215B" w15:paraIdParent="71439B5F" w15:done="1"/>
  <w15:commentEx w15:paraId="763E2D7C" w15:done="1"/>
  <w15:commentEx w15:paraId="50570794" w15:done="1"/>
  <w15:commentEx w15:paraId="632AA0E4" w15:done="0"/>
  <w15:commentEx w15:paraId="6463D55D" w15:done="1"/>
  <w15:commentEx w15:paraId="057FFF79" w15:done="1"/>
  <w15:commentEx w15:paraId="699F7AF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1BDA09" w16cex:dateUtc="2026-06-14T11:02:00Z"/>
  <w16cex:commentExtensible w16cex:durableId="1011572E" w16cex:dateUtc="2026-07-02T09:15:00Z"/>
  <w16cex:commentExtensible w16cex:durableId="66A969E9" w16cex:dateUtc="2026-07-02T09:16:00Z"/>
  <w16cex:commentExtensible w16cex:durableId="13BDE0B0" w16cex:dateUtc="2026-07-02T09:17:00Z"/>
  <w16cex:commentExtensible w16cex:durableId="01B7A597" w16cex:dateUtc="2026-07-02T09:34:00Z"/>
  <w16cex:commentExtensible w16cex:durableId="253D488D" w16cex:dateUtc="2026-07-02T12:55:00Z"/>
  <w16cex:commentExtensible w16cex:durableId="2B2FAF23" w16cex:dateUtc="2026-07-02T12:56:00Z"/>
  <w16cex:commentExtensible w16cex:durableId="23DD2AB3" w16cex:dateUtc="2026-07-02T12:58:00Z"/>
  <w16cex:commentExtensible w16cex:durableId="600B4F7E" w16cex:dateUtc="2026-07-02T13:00:00Z"/>
  <w16cex:commentExtensible w16cex:durableId="0BE64CFB" w16cex:dateUtc="2026-07-02T13:01:00Z"/>
  <w16cex:commentExtensible w16cex:durableId="469309D6" w16cex:dateUtc="2026-07-02T13:03:00Z"/>
  <w16cex:commentExtensible w16cex:durableId="4FD45D2D" w16cex:dateUtc="2026-07-02T13:04:00Z"/>
  <w16cex:commentExtensible w16cex:durableId="68DEA97D" w16cex:dateUtc="2026-06-13T17:53:00Z"/>
  <w16cex:commentExtensible w16cex:durableId="1E29630F" w16cex:dateUtc="2026-06-09T10:09:00Z"/>
  <w16cex:commentExtensible w16cex:durableId="75E615B2" w16cex:dateUtc="2026-06-09T10:32:00Z"/>
  <w16cex:commentExtensible w16cex:durableId="3D2C26C8" w16cex:dateUtc="2026-06-09T11:32:00Z"/>
  <w16cex:commentExtensible w16cex:durableId="29A49E30" w16cex:dateUtc="2026-06-09T11:12:00Z"/>
  <w16cex:commentExtensible w16cex:durableId="5AA99760" w16cex:dateUtc="2026-07-02T13:08:00Z"/>
  <w16cex:commentExtensible w16cex:durableId="531478F6" w16cex:dateUtc="2026-06-11T07:38:00Z"/>
  <w16cex:commentExtensible w16cex:durableId="768971F2" w16cex:dateUtc="2026-06-11T07:40:00Z"/>
  <w16cex:commentExtensible w16cex:durableId="0355A836" w16cex:dateUtc="2026-06-13T17:58:00Z"/>
  <w16cex:commentExtensible w16cex:durableId="2207DEB0" w16cex:dateUtc="2026-06-11T07:45:00Z"/>
  <w16cex:commentExtensible w16cex:durableId="6D54B0A7" w16cex:dateUtc="2026-06-13T17:58:00Z"/>
  <w16cex:commentExtensible w16cex:durableId="4205A8C9" w16cex:dateUtc="2026-06-11T07:48:00Z"/>
  <w16cex:commentExtensible w16cex:durableId="337C6905" w16cex:dateUtc="2026-07-02T13:09:00Z"/>
  <w16cex:commentExtensible w16cex:durableId="209ED14A" w16cex:dateUtc="2026-06-29T12:45:00Z"/>
  <w16cex:commentExtensible w16cex:durableId="0C0CE227" w16cex:dateUtc="2026-06-30T12:13:00Z"/>
  <w16cex:commentExtensible w16cex:durableId="3C0AF818" w16cex:dateUtc="2026-07-02T13:11:00Z"/>
  <w16cex:commentExtensible w16cex:durableId="78ABD495" w16cex:dateUtc="2026-06-11T07:58:00Z"/>
  <w16cex:commentExtensible w16cex:durableId="31D8CED4" w16cex:dateUtc="2026-07-02T13:12:00Z"/>
  <w16cex:commentExtensible w16cex:durableId="37BA7734" w16cex:dateUtc="2026-06-11T08:03:00Z"/>
  <w16cex:commentExtensible w16cex:durableId="21B26AEA" w16cex:dateUtc="2026-06-13T18:02:00Z"/>
  <w16cex:commentExtensible w16cex:durableId="68FDB599" w16cex:dateUtc="2026-06-11T08:05:00Z"/>
  <w16cex:commentExtensible w16cex:durableId="3B2D6EEA" w16cex:dateUtc="2026-07-02T13:13:00Z"/>
  <w16cex:commentExtensible w16cex:durableId="481A853E" w16cex:dateUtc="2026-07-02T13:15:00Z"/>
  <w16cex:commentExtensible w16cex:durableId="0CDF78E1" w16cex:dateUtc="2026-06-11T11:35:00Z"/>
  <w16cex:commentExtensible w16cex:durableId="17F65E3D" w16cex:dateUtc="2026-06-11T11:42:00Z"/>
  <w16cex:commentExtensible w16cex:durableId="6FE9632C" w16cex:dateUtc="2026-06-13T18:06:00Z">
    <w16cex:extLst>
      <w16:ext w16:uri="{CE6994B0-6A32-4C9F-8C6B-6E91EDA988CE}">
        <cr:reactions xmlns:cr="http://schemas.microsoft.com/office/comments/2020/reactions">
          <cr:reaction reactionType="1">
            <cr:reactionInfo dateUtc="2026-06-14T04:18:58Z">
              <cr:user userId="S::ifeoma.obiasogu@giz.de::fe224162-ca40-4cab-9b99-697b0f07f1b7" userProvider="AD" userName="Obiasogu, Ifeoma Linda GIZ NG"/>
            </cr:reactionInfo>
          </cr:reaction>
        </cr:reactions>
      </w16:ext>
    </w16cex:extLst>
  </w16cex:commentExtensible>
  <w16cex:commentExtensible w16cex:durableId="75EB42C1" w16cex:dateUtc="2026-06-29T13:20:00Z"/>
  <w16cex:commentExtensible w16cex:durableId="26101C6C" w16cex:dateUtc="2026-06-29T13:37:00Z"/>
  <w16cex:commentExtensible w16cex:durableId="01D4D032" w16cex:dateUtc="2026-07-02T13:18:00Z"/>
  <w16cex:commentExtensible w16cex:durableId="4585CA06" w16cex:dateUtc="2026-06-13T18:09:00Z">
    <w16cex:extLst>
      <w16:ext w16:uri="{CE6994B0-6A32-4C9F-8C6B-6E91EDA988CE}">
        <cr:reactions xmlns:cr="http://schemas.microsoft.com/office/comments/2020/reactions">
          <cr:reaction reactionType="1">
            <cr:reactionInfo dateUtc="2026-06-14T04:19:22Z">
              <cr:user userId="S::ifeoma.obiasogu@giz.de::fe224162-ca40-4cab-9b99-697b0f07f1b7" userProvider="AD" userName="Obiasogu, Ifeoma Linda GIZ NG"/>
            </cr:reactionInfo>
          </cr:reaction>
        </cr:reactions>
      </w16:ext>
    </w16cex:extLst>
  </w16cex:commentExtensible>
  <w16cex:commentExtensible w16cex:durableId="6BD222FB" w16cex:dateUtc="2026-06-14T11:05:00Z"/>
  <w16cex:commentExtensible w16cex:durableId="7F026998" w16cex:dateUtc="2026-06-11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3672D" w16cid:durableId="701BDA09"/>
  <w16cid:commentId w16cid:paraId="19A55FB1" w16cid:durableId="1011572E"/>
  <w16cid:commentId w16cid:paraId="26CA6871" w16cid:durableId="66A969E9"/>
  <w16cid:commentId w16cid:paraId="5543AE30" w16cid:durableId="13BDE0B0"/>
  <w16cid:commentId w16cid:paraId="54F2C5AC" w16cid:durableId="01B7A597"/>
  <w16cid:commentId w16cid:paraId="6EC5FBAE" w16cid:durableId="253D488D"/>
  <w16cid:commentId w16cid:paraId="05903D6D" w16cid:durableId="2B2FAF23"/>
  <w16cid:commentId w16cid:paraId="06648A91" w16cid:durableId="23DD2AB3"/>
  <w16cid:commentId w16cid:paraId="0818AAF3" w16cid:durableId="600B4F7E"/>
  <w16cid:commentId w16cid:paraId="0EAC1FDC" w16cid:durableId="0BE64CFB"/>
  <w16cid:commentId w16cid:paraId="5ED48123" w16cid:durableId="469309D6"/>
  <w16cid:commentId w16cid:paraId="13ED1399" w16cid:durableId="4FD45D2D"/>
  <w16cid:commentId w16cid:paraId="74C3CFEE" w16cid:durableId="68DEA97D"/>
  <w16cid:commentId w16cid:paraId="41A25591" w16cid:durableId="1E29630F"/>
  <w16cid:commentId w16cid:paraId="606FF7E0" w16cid:durableId="75E615B2"/>
  <w16cid:commentId w16cid:paraId="0FE87B0B" w16cid:durableId="3D2C26C8"/>
  <w16cid:commentId w16cid:paraId="6D9E7E4A" w16cid:durableId="29A49E30"/>
  <w16cid:commentId w16cid:paraId="230158F3" w16cid:durableId="5AA99760"/>
  <w16cid:commentId w16cid:paraId="69408C66" w16cid:durableId="531478F6"/>
  <w16cid:commentId w16cid:paraId="27BF9F67" w16cid:durableId="768971F2"/>
  <w16cid:commentId w16cid:paraId="172279C6" w16cid:durableId="0355A836"/>
  <w16cid:commentId w16cid:paraId="7448487C" w16cid:durableId="2207DEB0"/>
  <w16cid:commentId w16cid:paraId="7B7DD24E" w16cid:durableId="6D54B0A7"/>
  <w16cid:commentId w16cid:paraId="00005563" w16cid:durableId="4205A8C9"/>
  <w16cid:commentId w16cid:paraId="7348102F" w16cid:durableId="337C6905"/>
  <w16cid:commentId w16cid:paraId="09280C7F" w16cid:durableId="209ED14A"/>
  <w16cid:commentId w16cid:paraId="416B8C5E" w16cid:durableId="0C0CE227"/>
  <w16cid:commentId w16cid:paraId="2401A770" w16cid:durableId="3C0AF818"/>
  <w16cid:commentId w16cid:paraId="73DA7440" w16cid:durableId="78ABD495"/>
  <w16cid:commentId w16cid:paraId="4AE12F87" w16cid:durableId="31D8CED4"/>
  <w16cid:commentId w16cid:paraId="5111D5CF" w16cid:durableId="37BA7734"/>
  <w16cid:commentId w16cid:paraId="047D4A73" w16cid:durableId="21B26AEA"/>
  <w16cid:commentId w16cid:paraId="22D53849" w16cid:durableId="68FDB599"/>
  <w16cid:commentId w16cid:paraId="48261B20" w16cid:durableId="3B2D6EEA"/>
  <w16cid:commentId w16cid:paraId="531A7D6A" w16cid:durableId="481A853E"/>
  <w16cid:commentId w16cid:paraId="18C52658" w16cid:durableId="0CDF78E1"/>
  <w16cid:commentId w16cid:paraId="71439B5F" w16cid:durableId="17F65E3D"/>
  <w16cid:commentId w16cid:paraId="5A4F215B" w16cid:durableId="6FE9632C"/>
  <w16cid:commentId w16cid:paraId="763E2D7C" w16cid:durableId="75EB42C1"/>
  <w16cid:commentId w16cid:paraId="50570794" w16cid:durableId="26101C6C"/>
  <w16cid:commentId w16cid:paraId="632AA0E4" w16cid:durableId="01D4D032"/>
  <w16cid:commentId w16cid:paraId="6463D55D" w16cid:durableId="4585CA06"/>
  <w16cid:commentId w16cid:paraId="057FFF79" w16cid:durableId="6BD222FB"/>
  <w16cid:commentId w16cid:paraId="699F7AFC" w16cid:durableId="7F0269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FB248449-F553-4FFC-8BE8-F2CA03A8557E}" r:id="rId1"/>
    <w:embedBold w:fontKey="{05944F37-1CC1-43B4-A14F-2A633D997DA0}" r:id="rId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embedRegular w:fontKey="{75C49546-E37E-45A7-B380-4F4FDA6B5725}" r:id="rId3"/>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BE25"/>
    <w:multiLevelType w:val="hybridMultilevel"/>
    <w:tmpl w:val="15BA0318"/>
    <w:lvl w:ilvl="0" w:tplc="0D9C8BBA">
      <w:start w:val="1"/>
      <w:numFmt w:val="decimal"/>
      <w:lvlText w:val="%1."/>
      <w:lvlJc w:val="left"/>
      <w:pPr>
        <w:ind w:left="720" w:hanging="360"/>
      </w:pPr>
    </w:lvl>
    <w:lvl w:ilvl="1" w:tplc="EC80B1E4">
      <w:start w:val="1"/>
      <w:numFmt w:val="lowerLetter"/>
      <w:lvlText w:val="%2."/>
      <w:lvlJc w:val="left"/>
      <w:pPr>
        <w:ind w:left="1440" w:hanging="360"/>
      </w:pPr>
    </w:lvl>
    <w:lvl w:ilvl="2" w:tplc="059442C6">
      <w:start w:val="1"/>
      <w:numFmt w:val="lowerRoman"/>
      <w:lvlText w:val="%3."/>
      <w:lvlJc w:val="right"/>
      <w:pPr>
        <w:ind w:left="2160" w:hanging="180"/>
      </w:pPr>
    </w:lvl>
    <w:lvl w:ilvl="3" w:tplc="F788B9E0">
      <w:start w:val="1"/>
      <w:numFmt w:val="decimal"/>
      <w:lvlText w:val="%4."/>
      <w:lvlJc w:val="left"/>
      <w:pPr>
        <w:ind w:left="2880" w:hanging="360"/>
      </w:pPr>
    </w:lvl>
    <w:lvl w:ilvl="4" w:tplc="790C50F8">
      <w:start w:val="1"/>
      <w:numFmt w:val="lowerLetter"/>
      <w:lvlText w:val="%5."/>
      <w:lvlJc w:val="left"/>
      <w:pPr>
        <w:ind w:left="3600" w:hanging="360"/>
      </w:pPr>
    </w:lvl>
    <w:lvl w:ilvl="5" w:tplc="C4E29CEC">
      <w:start w:val="1"/>
      <w:numFmt w:val="lowerRoman"/>
      <w:lvlText w:val="%6."/>
      <w:lvlJc w:val="right"/>
      <w:pPr>
        <w:ind w:left="4320" w:hanging="180"/>
      </w:pPr>
    </w:lvl>
    <w:lvl w:ilvl="6" w:tplc="996C3620">
      <w:start w:val="1"/>
      <w:numFmt w:val="decimal"/>
      <w:lvlText w:val="%7."/>
      <w:lvlJc w:val="left"/>
      <w:pPr>
        <w:ind w:left="5040" w:hanging="360"/>
      </w:pPr>
    </w:lvl>
    <w:lvl w:ilvl="7" w:tplc="B52CC5CC">
      <w:start w:val="1"/>
      <w:numFmt w:val="lowerLetter"/>
      <w:lvlText w:val="%8."/>
      <w:lvlJc w:val="left"/>
      <w:pPr>
        <w:ind w:left="5760" w:hanging="360"/>
      </w:pPr>
    </w:lvl>
    <w:lvl w:ilvl="8" w:tplc="BB02EFD6">
      <w:start w:val="1"/>
      <w:numFmt w:val="lowerRoman"/>
      <w:lvlText w:val="%9."/>
      <w:lvlJc w:val="right"/>
      <w:pPr>
        <w:ind w:left="6480" w:hanging="180"/>
      </w:pPr>
    </w:lvl>
  </w:abstractNum>
  <w:abstractNum w:abstractNumId="1" w15:restartNumberingAfterBreak="0">
    <w:nsid w:val="06A41847"/>
    <w:multiLevelType w:val="hybridMultilevel"/>
    <w:tmpl w:val="AFC813C6"/>
    <w:lvl w:ilvl="0" w:tplc="F6302360">
      <w:start w:val="1"/>
      <w:numFmt w:val="bullet"/>
      <w:lvlText w:val=""/>
      <w:lvlJc w:val="left"/>
      <w:pPr>
        <w:ind w:left="720" w:hanging="360"/>
      </w:pPr>
      <w:rPr>
        <w:rFonts w:hint="default" w:ascii="Symbol" w:hAnsi="Symbol"/>
      </w:rPr>
    </w:lvl>
    <w:lvl w:ilvl="1" w:tplc="76422D8A">
      <w:start w:val="1"/>
      <w:numFmt w:val="bullet"/>
      <w:lvlText w:val="o"/>
      <w:lvlJc w:val="left"/>
      <w:pPr>
        <w:ind w:left="1440" w:hanging="360"/>
      </w:pPr>
      <w:rPr>
        <w:rFonts w:hint="default" w:ascii="Courier New" w:hAnsi="Courier New"/>
      </w:rPr>
    </w:lvl>
    <w:lvl w:ilvl="2" w:tplc="8C7C17DA">
      <w:start w:val="1"/>
      <w:numFmt w:val="bullet"/>
      <w:lvlText w:val=""/>
      <w:lvlJc w:val="left"/>
      <w:pPr>
        <w:ind w:left="2160" w:hanging="360"/>
      </w:pPr>
      <w:rPr>
        <w:rFonts w:hint="default" w:ascii="Wingdings" w:hAnsi="Wingdings"/>
      </w:rPr>
    </w:lvl>
    <w:lvl w:ilvl="3" w:tplc="55B0D3B8">
      <w:start w:val="1"/>
      <w:numFmt w:val="bullet"/>
      <w:lvlText w:val=""/>
      <w:lvlJc w:val="left"/>
      <w:pPr>
        <w:ind w:left="2880" w:hanging="360"/>
      </w:pPr>
      <w:rPr>
        <w:rFonts w:hint="default" w:ascii="Symbol" w:hAnsi="Symbol"/>
      </w:rPr>
    </w:lvl>
    <w:lvl w:ilvl="4" w:tplc="E652880E">
      <w:start w:val="1"/>
      <w:numFmt w:val="bullet"/>
      <w:lvlText w:val="o"/>
      <w:lvlJc w:val="left"/>
      <w:pPr>
        <w:ind w:left="3600" w:hanging="360"/>
      </w:pPr>
      <w:rPr>
        <w:rFonts w:hint="default" w:ascii="Courier New" w:hAnsi="Courier New"/>
      </w:rPr>
    </w:lvl>
    <w:lvl w:ilvl="5" w:tplc="F72288D6">
      <w:start w:val="1"/>
      <w:numFmt w:val="bullet"/>
      <w:lvlText w:val=""/>
      <w:lvlJc w:val="left"/>
      <w:pPr>
        <w:ind w:left="4320" w:hanging="360"/>
      </w:pPr>
      <w:rPr>
        <w:rFonts w:hint="default" w:ascii="Wingdings" w:hAnsi="Wingdings"/>
      </w:rPr>
    </w:lvl>
    <w:lvl w:ilvl="6" w:tplc="210C1968">
      <w:start w:val="1"/>
      <w:numFmt w:val="bullet"/>
      <w:lvlText w:val=""/>
      <w:lvlJc w:val="left"/>
      <w:pPr>
        <w:ind w:left="5040" w:hanging="360"/>
      </w:pPr>
      <w:rPr>
        <w:rFonts w:hint="default" w:ascii="Symbol" w:hAnsi="Symbol"/>
      </w:rPr>
    </w:lvl>
    <w:lvl w:ilvl="7" w:tplc="22A2E876">
      <w:start w:val="1"/>
      <w:numFmt w:val="bullet"/>
      <w:lvlText w:val="o"/>
      <w:lvlJc w:val="left"/>
      <w:pPr>
        <w:ind w:left="5760" w:hanging="360"/>
      </w:pPr>
      <w:rPr>
        <w:rFonts w:hint="default" w:ascii="Courier New" w:hAnsi="Courier New"/>
      </w:rPr>
    </w:lvl>
    <w:lvl w:ilvl="8" w:tplc="9F74A4A6">
      <w:start w:val="1"/>
      <w:numFmt w:val="bullet"/>
      <w:lvlText w:val=""/>
      <w:lvlJc w:val="left"/>
      <w:pPr>
        <w:ind w:left="6480" w:hanging="360"/>
      </w:pPr>
      <w:rPr>
        <w:rFonts w:hint="default" w:ascii="Wingdings" w:hAnsi="Wingdings"/>
      </w:rPr>
    </w:lvl>
  </w:abstractNum>
  <w:abstractNum w:abstractNumId="2" w15:restartNumberingAfterBreak="0">
    <w:nsid w:val="07AD8484"/>
    <w:multiLevelType w:val="hybridMultilevel"/>
    <w:tmpl w:val="DDFC94C2"/>
    <w:lvl w:ilvl="0" w:tplc="69F8D5DA">
      <w:start w:val="1"/>
      <w:numFmt w:val="bullet"/>
      <w:lvlText w:val=""/>
      <w:lvlJc w:val="left"/>
      <w:pPr>
        <w:ind w:left="720" w:hanging="360"/>
      </w:pPr>
      <w:rPr>
        <w:rFonts w:hint="default" w:ascii="Symbol" w:hAnsi="Symbol"/>
      </w:rPr>
    </w:lvl>
    <w:lvl w:ilvl="1" w:tplc="B566779C">
      <w:start w:val="1"/>
      <w:numFmt w:val="bullet"/>
      <w:lvlText w:val="o"/>
      <w:lvlJc w:val="left"/>
      <w:pPr>
        <w:ind w:left="1440" w:hanging="360"/>
      </w:pPr>
      <w:rPr>
        <w:rFonts w:hint="default" w:ascii="Courier New" w:hAnsi="Courier New"/>
      </w:rPr>
    </w:lvl>
    <w:lvl w:ilvl="2" w:tplc="33B64034">
      <w:start w:val="1"/>
      <w:numFmt w:val="bullet"/>
      <w:lvlText w:val=""/>
      <w:lvlJc w:val="left"/>
      <w:pPr>
        <w:ind w:left="2160" w:hanging="360"/>
      </w:pPr>
      <w:rPr>
        <w:rFonts w:hint="default" w:ascii="Wingdings" w:hAnsi="Wingdings"/>
      </w:rPr>
    </w:lvl>
    <w:lvl w:ilvl="3" w:tplc="572248FC">
      <w:start w:val="1"/>
      <w:numFmt w:val="bullet"/>
      <w:lvlText w:val=""/>
      <w:lvlJc w:val="left"/>
      <w:pPr>
        <w:ind w:left="2880" w:hanging="360"/>
      </w:pPr>
      <w:rPr>
        <w:rFonts w:hint="default" w:ascii="Symbol" w:hAnsi="Symbol"/>
      </w:rPr>
    </w:lvl>
    <w:lvl w:ilvl="4" w:tplc="643E0608">
      <w:start w:val="1"/>
      <w:numFmt w:val="bullet"/>
      <w:lvlText w:val="o"/>
      <w:lvlJc w:val="left"/>
      <w:pPr>
        <w:ind w:left="3600" w:hanging="360"/>
      </w:pPr>
      <w:rPr>
        <w:rFonts w:hint="default" w:ascii="Courier New" w:hAnsi="Courier New"/>
      </w:rPr>
    </w:lvl>
    <w:lvl w:ilvl="5" w:tplc="CFF43DD2">
      <w:start w:val="1"/>
      <w:numFmt w:val="bullet"/>
      <w:lvlText w:val=""/>
      <w:lvlJc w:val="left"/>
      <w:pPr>
        <w:ind w:left="4320" w:hanging="360"/>
      </w:pPr>
      <w:rPr>
        <w:rFonts w:hint="default" w:ascii="Wingdings" w:hAnsi="Wingdings"/>
      </w:rPr>
    </w:lvl>
    <w:lvl w:ilvl="6" w:tplc="0B4A829A">
      <w:start w:val="1"/>
      <w:numFmt w:val="bullet"/>
      <w:lvlText w:val=""/>
      <w:lvlJc w:val="left"/>
      <w:pPr>
        <w:ind w:left="5040" w:hanging="360"/>
      </w:pPr>
      <w:rPr>
        <w:rFonts w:hint="default" w:ascii="Symbol" w:hAnsi="Symbol"/>
      </w:rPr>
    </w:lvl>
    <w:lvl w:ilvl="7" w:tplc="EB663C7C">
      <w:start w:val="1"/>
      <w:numFmt w:val="bullet"/>
      <w:lvlText w:val="o"/>
      <w:lvlJc w:val="left"/>
      <w:pPr>
        <w:ind w:left="5760" w:hanging="360"/>
      </w:pPr>
      <w:rPr>
        <w:rFonts w:hint="default" w:ascii="Courier New" w:hAnsi="Courier New"/>
      </w:rPr>
    </w:lvl>
    <w:lvl w:ilvl="8" w:tplc="D46CEB2C">
      <w:start w:val="1"/>
      <w:numFmt w:val="bullet"/>
      <w:lvlText w:val=""/>
      <w:lvlJc w:val="left"/>
      <w:pPr>
        <w:ind w:left="6480" w:hanging="360"/>
      </w:pPr>
      <w:rPr>
        <w:rFonts w:hint="default" w:ascii="Wingdings" w:hAnsi="Wingdings"/>
      </w:rPr>
    </w:lvl>
  </w:abstractNum>
  <w:abstractNum w:abstractNumId="3" w15:restartNumberingAfterBreak="0">
    <w:nsid w:val="0A5D59C6"/>
    <w:multiLevelType w:val="hybridMultilevel"/>
    <w:tmpl w:val="FDBCAE7E"/>
    <w:lvl w:ilvl="0" w:tplc="CD3C311E">
      <w:start w:val="1"/>
      <w:numFmt w:val="decimal"/>
      <w:lvlText w:val="%1."/>
      <w:lvlJc w:val="left"/>
      <w:pPr>
        <w:ind w:left="720" w:hanging="360"/>
      </w:pPr>
    </w:lvl>
    <w:lvl w:ilvl="1" w:tplc="A582D796">
      <w:start w:val="1"/>
      <w:numFmt w:val="lowerLetter"/>
      <w:lvlText w:val="%2."/>
      <w:lvlJc w:val="left"/>
      <w:pPr>
        <w:ind w:left="1440" w:hanging="360"/>
      </w:pPr>
    </w:lvl>
    <w:lvl w:ilvl="2" w:tplc="3FE6A4B6">
      <w:start w:val="1"/>
      <w:numFmt w:val="lowerRoman"/>
      <w:lvlText w:val="%3."/>
      <w:lvlJc w:val="right"/>
      <w:pPr>
        <w:ind w:left="2160" w:hanging="180"/>
      </w:pPr>
    </w:lvl>
    <w:lvl w:ilvl="3" w:tplc="4B44D804">
      <w:start w:val="1"/>
      <w:numFmt w:val="decimal"/>
      <w:lvlText w:val="%4."/>
      <w:lvlJc w:val="left"/>
      <w:pPr>
        <w:ind w:left="2880" w:hanging="360"/>
      </w:pPr>
    </w:lvl>
    <w:lvl w:ilvl="4" w:tplc="97028C22">
      <w:start w:val="1"/>
      <w:numFmt w:val="lowerLetter"/>
      <w:lvlText w:val="%5."/>
      <w:lvlJc w:val="left"/>
      <w:pPr>
        <w:ind w:left="3600" w:hanging="360"/>
      </w:pPr>
    </w:lvl>
    <w:lvl w:ilvl="5" w:tplc="5678C7CA">
      <w:start w:val="1"/>
      <w:numFmt w:val="lowerRoman"/>
      <w:lvlText w:val="%6."/>
      <w:lvlJc w:val="right"/>
      <w:pPr>
        <w:ind w:left="4320" w:hanging="180"/>
      </w:pPr>
    </w:lvl>
    <w:lvl w:ilvl="6" w:tplc="3970FCF2">
      <w:start w:val="1"/>
      <w:numFmt w:val="decimal"/>
      <w:lvlText w:val="%7."/>
      <w:lvlJc w:val="left"/>
      <w:pPr>
        <w:ind w:left="5040" w:hanging="360"/>
      </w:pPr>
    </w:lvl>
    <w:lvl w:ilvl="7" w:tplc="7CB2263A">
      <w:start w:val="1"/>
      <w:numFmt w:val="lowerLetter"/>
      <w:lvlText w:val="%8."/>
      <w:lvlJc w:val="left"/>
      <w:pPr>
        <w:ind w:left="5760" w:hanging="360"/>
      </w:pPr>
    </w:lvl>
    <w:lvl w:ilvl="8" w:tplc="D38A0522">
      <w:start w:val="1"/>
      <w:numFmt w:val="lowerRoman"/>
      <w:lvlText w:val="%9."/>
      <w:lvlJc w:val="right"/>
      <w:pPr>
        <w:ind w:left="6480" w:hanging="180"/>
      </w:pPr>
    </w:lvl>
  </w:abstractNum>
  <w:abstractNum w:abstractNumId="4" w15:restartNumberingAfterBreak="0">
    <w:nsid w:val="0CBD8BC1"/>
    <w:multiLevelType w:val="hybridMultilevel"/>
    <w:tmpl w:val="609E2C4E"/>
    <w:lvl w:ilvl="0" w:tplc="059A3F12">
      <w:start w:val="1"/>
      <w:numFmt w:val="bullet"/>
      <w:lvlText w:val=""/>
      <w:lvlJc w:val="left"/>
      <w:pPr>
        <w:ind w:left="720" w:hanging="360"/>
      </w:pPr>
      <w:rPr>
        <w:rFonts w:hint="default" w:ascii="Symbol" w:hAnsi="Symbol"/>
      </w:rPr>
    </w:lvl>
    <w:lvl w:ilvl="1" w:tplc="1FD6C6A2">
      <w:start w:val="1"/>
      <w:numFmt w:val="bullet"/>
      <w:lvlText w:val="o"/>
      <w:lvlJc w:val="left"/>
      <w:pPr>
        <w:ind w:left="1440" w:hanging="360"/>
      </w:pPr>
      <w:rPr>
        <w:rFonts w:hint="default" w:ascii="Courier New" w:hAnsi="Courier New"/>
      </w:rPr>
    </w:lvl>
    <w:lvl w:ilvl="2" w:tplc="BBFAD54C">
      <w:start w:val="1"/>
      <w:numFmt w:val="bullet"/>
      <w:lvlText w:val=""/>
      <w:lvlJc w:val="left"/>
      <w:pPr>
        <w:ind w:left="2160" w:hanging="360"/>
      </w:pPr>
      <w:rPr>
        <w:rFonts w:hint="default" w:ascii="Wingdings" w:hAnsi="Wingdings"/>
      </w:rPr>
    </w:lvl>
    <w:lvl w:ilvl="3" w:tplc="794499A8">
      <w:start w:val="1"/>
      <w:numFmt w:val="bullet"/>
      <w:lvlText w:val=""/>
      <w:lvlJc w:val="left"/>
      <w:pPr>
        <w:ind w:left="2880" w:hanging="360"/>
      </w:pPr>
      <w:rPr>
        <w:rFonts w:hint="default" w:ascii="Symbol" w:hAnsi="Symbol"/>
      </w:rPr>
    </w:lvl>
    <w:lvl w:ilvl="4" w:tplc="541039FE">
      <w:start w:val="1"/>
      <w:numFmt w:val="bullet"/>
      <w:lvlText w:val="o"/>
      <w:lvlJc w:val="left"/>
      <w:pPr>
        <w:ind w:left="3600" w:hanging="360"/>
      </w:pPr>
      <w:rPr>
        <w:rFonts w:hint="default" w:ascii="Courier New" w:hAnsi="Courier New"/>
      </w:rPr>
    </w:lvl>
    <w:lvl w:ilvl="5" w:tplc="17521D02">
      <w:start w:val="1"/>
      <w:numFmt w:val="bullet"/>
      <w:lvlText w:val=""/>
      <w:lvlJc w:val="left"/>
      <w:pPr>
        <w:ind w:left="4320" w:hanging="360"/>
      </w:pPr>
      <w:rPr>
        <w:rFonts w:hint="default" w:ascii="Wingdings" w:hAnsi="Wingdings"/>
      </w:rPr>
    </w:lvl>
    <w:lvl w:ilvl="6" w:tplc="14AC58CA">
      <w:start w:val="1"/>
      <w:numFmt w:val="bullet"/>
      <w:lvlText w:val=""/>
      <w:lvlJc w:val="left"/>
      <w:pPr>
        <w:ind w:left="5040" w:hanging="360"/>
      </w:pPr>
      <w:rPr>
        <w:rFonts w:hint="default" w:ascii="Symbol" w:hAnsi="Symbol"/>
      </w:rPr>
    </w:lvl>
    <w:lvl w:ilvl="7" w:tplc="B5F8597C">
      <w:start w:val="1"/>
      <w:numFmt w:val="bullet"/>
      <w:lvlText w:val="o"/>
      <w:lvlJc w:val="left"/>
      <w:pPr>
        <w:ind w:left="5760" w:hanging="360"/>
      </w:pPr>
      <w:rPr>
        <w:rFonts w:hint="default" w:ascii="Courier New" w:hAnsi="Courier New"/>
      </w:rPr>
    </w:lvl>
    <w:lvl w:ilvl="8" w:tplc="469E741C">
      <w:start w:val="1"/>
      <w:numFmt w:val="bullet"/>
      <w:lvlText w:val=""/>
      <w:lvlJc w:val="left"/>
      <w:pPr>
        <w:ind w:left="6480" w:hanging="360"/>
      </w:pPr>
      <w:rPr>
        <w:rFonts w:hint="default" w:ascii="Wingdings" w:hAnsi="Wingdings"/>
      </w:rPr>
    </w:lvl>
  </w:abstractNum>
  <w:abstractNum w:abstractNumId="5" w15:restartNumberingAfterBreak="0">
    <w:nsid w:val="0D21CEBE"/>
    <w:multiLevelType w:val="hybridMultilevel"/>
    <w:tmpl w:val="F2A8BB22"/>
    <w:lvl w:ilvl="0" w:tplc="8228D2A0">
      <w:start w:val="1"/>
      <w:numFmt w:val="bullet"/>
      <w:lvlText w:val=""/>
      <w:lvlJc w:val="left"/>
      <w:pPr>
        <w:ind w:left="720" w:hanging="360"/>
      </w:pPr>
      <w:rPr>
        <w:rFonts w:hint="default" w:ascii="Symbol" w:hAnsi="Symbol"/>
      </w:rPr>
    </w:lvl>
    <w:lvl w:ilvl="1" w:tplc="FD74CF9E">
      <w:start w:val="1"/>
      <w:numFmt w:val="bullet"/>
      <w:lvlText w:val="o"/>
      <w:lvlJc w:val="left"/>
      <w:pPr>
        <w:ind w:left="1440" w:hanging="360"/>
      </w:pPr>
      <w:rPr>
        <w:rFonts w:hint="default" w:ascii="Courier New" w:hAnsi="Courier New"/>
      </w:rPr>
    </w:lvl>
    <w:lvl w:ilvl="2" w:tplc="A112D3D0">
      <w:start w:val="1"/>
      <w:numFmt w:val="bullet"/>
      <w:lvlText w:val=""/>
      <w:lvlJc w:val="left"/>
      <w:pPr>
        <w:ind w:left="2160" w:hanging="360"/>
      </w:pPr>
      <w:rPr>
        <w:rFonts w:hint="default" w:ascii="Wingdings" w:hAnsi="Wingdings"/>
      </w:rPr>
    </w:lvl>
    <w:lvl w:ilvl="3" w:tplc="614E83EE">
      <w:start w:val="1"/>
      <w:numFmt w:val="bullet"/>
      <w:lvlText w:val=""/>
      <w:lvlJc w:val="left"/>
      <w:pPr>
        <w:ind w:left="2880" w:hanging="360"/>
      </w:pPr>
      <w:rPr>
        <w:rFonts w:hint="default" w:ascii="Symbol" w:hAnsi="Symbol"/>
      </w:rPr>
    </w:lvl>
    <w:lvl w:ilvl="4" w:tplc="C80E6346">
      <w:start w:val="1"/>
      <w:numFmt w:val="bullet"/>
      <w:lvlText w:val="o"/>
      <w:lvlJc w:val="left"/>
      <w:pPr>
        <w:ind w:left="3600" w:hanging="360"/>
      </w:pPr>
      <w:rPr>
        <w:rFonts w:hint="default" w:ascii="Courier New" w:hAnsi="Courier New"/>
      </w:rPr>
    </w:lvl>
    <w:lvl w:ilvl="5" w:tplc="E4309EEE">
      <w:start w:val="1"/>
      <w:numFmt w:val="bullet"/>
      <w:lvlText w:val=""/>
      <w:lvlJc w:val="left"/>
      <w:pPr>
        <w:ind w:left="4320" w:hanging="360"/>
      </w:pPr>
      <w:rPr>
        <w:rFonts w:hint="default" w:ascii="Wingdings" w:hAnsi="Wingdings"/>
      </w:rPr>
    </w:lvl>
    <w:lvl w:ilvl="6" w:tplc="828486D2">
      <w:start w:val="1"/>
      <w:numFmt w:val="bullet"/>
      <w:lvlText w:val=""/>
      <w:lvlJc w:val="left"/>
      <w:pPr>
        <w:ind w:left="5040" w:hanging="360"/>
      </w:pPr>
      <w:rPr>
        <w:rFonts w:hint="default" w:ascii="Symbol" w:hAnsi="Symbol"/>
      </w:rPr>
    </w:lvl>
    <w:lvl w:ilvl="7" w:tplc="86CE003A">
      <w:start w:val="1"/>
      <w:numFmt w:val="bullet"/>
      <w:lvlText w:val="o"/>
      <w:lvlJc w:val="left"/>
      <w:pPr>
        <w:ind w:left="5760" w:hanging="360"/>
      </w:pPr>
      <w:rPr>
        <w:rFonts w:hint="default" w:ascii="Courier New" w:hAnsi="Courier New"/>
      </w:rPr>
    </w:lvl>
    <w:lvl w:ilvl="8" w:tplc="11CAD630">
      <w:start w:val="1"/>
      <w:numFmt w:val="bullet"/>
      <w:lvlText w:val=""/>
      <w:lvlJc w:val="left"/>
      <w:pPr>
        <w:ind w:left="6480" w:hanging="360"/>
      </w:pPr>
      <w:rPr>
        <w:rFonts w:hint="default" w:ascii="Wingdings" w:hAnsi="Wingdings"/>
      </w:rPr>
    </w:lvl>
  </w:abstractNum>
  <w:abstractNum w:abstractNumId="6" w15:restartNumberingAfterBreak="0">
    <w:nsid w:val="0DE9F8F8"/>
    <w:multiLevelType w:val="hybridMultilevel"/>
    <w:tmpl w:val="91F00C48"/>
    <w:lvl w:ilvl="0" w:tplc="A3C6815C">
      <w:start w:val="1"/>
      <w:numFmt w:val="bullet"/>
      <w:lvlText w:val=""/>
      <w:lvlJc w:val="left"/>
      <w:pPr>
        <w:ind w:left="720" w:hanging="360"/>
      </w:pPr>
      <w:rPr>
        <w:rFonts w:hint="default" w:ascii="Symbol" w:hAnsi="Symbol"/>
      </w:rPr>
    </w:lvl>
    <w:lvl w:ilvl="1" w:tplc="33325F72">
      <w:start w:val="1"/>
      <w:numFmt w:val="bullet"/>
      <w:lvlText w:val="o"/>
      <w:lvlJc w:val="left"/>
      <w:pPr>
        <w:ind w:left="1440" w:hanging="360"/>
      </w:pPr>
      <w:rPr>
        <w:rFonts w:hint="default" w:ascii="Courier New" w:hAnsi="Courier New"/>
      </w:rPr>
    </w:lvl>
    <w:lvl w:ilvl="2" w:tplc="19D8C330">
      <w:start w:val="1"/>
      <w:numFmt w:val="bullet"/>
      <w:lvlText w:val=""/>
      <w:lvlJc w:val="left"/>
      <w:pPr>
        <w:ind w:left="2160" w:hanging="360"/>
      </w:pPr>
      <w:rPr>
        <w:rFonts w:hint="default" w:ascii="Wingdings" w:hAnsi="Wingdings"/>
      </w:rPr>
    </w:lvl>
    <w:lvl w:ilvl="3" w:tplc="940C31E8">
      <w:start w:val="1"/>
      <w:numFmt w:val="bullet"/>
      <w:lvlText w:val=""/>
      <w:lvlJc w:val="left"/>
      <w:pPr>
        <w:ind w:left="2880" w:hanging="360"/>
      </w:pPr>
      <w:rPr>
        <w:rFonts w:hint="default" w:ascii="Symbol" w:hAnsi="Symbol"/>
      </w:rPr>
    </w:lvl>
    <w:lvl w:ilvl="4" w:tplc="181894E8">
      <w:start w:val="1"/>
      <w:numFmt w:val="bullet"/>
      <w:lvlText w:val="o"/>
      <w:lvlJc w:val="left"/>
      <w:pPr>
        <w:ind w:left="3600" w:hanging="360"/>
      </w:pPr>
      <w:rPr>
        <w:rFonts w:hint="default" w:ascii="Courier New" w:hAnsi="Courier New"/>
      </w:rPr>
    </w:lvl>
    <w:lvl w:ilvl="5" w:tplc="F1445398">
      <w:start w:val="1"/>
      <w:numFmt w:val="bullet"/>
      <w:lvlText w:val=""/>
      <w:lvlJc w:val="left"/>
      <w:pPr>
        <w:ind w:left="4320" w:hanging="360"/>
      </w:pPr>
      <w:rPr>
        <w:rFonts w:hint="default" w:ascii="Wingdings" w:hAnsi="Wingdings"/>
      </w:rPr>
    </w:lvl>
    <w:lvl w:ilvl="6" w:tplc="44F6105E">
      <w:start w:val="1"/>
      <w:numFmt w:val="bullet"/>
      <w:lvlText w:val=""/>
      <w:lvlJc w:val="left"/>
      <w:pPr>
        <w:ind w:left="5040" w:hanging="360"/>
      </w:pPr>
      <w:rPr>
        <w:rFonts w:hint="default" w:ascii="Symbol" w:hAnsi="Symbol"/>
      </w:rPr>
    </w:lvl>
    <w:lvl w:ilvl="7" w:tplc="56E61E00">
      <w:start w:val="1"/>
      <w:numFmt w:val="bullet"/>
      <w:lvlText w:val="o"/>
      <w:lvlJc w:val="left"/>
      <w:pPr>
        <w:ind w:left="5760" w:hanging="360"/>
      </w:pPr>
      <w:rPr>
        <w:rFonts w:hint="default" w:ascii="Courier New" w:hAnsi="Courier New"/>
      </w:rPr>
    </w:lvl>
    <w:lvl w:ilvl="8" w:tplc="2A2E7838">
      <w:start w:val="1"/>
      <w:numFmt w:val="bullet"/>
      <w:lvlText w:val=""/>
      <w:lvlJc w:val="left"/>
      <w:pPr>
        <w:ind w:left="6480" w:hanging="360"/>
      </w:pPr>
      <w:rPr>
        <w:rFonts w:hint="default" w:ascii="Wingdings" w:hAnsi="Wingdings"/>
      </w:rPr>
    </w:lvl>
  </w:abstractNum>
  <w:abstractNum w:abstractNumId="7" w15:restartNumberingAfterBreak="0">
    <w:nsid w:val="0E930EC4"/>
    <w:multiLevelType w:val="hybridMultilevel"/>
    <w:tmpl w:val="206AF918"/>
    <w:lvl w:ilvl="0" w:tplc="A490CD5A">
      <w:start w:val="1"/>
      <w:numFmt w:val="bullet"/>
      <w:lvlText w:val=""/>
      <w:lvlJc w:val="left"/>
      <w:pPr>
        <w:ind w:left="720" w:hanging="360"/>
      </w:pPr>
      <w:rPr>
        <w:rFonts w:hint="default" w:ascii="Symbol" w:hAnsi="Symbol"/>
      </w:rPr>
    </w:lvl>
    <w:lvl w:ilvl="1" w:tplc="A7E2F3FA">
      <w:start w:val="1"/>
      <w:numFmt w:val="bullet"/>
      <w:lvlText w:val="o"/>
      <w:lvlJc w:val="left"/>
      <w:pPr>
        <w:ind w:left="1440" w:hanging="360"/>
      </w:pPr>
      <w:rPr>
        <w:rFonts w:hint="default" w:ascii="Courier New" w:hAnsi="Courier New"/>
      </w:rPr>
    </w:lvl>
    <w:lvl w:ilvl="2" w:tplc="45C86034">
      <w:start w:val="1"/>
      <w:numFmt w:val="bullet"/>
      <w:lvlText w:val=""/>
      <w:lvlJc w:val="left"/>
      <w:pPr>
        <w:ind w:left="2160" w:hanging="360"/>
      </w:pPr>
      <w:rPr>
        <w:rFonts w:hint="default" w:ascii="Wingdings" w:hAnsi="Wingdings"/>
      </w:rPr>
    </w:lvl>
    <w:lvl w:ilvl="3" w:tplc="431C0042">
      <w:start w:val="1"/>
      <w:numFmt w:val="bullet"/>
      <w:lvlText w:val=""/>
      <w:lvlJc w:val="left"/>
      <w:pPr>
        <w:ind w:left="2880" w:hanging="360"/>
      </w:pPr>
      <w:rPr>
        <w:rFonts w:hint="default" w:ascii="Symbol" w:hAnsi="Symbol"/>
      </w:rPr>
    </w:lvl>
    <w:lvl w:ilvl="4" w:tplc="407EB19A">
      <w:start w:val="1"/>
      <w:numFmt w:val="bullet"/>
      <w:lvlText w:val="o"/>
      <w:lvlJc w:val="left"/>
      <w:pPr>
        <w:ind w:left="3600" w:hanging="360"/>
      </w:pPr>
      <w:rPr>
        <w:rFonts w:hint="default" w:ascii="Courier New" w:hAnsi="Courier New"/>
      </w:rPr>
    </w:lvl>
    <w:lvl w:ilvl="5" w:tplc="D09C8BE0">
      <w:start w:val="1"/>
      <w:numFmt w:val="bullet"/>
      <w:lvlText w:val=""/>
      <w:lvlJc w:val="left"/>
      <w:pPr>
        <w:ind w:left="4320" w:hanging="360"/>
      </w:pPr>
      <w:rPr>
        <w:rFonts w:hint="default" w:ascii="Wingdings" w:hAnsi="Wingdings"/>
      </w:rPr>
    </w:lvl>
    <w:lvl w:ilvl="6" w:tplc="8626D532">
      <w:start w:val="1"/>
      <w:numFmt w:val="bullet"/>
      <w:lvlText w:val=""/>
      <w:lvlJc w:val="left"/>
      <w:pPr>
        <w:ind w:left="5040" w:hanging="360"/>
      </w:pPr>
      <w:rPr>
        <w:rFonts w:hint="default" w:ascii="Symbol" w:hAnsi="Symbol"/>
      </w:rPr>
    </w:lvl>
    <w:lvl w:ilvl="7" w:tplc="97DA005C">
      <w:start w:val="1"/>
      <w:numFmt w:val="bullet"/>
      <w:lvlText w:val="o"/>
      <w:lvlJc w:val="left"/>
      <w:pPr>
        <w:ind w:left="5760" w:hanging="360"/>
      </w:pPr>
      <w:rPr>
        <w:rFonts w:hint="default" w:ascii="Courier New" w:hAnsi="Courier New"/>
      </w:rPr>
    </w:lvl>
    <w:lvl w:ilvl="8" w:tplc="0E7C1368">
      <w:start w:val="1"/>
      <w:numFmt w:val="bullet"/>
      <w:lvlText w:val=""/>
      <w:lvlJc w:val="left"/>
      <w:pPr>
        <w:ind w:left="6480" w:hanging="360"/>
      </w:pPr>
      <w:rPr>
        <w:rFonts w:hint="default" w:ascii="Wingdings" w:hAnsi="Wingdings"/>
      </w:rPr>
    </w:lvl>
  </w:abstractNum>
  <w:abstractNum w:abstractNumId="8" w15:restartNumberingAfterBreak="0">
    <w:nsid w:val="0EBE299F"/>
    <w:multiLevelType w:val="hybridMultilevel"/>
    <w:tmpl w:val="799CBCBA"/>
    <w:lvl w:ilvl="0" w:tplc="BEB84678">
      <w:start w:val="1"/>
      <w:numFmt w:val="bullet"/>
      <w:lvlText w:val=""/>
      <w:lvlJc w:val="left"/>
      <w:pPr>
        <w:ind w:left="720" w:hanging="360"/>
      </w:pPr>
      <w:rPr>
        <w:rFonts w:hint="default" w:ascii="Symbol" w:hAnsi="Symbol"/>
      </w:rPr>
    </w:lvl>
    <w:lvl w:ilvl="1" w:tplc="CB68FE1E">
      <w:start w:val="1"/>
      <w:numFmt w:val="bullet"/>
      <w:lvlText w:val="o"/>
      <w:lvlJc w:val="left"/>
      <w:pPr>
        <w:ind w:left="1440" w:hanging="360"/>
      </w:pPr>
      <w:rPr>
        <w:rFonts w:hint="default" w:ascii="Courier New" w:hAnsi="Courier New"/>
      </w:rPr>
    </w:lvl>
    <w:lvl w:ilvl="2" w:tplc="4D9A8BD4">
      <w:start w:val="1"/>
      <w:numFmt w:val="bullet"/>
      <w:lvlText w:val=""/>
      <w:lvlJc w:val="left"/>
      <w:pPr>
        <w:ind w:left="2160" w:hanging="360"/>
      </w:pPr>
      <w:rPr>
        <w:rFonts w:hint="default" w:ascii="Wingdings" w:hAnsi="Wingdings"/>
      </w:rPr>
    </w:lvl>
    <w:lvl w:ilvl="3" w:tplc="B5C014FE">
      <w:start w:val="1"/>
      <w:numFmt w:val="bullet"/>
      <w:lvlText w:val=""/>
      <w:lvlJc w:val="left"/>
      <w:pPr>
        <w:ind w:left="2880" w:hanging="360"/>
      </w:pPr>
      <w:rPr>
        <w:rFonts w:hint="default" w:ascii="Symbol" w:hAnsi="Symbol"/>
      </w:rPr>
    </w:lvl>
    <w:lvl w:ilvl="4" w:tplc="D5C45540">
      <w:start w:val="1"/>
      <w:numFmt w:val="bullet"/>
      <w:lvlText w:val="o"/>
      <w:lvlJc w:val="left"/>
      <w:pPr>
        <w:ind w:left="3600" w:hanging="360"/>
      </w:pPr>
      <w:rPr>
        <w:rFonts w:hint="default" w:ascii="Courier New" w:hAnsi="Courier New"/>
      </w:rPr>
    </w:lvl>
    <w:lvl w:ilvl="5" w:tplc="0E088D8E">
      <w:start w:val="1"/>
      <w:numFmt w:val="bullet"/>
      <w:lvlText w:val=""/>
      <w:lvlJc w:val="left"/>
      <w:pPr>
        <w:ind w:left="4320" w:hanging="360"/>
      </w:pPr>
      <w:rPr>
        <w:rFonts w:hint="default" w:ascii="Wingdings" w:hAnsi="Wingdings"/>
      </w:rPr>
    </w:lvl>
    <w:lvl w:ilvl="6" w:tplc="1830453A">
      <w:start w:val="1"/>
      <w:numFmt w:val="bullet"/>
      <w:lvlText w:val=""/>
      <w:lvlJc w:val="left"/>
      <w:pPr>
        <w:ind w:left="5040" w:hanging="360"/>
      </w:pPr>
      <w:rPr>
        <w:rFonts w:hint="default" w:ascii="Symbol" w:hAnsi="Symbol"/>
      </w:rPr>
    </w:lvl>
    <w:lvl w:ilvl="7" w:tplc="1286F6CE">
      <w:start w:val="1"/>
      <w:numFmt w:val="bullet"/>
      <w:lvlText w:val="o"/>
      <w:lvlJc w:val="left"/>
      <w:pPr>
        <w:ind w:left="5760" w:hanging="360"/>
      </w:pPr>
      <w:rPr>
        <w:rFonts w:hint="default" w:ascii="Courier New" w:hAnsi="Courier New"/>
      </w:rPr>
    </w:lvl>
    <w:lvl w:ilvl="8" w:tplc="FE30056E">
      <w:start w:val="1"/>
      <w:numFmt w:val="bullet"/>
      <w:lvlText w:val=""/>
      <w:lvlJc w:val="left"/>
      <w:pPr>
        <w:ind w:left="6480" w:hanging="360"/>
      </w:pPr>
      <w:rPr>
        <w:rFonts w:hint="default" w:ascii="Wingdings" w:hAnsi="Wingdings"/>
      </w:rPr>
    </w:lvl>
  </w:abstractNum>
  <w:abstractNum w:abstractNumId="9" w15:restartNumberingAfterBreak="0">
    <w:nsid w:val="0EDCEA5C"/>
    <w:multiLevelType w:val="hybridMultilevel"/>
    <w:tmpl w:val="C40A5824"/>
    <w:lvl w:ilvl="0" w:tplc="E16C88E4">
      <w:start w:val="1"/>
      <w:numFmt w:val="bullet"/>
      <w:lvlText w:val=""/>
      <w:lvlJc w:val="left"/>
      <w:pPr>
        <w:ind w:left="720" w:hanging="360"/>
      </w:pPr>
      <w:rPr>
        <w:rFonts w:hint="default" w:ascii="Symbol" w:hAnsi="Symbol"/>
      </w:rPr>
    </w:lvl>
    <w:lvl w:ilvl="1" w:tplc="2F8C9D44">
      <w:start w:val="1"/>
      <w:numFmt w:val="bullet"/>
      <w:lvlText w:val="o"/>
      <w:lvlJc w:val="left"/>
      <w:pPr>
        <w:ind w:left="1440" w:hanging="360"/>
      </w:pPr>
      <w:rPr>
        <w:rFonts w:hint="default" w:ascii="Courier New" w:hAnsi="Courier New"/>
      </w:rPr>
    </w:lvl>
    <w:lvl w:ilvl="2" w:tplc="C870EB2C">
      <w:start w:val="1"/>
      <w:numFmt w:val="bullet"/>
      <w:lvlText w:val=""/>
      <w:lvlJc w:val="left"/>
      <w:pPr>
        <w:ind w:left="2160" w:hanging="360"/>
      </w:pPr>
      <w:rPr>
        <w:rFonts w:hint="default" w:ascii="Wingdings" w:hAnsi="Wingdings"/>
      </w:rPr>
    </w:lvl>
    <w:lvl w:ilvl="3" w:tplc="BF6C3FEE">
      <w:start w:val="1"/>
      <w:numFmt w:val="bullet"/>
      <w:lvlText w:val=""/>
      <w:lvlJc w:val="left"/>
      <w:pPr>
        <w:ind w:left="2880" w:hanging="360"/>
      </w:pPr>
      <w:rPr>
        <w:rFonts w:hint="default" w:ascii="Symbol" w:hAnsi="Symbol"/>
      </w:rPr>
    </w:lvl>
    <w:lvl w:ilvl="4" w:tplc="DAEC1678">
      <w:start w:val="1"/>
      <w:numFmt w:val="bullet"/>
      <w:lvlText w:val="o"/>
      <w:lvlJc w:val="left"/>
      <w:pPr>
        <w:ind w:left="3600" w:hanging="360"/>
      </w:pPr>
      <w:rPr>
        <w:rFonts w:hint="default" w:ascii="Courier New" w:hAnsi="Courier New"/>
      </w:rPr>
    </w:lvl>
    <w:lvl w:ilvl="5" w:tplc="3EE2C262">
      <w:start w:val="1"/>
      <w:numFmt w:val="bullet"/>
      <w:lvlText w:val=""/>
      <w:lvlJc w:val="left"/>
      <w:pPr>
        <w:ind w:left="4320" w:hanging="360"/>
      </w:pPr>
      <w:rPr>
        <w:rFonts w:hint="default" w:ascii="Wingdings" w:hAnsi="Wingdings"/>
      </w:rPr>
    </w:lvl>
    <w:lvl w:ilvl="6" w:tplc="B5EE01C8">
      <w:start w:val="1"/>
      <w:numFmt w:val="bullet"/>
      <w:lvlText w:val=""/>
      <w:lvlJc w:val="left"/>
      <w:pPr>
        <w:ind w:left="5040" w:hanging="360"/>
      </w:pPr>
      <w:rPr>
        <w:rFonts w:hint="default" w:ascii="Symbol" w:hAnsi="Symbol"/>
      </w:rPr>
    </w:lvl>
    <w:lvl w:ilvl="7" w:tplc="96583BA0">
      <w:start w:val="1"/>
      <w:numFmt w:val="bullet"/>
      <w:lvlText w:val="o"/>
      <w:lvlJc w:val="left"/>
      <w:pPr>
        <w:ind w:left="5760" w:hanging="360"/>
      </w:pPr>
      <w:rPr>
        <w:rFonts w:hint="default" w:ascii="Courier New" w:hAnsi="Courier New"/>
      </w:rPr>
    </w:lvl>
    <w:lvl w:ilvl="8" w:tplc="F8F2F492">
      <w:start w:val="1"/>
      <w:numFmt w:val="bullet"/>
      <w:lvlText w:val=""/>
      <w:lvlJc w:val="left"/>
      <w:pPr>
        <w:ind w:left="6480" w:hanging="360"/>
      </w:pPr>
      <w:rPr>
        <w:rFonts w:hint="default" w:ascii="Wingdings" w:hAnsi="Wingdings"/>
      </w:rPr>
    </w:lvl>
  </w:abstractNum>
  <w:abstractNum w:abstractNumId="10" w15:restartNumberingAfterBreak="0">
    <w:nsid w:val="12B22C95"/>
    <w:multiLevelType w:val="hybridMultilevel"/>
    <w:tmpl w:val="26B69586"/>
    <w:lvl w:ilvl="0" w:tplc="C70835C0">
      <w:start w:val="1"/>
      <w:numFmt w:val="bullet"/>
      <w:lvlText w:val=""/>
      <w:lvlJc w:val="left"/>
      <w:pPr>
        <w:ind w:left="720" w:hanging="360"/>
      </w:pPr>
      <w:rPr>
        <w:rFonts w:hint="default" w:ascii="Symbol" w:hAnsi="Symbol"/>
      </w:rPr>
    </w:lvl>
    <w:lvl w:ilvl="1" w:tplc="72161722">
      <w:start w:val="1"/>
      <w:numFmt w:val="bullet"/>
      <w:lvlText w:val="o"/>
      <w:lvlJc w:val="left"/>
      <w:pPr>
        <w:ind w:left="1440" w:hanging="360"/>
      </w:pPr>
      <w:rPr>
        <w:rFonts w:hint="default" w:ascii="Courier New" w:hAnsi="Courier New"/>
      </w:rPr>
    </w:lvl>
    <w:lvl w:ilvl="2" w:tplc="FCE0D808">
      <w:start w:val="1"/>
      <w:numFmt w:val="bullet"/>
      <w:lvlText w:val=""/>
      <w:lvlJc w:val="left"/>
      <w:pPr>
        <w:ind w:left="2160" w:hanging="360"/>
      </w:pPr>
      <w:rPr>
        <w:rFonts w:hint="default" w:ascii="Wingdings" w:hAnsi="Wingdings"/>
      </w:rPr>
    </w:lvl>
    <w:lvl w:ilvl="3" w:tplc="5A0E5B86">
      <w:start w:val="1"/>
      <w:numFmt w:val="bullet"/>
      <w:lvlText w:val=""/>
      <w:lvlJc w:val="left"/>
      <w:pPr>
        <w:ind w:left="2880" w:hanging="360"/>
      </w:pPr>
      <w:rPr>
        <w:rFonts w:hint="default" w:ascii="Symbol" w:hAnsi="Symbol"/>
      </w:rPr>
    </w:lvl>
    <w:lvl w:ilvl="4" w:tplc="940C0912">
      <w:start w:val="1"/>
      <w:numFmt w:val="bullet"/>
      <w:lvlText w:val="o"/>
      <w:lvlJc w:val="left"/>
      <w:pPr>
        <w:ind w:left="3600" w:hanging="360"/>
      </w:pPr>
      <w:rPr>
        <w:rFonts w:hint="default" w:ascii="Courier New" w:hAnsi="Courier New"/>
      </w:rPr>
    </w:lvl>
    <w:lvl w:ilvl="5" w:tplc="5540F24A">
      <w:start w:val="1"/>
      <w:numFmt w:val="bullet"/>
      <w:lvlText w:val=""/>
      <w:lvlJc w:val="left"/>
      <w:pPr>
        <w:ind w:left="4320" w:hanging="360"/>
      </w:pPr>
      <w:rPr>
        <w:rFonts w:hint="default" w:ascii="Wingdings" w:hAnsi="Wingdings"/>
      </w:rPr>
    </w:lvl>
    <w:lvl w:ilvl="6" w:tplc="C9C28B64">
      <w:start w:val="1"/>
      <w:numFmt w:val="bullet"/>
      <w:lvlText w:val=""/>
      <w:lvlJc w:val="left"/>
      <w:pPr>
        <w:ind w:left="5040" w:hanging="360"/>
      </w:pPr>
      <w:rPr>
        <w:rFonts w:hint="default" w:ascii="Symbol" w:hAnsi="Symbol"/>
      </w:rPr>
    </w:lvl>
    <w:lvl w:ilvl="7" w:tplc="16F2B1E0">
      <w:start w:val="1"/>
      <w:numFmt w:val="bullet"/>
      <w:lvlText w:val="o"/>
      <w:lvlJc w:val="left"/>
      <w:pPr>
        <w:ind w:left="5760" w:hanging="360"/>
      </w:pPr>
      <w:rPr>
        <w:rFonts w:hint="default" w:ascii="Courier New" w:hAnsi="Courier New"/>
      </w:rPr>
    </w:lvl>
    <w:lvl w:ilvl="8" w:tplc="55ECA82E">
      <w:start w:val="1"/>
      <w:numFmt w:val="bullet"/>
      <w:lvlText w:val=""/>
      <w:lvlJc w:val="left"/>
      <w:pPr>
        <w:ind w:left="6480" w:hanging="360"/>
      </w:pPr>
      <w:rPr>
        <w:rFonts w:hint="default" w:ascii="Wingdings" w:hAnsi="Wingdings"/>
      </w:rPr>
    </w:lvl>
  </w:abstractNum>
  <w:abstractNum w:abstractNumId="11" w15:restartNumberingAfterBreak="0">
    <w:nsid w:val="12B4D721"/>
    <w:multiLevelType w:val="hybridMultilevel"/>
    <w:tmpl w:val="6E067FA0"/>
    <w:lvl w:ilvl="0" w:tplc="8472B0AE">
      <w:start w:val="1"/>
      <w:numFmt w:val="decimal"/>
      <w:lvlText w:val="%1."/>
      <w:lvlJc w:val="left"/>
      <w:pPr>
        <w:ind w:left="720" w:hanging="360"/>
      </w:pPr>
    </w:lvl>
    <w:lvl w:ilvl="1" w:tplc="80048790">
      <w:start w:val="1"/>
      <w:numFmt w:val="lowerLetter"/>
      <w:lvlText w:val="%2."/>
      <w:lvlJc w:val="left"/>
      <w:pPr>
        <w:ind w:left="1440" w:hanging="360"/>
      </w:pPr>
    </w:lvl>
    <w:lvl w:ilvl="2" w:tplc="4634B532">
      <w:start w:val="1"/>
      <w:numFmt w:val="lowerRoman"/>
      <w:lvlText w:val="%3."/>
      <w:lvlJc w:val="right"/>
      <w:pPr>
        <w:ind w:left="2160" w:hanging="180"/>
      </w:pPr>
    </w:lvl>
    <w:lvl w:ilvl="3" w:tplc="BF3AB5F6">
      <w:start w:val="1"/>
      <w:numFmt w:val="decimal"/>
      <w:lvlText w:val="%4."/>
      <w:lvlJc w:val="left"/>
      <w:pPr>
        <w:ind w:left="2880" w:hanging="360"/>
      </w:pPr>
    </w:lvl>
    <w:lvl w:ilvl="4" w:tplc="2634DF9E">
      <w:start w:val="1"/>
      <w:numFmt w:val="lowerLetter"/>
      <w:lvlText w:val="%5."/>
      <w:lvlJc w:val="left"/>
      <w:pPr>
        <w:ind w:left="3600" w:hanging="360"/>
      </w:pPr>
    </w:lvl>
    <w:lvl w:ilvl="5" w:tplc="59A21388">
      <w:start w:val="1"/>
      <w:numFmt w:val="lowerRoman"/>
      <w:lvlText w:val="%6."/>
      <w:lvlJc w:val="right"/>
      <w:pPr>
        <w:ind w:left="4320" w:hanging="180"/>
      </w:pPr>
    </w:lvl>
    <w:lvl w:ilvl="6" w:tplc="A65EF72E">
      <w:start w:val="1"/>
      <w:numFmt w:val="decimal"/>
      <w:lvlText w:val="%7."/>
      <w:lvlJc w:val="left"/>
      <w:pPr>
        <w:ind w:left="5040" w:hanging="360"/>
      </w:pPr>
    </w:lvl>
    <w:lvl w:ilvl="7" w:tplc="52084E2E">
      <w:start w:val="1"/>
      <w:numFmt w:val="lowerLetter"/>
      <w:lvlText w:val="%8."/>
      <w:lvlJc w:val="left"/>
      <w:pPr>
        <w:ind w:left="5760" w:hanging="360"/>
      </w:pPr>
    </w:lvl>
    <w:lvl w:ilvl="8" w:tplc="9B1602F8">
      <w:start w:val="1"/>
      <w:numFmt w:val="lowerRoman"/>
      <w:lvlText w:val="%9."/>
      <w:lvlJc w:val="right"/>
      <w:pPr>
        <w:ind w:left="6480" w:hanging="180"/>
      </w:pPr>
    </w:lvl>
  </w:abstractNum>
  <w:abstractNum w:abstractNumId="12" w15:restartNumberingAfterBreak="0">
    <w:nsid w:val="13EBE2B2"/>
    <w:multiLevelType w:val="hybridMultilevel"/>
    <w:tmpl w:val="B76AF38E"/>
    <w:lvl w:ilvl="0" w:tplc="19F2D1DC">
      <w:start w:val="1"/>
      <w:numFmt w:val="decimal"/>
      <w:lvlText w:val="%1."/>
      <w:lvlJc w:val="left"/>
      <w:pPr>
        <w:ind w:left="720" w:hanging="360"/>
      </w:pPr>
    </w:lvl>
    <w:lvl w:ilvl="1" w:tplc="93A81966">
      <w:start w:val="1"/>
      <w:numFmt w:val="lowerLetter"/>
      <w:lvlText w:val="%2."/>
      <w:lvlJc w:val="left"/>
      <w:pPr>
        <w:ind w:left="1440" w:hanging="360"/>
      </w:pPr>
    </w:lvl>
    <w:lvl w:ilvl="2" w:tplc="9CACF334">
      <w:start w:val="1"/>
      <w:numFmt w:val="lowerRoman"/>
      <w:lvlText w:val="%3."/>
      <w:lvlJc w:val="right"/>
      <w:pPr>
        <w:ind w:left="2160" w:hanging="180"/>
      </w:pPr>
    </w:lvl>
    <w:lvl w:ilvl="3" w:tplc="CC461506">
      <w:start w:val="1"/>
      <w:numFmt w:val="decimal"/>
      <w:lvlText w:val="%4."/>
      <w:lvlJc w:val="left"/>
      <w:pPr>
        <w:ind w:left="2880" w:hanging="360"/>
      </w:pPr>
    </w:lvl>
    <w:lvl w:ilvl="4" w:tplc="D9CE4948">
      <w:start w:val="1"/>
      <w:numFmt w:val="lowerLetter"/>
      <w:lvlText w:val="%5."/>
      <w:lvlJc w:val="left"/>
      <w:pPr>
        <w:ind w:left="3600" w:hanging="360"/>
      </w:pPr>
    </w:lvl>
    <w:lvl w:ilvl="5" w:tplc="AA64660A">
      <w:start w:val="1"/>
      <w:numFmt w:val="lowerRoman"/>
      <w:lvlText w:val="%6."/>
      <w:lvlJc w:val="right"/>
      <w:pPr>
        <w:ind w:left="4320" w:hanging="180"/>
      </w:pPr>
    </w:lvl>
    <w:lvl w:ilvl="6" w:tplc="F5B27898">
      <w:start w:val="1"/>
      <w:numFmt w:val="decimal"/>
      <w:lvlText w:val="%7."/>
      <w:lvlJc w:val="left"/>
      <w:pPr>
        <w:ind w:left="5040" w:hanging="360"/>
      </w:pPr>
    </w:lvl>
    <w:lvl w:ilvl="7" w:tplc="BD9462F0">
      <w:start w:val="1"/>
      <w:numFmt w:val="lowerLetter"/>
      <w:lvlText w:val="%8."/>
      <w:lvlJc w:val="left"/>
      <w:pPr>
        <w:ind w:left="5760" w:hanging="360"/>
      </w:pPr>
    </w:lvl>
    <w:lvl w:ilvl="8" w:tplc="1D6C1572">
      <w:start w:val="1"/>
      <w:numFmt w:val="lowerRoman"/>
      <w:lvlText w:val="%9."/>
      <w:lvlJc w:val="right"/>
      <w:pPr>
        <w:ind w:left="6480" w:hanging="180"/>
      </w:pPr>
    </w:lvl>
  </w:abstractNum>
  <w:abstractNum w:abstractNumId="13" w15:restartNumberingAfterBreak="0">
    <w:nsid w:val="17533833"/>
    <w:multiLevelType w:val="hybridMultilevel"/>
    <w:tmpl w:val="2A86AD2E"/>
    <w:lvl w:ilvl="0" w:tplc="59AEF8EC">
      <w:start w:val="1"/>
      <w:numFmt w:val="bullet"/>
      <w:lvlText w:val=""/>
      <w:lvlJc w:val="left"/>
      <w:pPr>
        <w:ind w:left="720" w:hanging="360"/>
      </w:pPr>
      <w:rPr>
        <w:rFonts w:hint="default" w:ascii="Symbol" w:hAnsi="Symbol"/>
      </w:rPr>
    </w:lvl>
    <w:lvl w:ilvl="1" w:tplc="0C6AABF6">
      <w:start w:val="1"/>
      <w:numFmt w:val="bullet"/>
      <w:lvlText w:val="o"/>
      <w:lvlJc w:val="left"/>
      <w:pPr>
        <w:ind w:left="1440" w:hanging="360"/>
      </w:pPr>
      <w:rPr>
        <w:rFonts w:hint="default" w:ascii="Courier New" w:hAnsi="Courier New"/>
      </w:rPr>
    </w:lvl>
    <w:lvl w:ilvl="2" w:tplc="87EA9FE2">
      <w:start w:val="1"/>
      <w:numFmt w:val="bullet"/>
      <w:lvlText w:val=""/>
      <w:lvlJc w:val="left"/>
      <w:pPr>
        <w:ind w:left="2160" w:hanging="360"/>
      </w:pPr>
      <w:rPr>
        <w:rFonts w:hint="default" w:ascii="Wingdings" w:hAnsi="Wingdings"/>
      </w:rPr>
    </w:lvl>
    <w:lvl w:ilvl="3" w:tplc="3934F91A">
      <w:start w:val="1"/>
      <w:numFmt w:val="bullet"/>
      <w:lvlText w:val=""/>
      <w:lvlJc w:val="left"/>
      <w:pPr>
        <w:ind w:left="2880" w:hanging="360"/>
      </w:pPr>
      <w:rPr>
        <w:rFonts w:hint="default" w:ascii="Symbol" w:hAnsi="Symbol"/>
      </w:rPr>
    </w:lvl>
    <w:lvl w:ilvl="4" w:tplc="0AC0A2C2">
      <w:start w:val="1"/>
      <w:numFmt w:val="bullet"/>
      <w:lvlText w:val="o"/>
      <w:lvlJc w:val="left"/>
      <w:pPr>
        <w:ind w:left="3600" w:hanging="360"/>
      </w:pPr>
      <w:rPr>
        <w:rFonts w:hint="default" w:ascii="Courier New" w:hAnsi="Courier New"/>
      </w:rPr>
    </w:lvl>
    <w:lvl w:ilvl="5" w:tplc="9E0814DE">
      <w:start w:val="1"/>
      <w:numFmt w:val="bullet"/>
      <w:lvlText w:val=""/>
      <w:lvlJc w:val="left"/>
      <w:pPr>
        <w:ind w:left="4320" w:hanging="360"/>
      </w:pPr>
      <w:rPr>
        <w:rFonts w:hint="default" w:ascii="Wingdings" w:hAnsi="Wingdings"/>
      </w:rPr>
    </w:lvl>
    <w:lvl w:ilvl="6" w:tplc="E434551E">
      <w:start w:val="1"/>
      <w:numFmt w:val="bullet"/>
      <w:lvlText w:val=""/>
      <w:lvlJc w:val="left"/>
      <w:pPr>
        <w:ind w:left="5040" w:hanging="360"/>
      </w:pPr>
      <w:rPr>
        <w:rFonts w:hint="default" w:ascii="Symbol" w:hAnsi="Symbol"/>
      </w:rPr>
    </w:lvl>
    <w:lvl w:ilvl="7" w:tplc="CA780F2C">
      <w:start w:val="1"/>
      <w:numFmt w:val="bullet"/>
      <w:lvlText w:val="o"/>
      <w:lvlJc w:val="left"/>
      <w:pPr>
        <w:ind w:left="5760" w:hanging="360"/>
      </w:pPr>
      <w:rPr>
        <w:rFonts w:hint="default" w:ascii="Courier New" w:hAnsi="Courier New"/>
      </w:rPr>
    </w:lvl>
    <w:lvl w:ilvl="8" w:tplc="91AE484E">
      <w:start w:val="1"/>
      <w:numFmt w:val="bullet"/>
      <w:lvlText w:val=""/>
      <w:lvlJc w:val="left"/>
      <w:pPr>
        <w:ind w:left="6480" w:hanging="360"/>
      </w:pPr>
      <w:rPr>
        <w:rFonts w:hint="default" w:ascii="Wingdings" w:hAnsi="Wingdings"/>
      </w:rPr>
    </w:lvl>
  </w:abstractNum>
  <w:abstractNum w:abstractNumId="14" w15:restartNumberingAfterBreak="0">
    <w:nsid w:val="1A146BFD"/>
    <w:multiLevelType w:val="hybridMultilevel"/>
    <w:tmpl w:val="9210F01E"/>
    <w:lvl w:ilvl="0" w:tplc="37062B8C">
      <w:start w:val="1"/>
      <w:numFmt w:val="decimal"/>
      <w:lvlText w:val="%1."/>
      <w:lvlJc w:val="left"/>
      <w:pPr>
        <w:ind w:left="720" w:hanging="360"/>
      </w:pPr>
    </w:lvl>
    <w:lvl w:ilvl="1" w:tplc="FABCC796">
      <w:start w:val="1"/>
      <w:numFmt w:val="lowerLetter"/>
      <w:lvlText w:val="%2."/>
      <w:lvlJc w:val="left"/>
      <w:pPr>
        <w:ind w:left="1440" w:hanging="360"/>
      </w:pPr>
    </w:lvl>
    <w:lvl w:ilvl="2" w:tplc="76844352">
      <w:start w:val="1"/>
      <w:numFmt w:val="lowerRoman"/>
      <w:lvlText w:val="%3."/>
      <w:lvlJc w:val="right"/>
      <w:pPr>
        <w:ind w:left="2160" w:hanging="180"/>
      </w:pPr>
    </w:lvl>
    <w:lvl w:ilvl="3" w:tplc="3536C158">
      <w:start w:val="1"/>
      <w:numFmt w:val="decimal"/>
      <w:lvlText w:val="%4."/>
      <w:lvlJc w:val="left"/>
      <w:pPr>
        <w:ind w:left="2880" w:hanging="360"/>
      </w:pPr>
    </w:lvl>
    <w:lvl w:ilvl="4" w:tplc="D2467118">
      <w:start w:val="1"/>
      <w:numFmt w:val="lowerLetter"/>
      <w:lvlText w:val="%5."/>
      <w:lvlJc w:val="left"/>
      <w:pPr>
        <w:ind w:left="3600" w:hanging="360"/>
      </w:pPr>
    </w:lvl>
    <w:lvl w:ilvl="5" w:tplc="31F2772A">
      <w:start w:val="1"/>
      <w:numFmt w:val="lowerRoman"/>
      <w:lvlText w:val="%6."/>
      <w:lvlJc w:val="right"/>
      <w:pPr>
        <w:ind w:left="4320" w:hanging="180"/>
      </w:pPr>
    </w:lvl>
    <w:lvl w:ilvl="6" w:tplc="152483A4">
      <w:start w:val="1"/>
      <w:numFmt w:val="decimal"/>
      <w:lvlText w:val="%7."/>
      <w:lvlJc w:val="left"/>
      <w:pPr>
        <w:ind w:left="5040" w:hanging="360"/>
      </w:pPr>
    </w:lvl>
    <w:lvl w:ilvl="7" w:tplc="8A72D68A">
      <w:start w:val="1"/>
      <w:numFmt w:val="lowerLetter"/>
      <w:lvlText w:val="%8."/>
      <w:lvlJc w:val="left"/>
      <w:pPr>
        <w:ind w:left="5760" w:hanging="360"/>
      </w:pPr>
    </w:lvl>
    <w:lvl w:ilvl="8" w:tplc="1B642484">
      <w:start w:val="1"/>
      <w:numFmt w:val="lowerRoman"/>
      <w:lvlText w:val="%9."/>
      <w:lvlJc w:val="right"/>
      <w:pPr>
        <w:ind w:left="6480" w:hanging="180"/>
      </w:pPr>
    </w:lvl>
  </w:abstractNum>
  <w:abstractNum w:abstractNumId="15" w15:restartNumberingAfterBreak="0">
    <w:nsid w:val="1A94F1E9"/>
    <w:multiLevelType w:val="hybridMultilevel"/>
    <w:tmpl w:val="64207F6A"/>
    <w:lvl w:ilvl="0" w:tplc="71483CC6">
      <w:start w:val="1"/>
      <w:numFmt w:val="bullet"/>
      <w:lvlText w:val=""/>
      <w:lvlJc w:val="left"/>
      <w:pPr>
        <w:ind w:left="720" w:hanging="360"/>
      </w:pPr>
      <w:rPr>
        <w:rFonts w:hint="default" w:ascii="Symbol" w:hAnsi="Symbol"/>
      </w:rPr>
    </w:lvl>
    <w:lvl w:ilvl="1" w:tplc="0A8E64F4">
      <w:start w:val="1"/>
      <w:numFmt w:val="bullet"/>
      <w:lvlText w:val="o"/>
      <w:lvlJc w:val="left"/>
      <w:pPr>
        <w:ind w:left="1440" w:hanging="360"/>
      </w:pPr>
      <w:rPr>
        <w:rFonts w:hint="default" w:ascii="Courier New" w:hAnsi="Courier New"/>
      </w:rPr>
    </w:lvl>
    <w:lvl w:ilvl="2" w:tplc="6E8674D8">
      <w:start w:val="1"/>
      <w:numFmt w:val="bullet"/>
      <w:lvlText w:val=""/>
      <w:lvlJc w:val="left"/>
      <w:pPr>
        <w:ind w:left="2160" w:hanging="360"/>
      </w:pPr>
      <w:rPr>
        <w:rFonts w:hint="default" w:ascii="Wingdings" w:hAnsi="Wingdings"/>
      </w:rPr>
    </w:lvl>
    <w:lvl w:ilvl="3" w:tplc="E7F68F60">
      <w:start w:val="1"/>
      <w:numFmt w:val="bullet"/>
      <w:lvlText w:val=""/>
      <w:lvlJc w:val="left"/>
      <w:pPr>
        <w:ind w:left="2880" w:hanging="360"/>
      </w:pPr>
      <w:rPr>
        <w:rFonts w:hint="default" w:ascii="Symbol" w:hAnsi="Symbol"/>
      </w:rPr>
    </w:lvl>
    <w:lvl w:ilvl="4" w:tplc="D60AD852">
      <w:start w:val="1"/>
      <w:numFmt w:val="bullet"/>
      <w:lvlText w:val="o"/>
      <w:lvlJc w:val="left"/>
      <w:pPr>
        <w:ind w:left="3600" w:hanging="360"/>
      </w:pPr>
      <w:rPr>
        <w:rFonts w:hint="default" w:ascii="Courier New" w:hAnsi="Courier New"/>
      </w:rPr>
    </w:lvl>
    <w:lvl w:ilvl="5" w:tplc="3E0CAC8E">
      <w:start w:val="1"/>
      <w:numFmt w:val="bullet"/>
      <w:lvlText w:val=""/>
      <w:lvlJc w:val="left"/>
      <w:pPr>
        <w:ind w:left="4320" w:hanging="360"/>
      </w:pPr>
      <w:rPr>
        <w:rFonts w:hint="default" w:ascii="Wingdings" w:hAnsi="Wingdings"/>
      </w:rPr>
    </w:lvl>
    <w:lvl w:ilvl="6" w:tplc="3BE8B800">
      <w:start w:val="1"/>
      <w:numFmt w:val="bullet"/>
      <w:lvlText w:val=""/>
      <w:lvlJc w:val="left"/>
      <w:pPr>
        <w:ind w:left="5040" w:hanging="360"/>
      </w:pPr>
      <w:rPr>
        <w:rFonts w:hint="default" w:ascii="Symbol" w:hAnsi="Symbol"/>
      </w:rPr>
    </w:lvl>
    <w:lvl w:ilvl="7" w:tplc="55AC2F0E">
      <w:start w:val="1"/>
      <w:numFmt w:val="bullet"/>
      <w:lvlText w:val="o"/>
      <w:lvlJc w:val="left"/>
      <w:pPr>
        <w:ind w:left="5760" w:hanging="360"/>
      </w:pPr>
      <w:rPr>
        <w:rFonts w:hint="default" w:ascii="Courier New" w:hAnsi="Courier New"/>
      </w:rPr>
    </w:lvl>
    <w:lvl w:ilvl="8" w:tplc="7A209866">
      <w:start w:val="1"/>
      <w:numFmt w:val="bullet"/>
      <w:lvlText w:val=""/>
      <w:lvlJc w:val="left"/>
      <w:pPr>
        <w:ind w:left="6480" w:hanging="360"/>
      </w:pPr>
      <w:rPr>
        <w:rFonts w:hint="default" w:ascii="Wingdings" w:hAnsi="Wingdings"/>
      </w:rPr>
    </w:lvl>
  </w:abstractNum>
  <w:abstractNum w:abstractNumId="16" w15:restartNumberingAfterBreak="0">
    <w:nsid w:val="1D055DD5"/>
    <w:multiLevelType w:val="hybridMultilevel"/>
    <w:tmpl w:val="A50AF794"/>
    <w:lvl w:ilvl="0" w:tplc="8124A292">
      <w:start w:val="1"/>
      <w:numFmt w:val="bullet"/>
      <w:lvlText w:val=""/>
      <w:lvlJc w:val="left"/>
      <w:pPr>
        <w:ind w:left="720" w:hanging="360"/>
      </w:pPr>
      <w:rPr>
        <w:rFonts w:hint="default" w:ascii="Symbol" w:hAnsi="Symbol"/>
      </w:rPr>
    </w:lvl>
    <w:lvl w:ilvl="1" w:tplc="29D8A692">
      <w:start w:val="1"/>
      <w:numFmt w:val="bullet"/>
      <w:lvlText w:val="o"/>
      <w:lvlJc w:val="left"/>
      <w:pPr>
        <w:ind w:left="1440" w:hanging="360"/>
      </w:pPr>
      <w:rPr>
        <w:rFonts w:hint="default" w:ascii="Courier New" w:hAnsi="Courier New"/>
      </w:rPr>
    </w:lvl>
    <w:lvl w:ilvl="2" w:tplc="D47C4BD0">
      <w:start w:val="1"/>
      <w:numFmt w:val="bullet"/>
      <w:lvlText w:val=""/>
      <w:lvlJc w:val="left"/>
      <w:pPr>
        <w:ind w:left="2160" w:hanging="360"/>
      </w:pPr>
      <w:rPr>
        <w:rFonts w:hint="default" w:ascii="Wingdings" w:hAnsi="Wingdings"/>
      </w:rPr>
    </w:lvl>
    <w:lvl w:ilvl="3" w:tplc="DDE41F2A">
      <w:start w:val="1"/>
      <w:numFmt w:val="bullet"/>
      <w:lvlText w:val=""/>
      <w:lvlJc w:val="left"/>
      <w:pPr>
        <w:ind w:left="2880" w:hanging="360"/>
      </w:pPr>
      <w:rPr>
        <w:rFonts w:hint="default" w:ascii="Symbol" w:hAnsi="Symbol"/>
      </w:rPr>
    </w:lvl>
    <w:lvl w:ilvl="4" w:tplc="0F2EAC0E">
      <w:start w:val="1"/>
      <w:numFmt w:val="bullet"/>
      <w:lvlText w:val="o"/>
      <w:lvlJc w:val="left"/>
      <w:pPr>
        <w:ind w:left="3600" w:hanging="360"/>
      </w:pPr>
      <w:rPr>
        <w:rFonts w:hint="default" w:ascii="Courier New" w:hAnsi="Courier New"/>
      </w:rPr>
    </w:lvl>
    <w:lvl w:ilvl="5" w:tplc="30DCE0FA">
      <w:start w:val="1"/>
      <w:numFmt w:val="bullet"/>
      <w:lvlText w:val=""/>
      <w:lvlJc w:val="left"/>
      <w:pPr>
        <w:ind w:left="4320" w:hanging="360"/>
      </w:pPr>
      <w:rPr>
        <w:rFonts w:hint="default" w:ascii="Wingdings" w:hAnsi="Wingdings"/>
      </w:rPr>
    </w:lvl>
    <w:lvl w:ilvl="6" w:tplc="59EAD3CC">
      <w:start w:val="1"/>
      <w:numFmt w:val="bullet"/>
      <w:lvlText w:val=""/>
      <w:lvlJc w:val="left"/>
      <w:pPr>
        <w:ind w:left="5040" w:hanging="360"/>
      </w:pPr>
      <w:rPr>
        <w:rFonts w:hint="default" w:ascii="Symbol" w:hAnsi="Symbol"/>
      </w:rPr>
    </w:lvl>
    <w:lvl w:ilvl="7" w:tplc="DCA42940">
      <w:start w:val="1"/>
      <w:numFmt w:val="bullet"/>
      <w:lvlText w:val="o"/>
      <w:lvlJc w:val="left"/>
      <w:pPr>
        <w:ind w:left="5760" w:hanging="360"/>
      </w:pPr>
      <w:rPr>
        <w:rFonts w:hint="default" w:ascii="Courier New" w:hAnsi="Courier New"/>
      </w:rPr>
    </w:lvl>
    <w:lvl w:ilvl="8" w:tplc="F536BEBE">
      <w:start w:val="1"/>
      <w:numFmt w:val="bullet"/>
      <w:lvlText w:val=""/>
      <w:lvlJc w:val="left"/>
      <w:pPr>
        <w:ind w:left="6480" w:hanging="360"/>
      </w:pPr>
      <w:rPr>
        <w:rFonts w:hint="default" w:ascii="Wingdings" w:hAnsi="Wingdings"/>
      </w:rPr>
    </w:lvl>
  </w:abstractNum>
  <w:abstractNum w:abstractNumId="17" w15:restartNumberingAfterBreak="0">
    <w:nsid w:val="1F253365"/>
    <w:multiLevelType w:val="hybridMultilevel"/>
    <w:tmpl w:val="8A96378E"/>
    <w:lvl w:ilvl="0" w:tplc="AEAC9AFC">
      <w:start w:val="1"/>
      <w:numFmt w:val="bullet"/>
      <w:lvlText w:val=""/>
      <w:lvlJc w:val="left"/>
      <w:pPr>
        <w:ind w:left="720" w:hanging="360"/>
      </w:pPr>
      <w:rPr>
        <w:rFonts w:hint="default" w:ascii="Symbol" w:hAnsi="Symbol"/>
      </w:rPr>
    </w:lvl>
    <w:lvl w:ilvl="1" w:tplc="4C70D142">
      <w:start w:val="1"/>
      <w:numFmt w:val="bullet"/>
      <w:lvlText w:val="o"/>
      <w:lvlJc w:val="left"/>
      <w:pPr>
        <w:ind w:left="1440" w:hanging="360"/>
      </w:pPr>
      <w:rPr>
        <w:rFonts w:hint="default" w:ascii="Courier New" w:hAnsi="Courier New"/>
      </w:rPr>
    </w:lvl>
    <w:lvl w:ilvl="2" w:tplc="72FA672E">
      <w:start w:val="1"/>
      <w:numFmt w:val="bullet"/>
      <w:lvlText w:val=""/>
      <w:lvlJc w:val="left"/>
      <w:pPr>
        <w:ind w:left="2160" w:hanging="360"/>
      </w:pPr>
      <w:rPr>
        <w:rFonts w:hint="default" w:ascii="Wingdings" w:hAnsi="Wingdings"/>
      </w:rPr>
    </w:lvl>
    <w:lvl w:ilvl="3" w:tplc="E2B612BC">
      <w:start w:val="1"/>
      <w:numFmt w:val="bullet"/>
      <w:lvlText w:val=""/>
      <w:lvlJc w:val="left"/>
      <w:pPr>
        <w:ind w:left="2880" w:hanging="360"/>
      </w:pPr>
      <w:rPr>
        <w:rFonts w:hint="default" w:ascii="Symbol" w:hAnsi="Symbol"/>
      </w:rPr>
    </w:lvl>
    <w:lvl w:ilvl="4" w:tplc="2FA4EB08">
      <w:start w:val="1"/>
      <w:numFmt w:val="bullet"/>
      <w:lvlText w:val="o"/>
      <w:lvlJc w:val="left"/>
      <w:pPr>
        <w:ind w:left="3600" w:hanging="360"/>
      </w:pPr>
      <w:rPr>
        <w:rFonts w:hint="default" w:ascii="Courier New" w:hAnsi="Courier New"/>
      </w:rPr>
    </w:lvl>
    <w:lvl w:ilvl="5" w:tplc="2018C36C">
      <w:start w:val="1"/>
      <w:numFmt w:val="bullet"/>
      <w:lvlText w:val=""/>
      <w:lvlJc w:val="left"/>
      <w:pPr>
        <w:ind w:left="4320" w:hanging="360"/>
      </w:pPr>
      <w:rPr>
        <w:rFonts w:hint="default" w:ascii="Wingdings" w:hAnsi="Wingdings"/>
      </w:rPr>
    </w:lvl>
    <w:lvl w:ilvl="6" w:tplc="A4E0B822">
      <w:start w:val="1"/>
      <w:numFmt w:val="bullet"/>
      <w:lvlText w:val=""/>
      <w:lvlJc w:val="left"/>
      <w:pPr>
        <w:ind w:left="5040" w:hanging="360"/>
      </w:pPr>
      <w:rPr>
        <w:rFonts w:hint="default" w:ascii="Symbol" w:hAnsi="Symbol"/>
      </w:rPr>
    </w:lvl>
    <w:lvl w:ilvl="7" w:tplc="8ECA8196">
      <w:start w:val="1"/>
      <w:numFmt w:val="bullet"/>
      <w:lvlText w:val="o"/>
      <w:lvlJc w:val="left"/>
      <w:pPr>
        <w:ind w:left="5760" w:hanging="360"/>
      </w:pPr>
      <w:rPr>
        <w:rFonts w:hint="default" w:ascii="Courier New" w:hAnsi="Courier New"/>
      </w:rPr>
    </w:lvl>
    <w:lvl w:ilvl="8" w:tplc="B7ACF30C">
      <w:start w:val="1"/>
      <w:numFmt w:val="bullet"/>
      <w:lvlText w:val=""/>
      <w:lvlJc w:val="left"/>
      <w:pPr>
        <w:ind w:left="6480" w:hanging="360"/>
      </w:pPr>
      <w:rPr>
        <w:rFonts w:hint="default" w:ascii="Wingdings" w:hAnsi="Wingdings"/>
      </w:rPr>
    </w:lvl>
  </w:abstractNum>
  <w:abstractNum w:abstractNumId="18" w15:restartNumberingAfterBreak="0">
    <w:nsid w:val="21960641"/>
    <w:multiLevelType w:val="hybridMultilevel"/>
    <w:tmpl w:val="0950C4FA"/>
    <w:lvl w:ilvl="0" w:tplc="470856E6">
      <w:start w:val="1"/>
      <w:numFmt w:val="decimal"/>
      <w:lvlText w:val="%1."/>
      <w:lvlJc w:val="left"/>
      <w:pPr>
        <w:ind w:left="720" w:hanging="360"/>
      </w:pPr>
    </w:lvl>
    <w:lvl w:ilvl="1" w:tplc="50DA3796">
      <w:start w:val="1"/>
      <w:numFmt w:val="lowerLetter"/>
      <w:lvlText w:val="%2."/>
      <w:lvlJc w:val="left"/>
      <w:pPr>
        <w:ind w:left="1440" w:hanging="360"/>
      </w:pPr>
    </w:lvl>
    <w:lvl w:ilvl="2" w:tplc="08C0FFA4">
      <w:start w:val="1"/>
      <w:numFmt w:val="lowerRoman"/>
      <w:lvlText w:val="%3."/>
      <w:lvlJc w:val="right"/>
      <w:pPr>
        <w:ind w:left="2160" w:hanging="180"/>
      </w:pPr>
    </w:lvl>
    <w:lvl w:ilvl="3" w:tplc="03C60A2E">
      <w:start w:val="1"/>
      <w:numFmt w:val="decimal"/>
      <w:lvlText w:val="%4."/>
      <w:lvlJc w:val="left"/>
      <w:pPr>
        <w:ind w:left="2880" w:hanging="360"/>
      </w:pPr>
    </w:lvl>
    <w:lvl w:ilvl="4" w:tplc="07D6EEE0">
      <w:start w:val="1"/>
      <w:numFmt w:val="lowerLetter"/>
      <w:lvlText w:val="%5."/>
      <w:lvlJc w:val="left"/>
      <w:pPr>
        <w:ind w:left="3600" w:hanging="360"/>
      </w:pPr>
    </w:lvl>
    <w:lvl w:ilvl="5" w:tplc="876E10F6">
      <w:start w:val="1"/>
      <w:numFmt w:val="lowerRoman"/>
      <w:lvlText w:val="%6."/>
      <w:lvlJc w:val="right"/>
      <w:pPr>
        <w:ind w:left="4320" w:hanging="180"/>
      </w:pPr>
    </w:lvl>
    <w:lvl w:ilvl="6" w:tplc="0C488128">
      <w:start w:val="1"/>
      <w:numFmt w:val="decimal"/>
      <w:lvlText w:val="%7."/>
      <w:lvlJc w:val="left"/>
      <w:pPr>
        <w:ind w:left="5040" w:hanging="360"/>
      </w:pPr>
    </w:lvl>
    <w:lvl w:ilvl="7" w:tplc="62D04188">
      <w:start w:val="1"/>
      <w:numFmt w:val="lowerLetter"/>
      <w:lvlText w:val="%8."/>
      <w:lvlJc w:val="left"/>
      <w:pPr>
        <w:ind w:left="5760" w:hanging="360"/>
      </w:pPr>
    </w:lvl>
    <w:lvl w:ilvl="8" w:tplc="759EC9EA">
      <w:start w:val="1"/>
      <w:numFmt w:val="lowerRoman"/>
      <w:lvlText w:val="%9."/>
      <w:lvlJc w:val="right"/>
      <w:pPr>
        <w:ind w:left="6480" w:hanging="180"/>
      </w:pPr>
    </w:lvl>
  </w:abstractNum>
  <w:abstractNum w:abstractNumId="19" w15:restartNumberingAfterBreak="0">
    <w:nsid w:val="2283E081"/>
    <w:multiLevelType w:val="hybridMultilevel"/>
    <w:tmpl w:val="E4C2A95C"/>
    <w:lvl w:ilvl="0" w:tplc="9D4CE7C6">
      <w:start w:val="1"/>
      <w:numFmt w:val="bullet"/>
      <w:lvlText w:val=""/>
      <w:lvlJc w:val="left"/>
      <w:pPr>
        <w:ind w:left="720" w:hanging="360"/>
      </w:pPr>
      <w:rPr>
        <w:rFonts w:hint="default" w:ascii="Symbol" w:hAnsi="Symbol"/>
      </w:rPr>
    </w:lvl>
    <w:lvl w:ilvl="1" w:tplc="53600656">
      <w:start w:val="1"/>
      <w:numFmt w:val="bullet"/>
      <w:lvlText w:val="o"/>
      <w:lvlJc w:val="left"/>
      <w:pPr>
        <w:ind w:left="1440" w:hanging="360"/>
      </w:pPr>
      <w:rPr>
        <w:rFonts w:hint="default" w:ascii="Courier New" w:hAnsi="Courier New"/>
      </w:rPr>
    </w:lvl>
    <w:lvl w:ilvl="2" w:tplc="4C5263C6">
      <w:start w:val="1"/>
      <w:numFmt w:val="bullet"/>
      <w:lvlText w:val=""/>
      <w:lvlJc w:val="left"/>
      <w:pPr>
        <w:ind w:left="2160" w:hanging="360"/>
      </w:pPr>
      <w:rPr>
        <w:rFonts w:hint="default" w:ascii="Wingdings" w:hAnsi="Wingdings"/>
      </w:rPr>
    </w:lvl>
    <w:lvl w:ilvl="3" w:tplc="1EFACC2C">
      <w:start w:val="1"/>
      <w:numFmt w:val="bullet"/>
      <w:lvlText w:val=""/>
      <w:lvlJc w:val="left"/>
      <w:pPr>
        <w:ind w:left="2880" w:hanging="360"/>
      </w:pPr>
      <w:rPr>
        <w:rFonts w:hint="default" w:ascii="Symbol" w:hAnsi="Symbol"/>
      </w:rPr>
    </w:lvl>
    <w:lvl w:ilvl="4" w:tplc="4920C0BC">
      <w:start w:val="1"/>
      <w:numFmt w:val="bullet"/>
      <w:lvlText w:val="o"/>
      <w:lvlJc w:val="left"/>
      <w:pPr>
        <w:ind w:left="3600" w:hanging="360"/>
      </w:pPr>
      <w:rPr>
        <w:rFonts w:hint="default" w:ascii="Courier New" w:hAnsi="Courier New"/>
      </w:rPr>
    </w:lvl>
    <w:lvl w:ilvl="5" w:tplc="74DA6E38">
      <w:start w:val="1"/>
      <w:numFmt w:val="bullet"/>
      <w:lvlText w:val=""/>
      <w:lvlJc w:val="left"/>
      <w:pPr>
        <w:ind w:left="4320" w:hanging="360"/>
      </w:pPr>
      <w:rPr>
        <w:rFonts w:hint="default" w:ascii="Wingdings" w:hAnsi="Wingdings"/>
      </w:rPr>
    </w:lvl>
    <w:lvl w:ilvl="6" w:tplc="F7DAEC6C">
      <w:start w:val="1"/>
      <w:numFmt w:val="bullet"/>
      <w:lvlText w:val=""/>
      <w:lvlJc w:val="left"/>
      <w:pPr>
        <w:ind w:left="5040" w:hanging="360"/>
      </w:pPr>
      <w:rPr>
        <w:rFonts w:hint="default" w:ascii="Symbol" w:hAnsi="Symbol"/>
      </w:rPr>
    </w:lvl>
    <w:lvl w:ilvl="7" w:tplc="9732CB08">
      <w:start w:val="1"/>
      <w:numFmt w:val="bullet"/>
      <w:lvlText w:val="o"/>
      <w:lvlJc w:val="left"/>
      <w:pPr>
        <w:ind w:left="5760" w:hanging="360"/>
      </w:pPr>
      <w:rPr>
        <w:rFonts w:hint="default" w:ascii="Courier New" w:hAnsi="Courier New"/>
      </w:rPr>
    </w:lvl>
    <w:lvl w:ilvl="8" w:tplc="93A82FF0">
      <w:start w:val="1"/>
      <w:numFmt w:val="bullet"/>
      <w:lvlText w:val=""/>
      <w:lvlJc w:val="left"/>
      <w:pPr>
        <w:ind w:left="6480" w:hanging="360"/>
      </w:pPr>
      <w:rPr>
        <w:rFonts w:hint="default" w:ascii="Wingdings" w:hAnsi="Wingdings"/>
      </w:rPr>
    </w:lvl>
  </w:abstractNum>
  <w:abstractNum w:abstractNumId="20" w15:restartNumberingAfterBreak="0">
    <w:nsid w:val="22DF0110"/>
    <w:multiLevelType w:val="multilevel"/>
    <w:tmpl w:val="F788E08C"/>
    <w:lvl w:ilvl="0">
      <w:start w:val="1"/>
      <w:numFmt w:val="decimal"/>
      <w:pStyle w:val="Heading1"/>
      <w:lvlText w:val="%1."/>
      <w:lvlJc w:val="left"/>
      <w:pPr>
        <w:ind w:left="720" w:hanging="360"/>
      </w:pPr>
      <w:rPr>
        <w:rFonts w:hint="default"/>
      </w:rPr>
    </w:lvl>
    <w:lvl w:ilvl="1">
      <w:start w:val="2"/>
      <w:numFmt w:val="decimal"/>
      <w:pStyle w:val="Heading2"/>
      <w:lvlText w:val="%1.%2."/>
      <w:lvlJc w:val="left"/>
      <w:pPr>
        <w:ind w:left="1440" w:hanging="360"/>
      </w:pPr>
      <w:rPr>
        <w:b/>
        <w:color w:val="auto"/>
        <w:sz w:val="24"/>
      </w:rPr>
    </w:lvl>
    <w:lvl w:ilvl="2">
      <w:start w:val="1"/>
      <w:numFmt w:val="decimal"/>
      <w:isLgl/>
      <w:lvlText w:val="%1.%2.%3."/>
      <w:lvlJc w:val="left"/>
      <w:pPr>
        <w:ind w:left="1080" w:hanging="720"/>
      </w:pPr>
      <w:rPr>
        <w:rFonts w:hint="default"/>
        <w:b/>
        <w:sz w:val="24"/>
      </w:rPr>
    </w:lvl>
    <w:lvl w:ilvl="3">
      <w:start w:val="1"/>
      <w:numFmt w:val="decimal"/>
      <w:isLgl/>
      <w:lvlText w:val="%1.%2.%3.%4."/>
      <w:lvlJc w:val="left"/>
      <w:pPr>
        <w:ind w:left="1080" w:hanging="720"/>
      </w:pPr>
      <w:rPr>
        <w:rFonts w:hint="default"/>
        <w:b/>
        <w:sz w:val="24"/>
      </w:rPr>
    </w:lvl>
    <w:lvl w:ilvl="4">
      <w:start w:val="1"/>
      <w:numFmt w:val="decimal"/>
      <w:isLgl/>
      <w:lvlText w:val="%1.%2.%3.%4.%5."/>
      <w:lvlJc w:val="left"/>
      <w:pPr>
        <w:ind w:left="1440" w:hanging="1080"/>
      </w:pPr>
      <w:rPr>
        <w:rFonts w:hint="default"/>
        <w:b/>
        <w:sz w:val="24"/>
      </w:rPr>
    </w:lvl>
    <w:lvl w:ilvl="5">
      <w:start w:val="1"/>
      <w:numFmt w:val="decimal"/>
      <w:isLgl/>
      <w:lvlText w:val="%1.%2.%3.%4.%5.%6."/>
      <w:lvlJc w:val="left"/>
      <w:pPr>
        <w:ind w:left="1440" w:hanging="1080"/>
      </w:pPr>
      <w:rPr>
        <w:rFonts w:hint="default"/>
        <w:b/>
        <w:sz w:val="24"/>
      </w:rPr>
    </w:lvl>
    <w:lvl w:ilvl="6">
      <w:start w:val="1"/>
      <w:numFmt w:val="decimal"/>
      <w:isLgl/>
      <w:lvlText w:val="%1.%2.%3.%4.%5.%6.%7."/>
      <w:lvlJc w:val="left"/>
      <w:pPr>
        <w:ind w:left="1800" w:hanging="1440"/>
      </w:pPr>
      <w:rPr>
        <w:rFonts w:hint="default"/>
        <w:b/>
        <w:sz w:val="24"/>
      </w:rPr>
    </w:lvl>
    <w:lvl w:ilvl="7">
      <w:start w:val="1"/>
      <w:numFmt w:val="decimal"/>
      <w:isLgl/>
      <w:lvlText w:val="%1.%2.%3.%4.%5.%6.%7.%8."/>
      <w:lvlJc w:val="left"/>
      <w:pPr>
        <w:ind w:left="1800" w:hanging="1440"/>
      </w:pPr>
      <w:rPr>
        <w:rFonts w:hint="default"/>
        <w:b/>
        <w:sz w:val="24"/>
      </w:rPr>
    </w:lvl>
    <w:lvl w:ilvl="8">
      <w:start w:val="1"/>
      <w:numFmt w:val="decimal"/>
      <w:isLgl/>
      <w:lvlText w:val="%1.%2.%3.%4.%5.%6.%7.%8.%9."/>
      <w:lvlJc w:val="left"/>
      <w:pPr>
        <w:ind w:left="2160" w:hanging="1800"/>
      </w:pPr>
      <w:rPr>
        <w:rFonts w:hint="default"/>
        <w:b/>
        <w:sz w:val="24"/>
      </w:rPr>
    </w:lvl>
  </w:abstractNum>
  <w:abstractNum w:abstractNumId="21" w15:restartNumberingAfterBreak="0">
    <w:nsid w:val="22EF9CC1"/>
    <w:multiLevelType w:val="hybridMultilevel"/>
    <w:tmpl w:val="A6E2E026"/>
    <w:lvl w:ilvl="0" w:tplc="C8CA7C50">
      <w:start w:val="1"/>
      <w:numFmt w:val="bullet"/>
      <w:lvlText w:val=""/>
      <w:lvlJc w:val="left"/>
      <w:pPr>
        <w:ind w:left="720" w:hanging="360"/>
      </w:pPr>
      <w:rPr>
        <w:rFonts w:hint="default" w:ascii="Symbol" w:hAnsi="Symbol"/>
      </w:rPr>
    </w:lvl>
    <w:lvl w:ilvl="1" w:tplc="784EB8CA">
      <w:start w:val="1"/>
      <w:numFmt w:val="bullet"/>
      <w:lvlText w:val="o"/>
      <w:lvlJc w:val="left"/>
      <w:pPr>
        <w:ind w:left="1440" w:hanging="360"/>
      </w:pPr>
      <w:rPr>
        <w:rFonts w:hint="default" w:ascii="Courier New" w:hAnsi="Courier New"/>
      </w:rPr>
    </w:lvl>
    <w:lvl w:ilvl="2" w:tplc="9FD8B28E">
      <w:start w:val="1"/>
      <w:numFmt w:val="bullet"/>
      <w:lvlText w:val=""/>
      <w:lvlJc w:val="left"/>
      <w:pPr>
        <w:ind w:left="2160" w:hanging="360"/>
      </w:pPr>
      <w:rPr>
        <w:rFonts w:hint="default" w:ascii="Wingdings" w:hAnsi="Wingdings"/>
      </w:rPr>
    </w:lvl>
    <w:lvl w:ilvl="3" w:tplc="7938F606">
      <w:start w:val="1"/>
      <w:numFmt w:val="bullet"/>
      <w:lvlText w:val=""/>
      <w:lvlJc w:val="left"/>
      <w:pPr>
        <w:ind w:left="2880" w:hanging="360"/>
      </w:pPr>
      <w:rPr>
        <w:rFonts w:hint="default" w:ascii="Symbol" w:hAnsi="Symbol"/>
      </w:rPr>
    </w:lvl>
    <w:lvl w:ilvl="4" w:tplc="0F5A3472">
      <w:start w:val="1"/>
      <w:numFmt w:val="bullet"/>
      <w:lvlText w:val="o"/>
      <w:lvlJc w:val="left"/>
      <w:pPr>
        <w:ind w:left="3600" w:hanging="360"/>
      </w:pPr>
      <w:rPr>
        <w:rFonts w:hint="default" w:ascii="Courier New" w:hAnsi="Courier New"/>
      </w:rPr>
    </w:lvl>
    <w:lvl w:ilvl="5" w:tplc="51661AE8">
      <w:start w:val="1"/>
      <w:numFmt w:val="bullet"/>
      <w:lvlText w:val=""/>
      <w:lvlJc w:val="left"/>
      <w:pPr>
        <w:ind w:left="4320" w:hanging="360"/>
      </w:pPr>
      <w:rPr>
        <w:rFonts w:hint="default" w:ascii="Wingdings" w:hAnsi="Wingdings"/>
      </w:rPr>
    </w:lvl>
    <w:lvl w:ilvl="6" w:tplc="9626B7C8">
      <w:start w:val="1"/>
      <w:numFmt w:val="bullet"/>
      <w:lvlText w:val=""/>
      <w:lvlJc w:val="left"/>
      <w:pPr>
        <w:ind w:left="5040" w:hanging="360"/>
      </w:pPr>
      <w:rPr>
        <w:rFonts w:hint="default" w:ascii="Symbol" w:hAnsi="Symbol"/>
      </w:rPr>
    </w:lvl>
    <w:lvl w:ilvl="7" w:tplc="F48E6E58">
      <w:start w:val="1"/>
      <w:numFmt w:val="bullet"/>
      <w:lvlText w:val="o"/>
      <w:lvlJc w:val="left"/>
      <w:pPr>
        <w:ind w:left="5760" w:hanging="360"/>
      </w:pPr>
      <w:rPr>
        <w:rFonts w:hint="default" w:ascii="Courier New" w:hAnsi="Courier New"/>
      </w:rPr>
    </w:lvl>
    <w:lvl w:ilvl="8" w:tplc="C26C3350">
      <w:start w:val="1"/>
      <w:numFmt w:val="bullet"/>
      <w:lvlText w:val=""/>
      <w:lvlJc w:val="left"/>
      <w:pPr>
        <w:ind w:left="6480" w:hanging="360"/>
      </w:pPr>
      <w:rPr>
        <w:rFonts w:hint="default" w:ascii="Wingdings" w:hAnsi="Wingdings"/>
      </w:rPr>
    </w:lvl>
  </w:abstractNum>
  <w:abstractNum w:abstractNumId="22" w15:restartNumberingAfterBreak="0">
    <w:nsid w:val="24B0FB15"/>
    <w:multiLevelType w:val="hybridMultilevel"/>
    <w:tmpl w:val="7BA4DD30"/>
    <w:lvl w:ilvl="0" w:tplc="09B23EF8">
      <w:start w:val="1"/>
      <w:numFmt w:val="bullet"/>
      <w:lvlText w:val=""/>
      <w:lvlJc w:val="left"/>
      <w:pPr>
        <w:ind w:left="1080" w:hanging="360"/>
      </w:pPr>
      <w:rPr>
        <w:rFonts w:hint="default" w:ascii="Symbol" w:hAnsi="Symbol"/>
      </w:rPr>
    </w:lvl>
    <w:lvl w:ilvl="1" w:tplc="223CA562">
      <w:start w:val="1"/>
      <w:numFmt w:val="bullet"/>
      <w:lvlText w:val="o"/>
      <w:lvlJc w:val="left"/>
      <w:pPr>
        <w:ind w:left="1800" w:hanging="360"/>
      </w:pPr>
      <w:rPr>
        <w:rFonts w:hint="default" w:ascii="Courier New" w:hAnsi="Courier New"/>
      </w:rPr>
    </w:lvl>
    <w:lvl w:ilvl="2" w:tplc="0B4C9F72">
      <w:start w:val="1"/>
      <w:numFmt w:val="bullet"/>
      <w:lvlText w:val=""/>
      <w:lvlJc w:val="left"/>
      <w:pPr>
        <w:ind w:left="2520" w:hanging="360"/>
      </w:pPr>
      <w:rPr>
        <w:rFonts w:hint="default" w:ascii="Wingdings" w:hAnsi="Wingdings"/>
      </w:rPr>
    </w:lvl>
    <w:lvl w:ilvl="3" w:tplc="4322C1EE">
      <w:start w:val="1"/>
      <w:numFmt w:val="bullet"/>
      <w:lvlText w:val=""/>
      <w:lvlJc w:val="left"/>
      <w:pPr>
        <w:ind w:left="3240" w:hanging="360"/>
      </w:pPr>
      <w:rPr>
        <w:rFonts w:hint="default" w:ascii="Symbol" w:hAnsi="Symbol"/>
      </w:rPr>
    </w:lvl>
    <w:lvl w:ilvl="4" w:tplc="388A6522">
      <w:start w:val="1"/>
      <w:numFmt w:val="bullet"/>
      <w:lvlText w:val="o"/>
      <w:lvlJc w:val="left"/>
      <w:pPr>
        <w:ind w:left="3960" w:hanging="360"/>
      </w:pPr>
      <w:rPr>
        <w:rFonts w:hint="default" w:ascii="Courier New" w:hAnsi="Courier New"/>
      </w:rPr>
    </w:lvl>
    <w:lvl w:ilvl="5" w:tplc="6194F2F2">
      <w:start w:val="1"/>
      <w:numFmt w:val="bullet"/>
      <w:lvlText w:val=""/>
      <w:lvlJc w:val="left"/>
      <w:pPr>
        <w:ind w:left="4680" w:hanging="360"/>
      </w:pPr>
      <w:rPr>
        <w:rFonts w:hint="default" w:ascii="Wingdings" w:hAnsi="Wingdings"/>
      </w:rPr>
    </w:lvl>
    <w:lvl w:ilvl="6" w:tplc="BB7C20D2">
      <w:start w:val="1"/>
      <w:numFmt w:val="bullet"/>
      <w:lvlText w:val=""/>
      <w:lvlJc w:val="left"/>
      <w:pPr>
        <w:ind w:left="5400" w:hanging="360"/>
      </w:pPr>
      <w:rPr>
        <w:rFonts w:hint="default" w:ascii="Symbol" w:hAnsi="Symbol"/>
      </w:rPr>
    </w:lvl>
    <w:lvl w:ilvl="7" w:tplc="82F445C8">
      <w:start w:val="1"/>
      <w:numFmt w:val="bullet"/>
      <w:lvlText w:val="o"/>
      <w:lvlJc w:val="left"/>
      <w:pPr>
        <w:ind w:left="6120" w:hanging="360"/>
      </w:pPr>
      <w:rPr>
        <w:rFonts w:hint="default" w:ascii="Courier New" w:hAnsi="Courier New"/>
      </w:rPr>
    </w:lvl>
    <w:lvl w:ilvl="8" w:tplc="748EF294">
      <w:start w:val="1"/>
      <w:numFmt w:val="bullet"/>
      <w:lvlText w:val=""/>
      <w:lvlJc w:val="left"/>
      <w:pPr>
        <w:ind w:left="6840" w:hanging="360"/>
      </w:pPr>
      <w:rPr>
        <w:rFonts w:hint="default" w:ascii="Wingdings" w:hAnsi="Wingdings"/>
      </w:rPr>
    </w:lvl>
  </w:abstractNum>
  <w:abstractNum w:abstractNumId="23" w15:restartNumberingAfterBreak="0">
    <w:nsid w:val="2542ACE5"/>
    <w:multiLevelType w:val="hybridMultilevel"/>
    <w:tmpl w:val="D292C8FA"/>
    <w:lvl w:ilvl="0" w:tplc="B6AEB0F4">
      <w:start w:val="1"/>
      <w:numFmt w:val="bullet"/>
      <w:lvlText w:val=""/>
      <w:lvlJc w:val="left"/>
      <w:pPr>
        <w:ind w:left="720" w:hanging="360"/>
      </w:pPr>
      <w:rPr>
        <w:rFonts w:hint="default" w:ascii="Symbol" w:hAnsi="Symbol"/>
      </w:rPr>
    </w:lvl>
    <w:lvl w:ilvl="1" w:tplc="FFC24A96">
      <w:start w:val="1"/>
      <w:numFmt w:val="bullet"/>
      <w:lvlText w:val="o"/>
      <w:lvlJc w:val="left"/>
      <w:pPr>
        <w:ind w:left="1440" w:hanging="360"/>
      </w:pPr>
      <w:rPr>
        <w:rFonts w:hint="default" w:ascii="Courier New" w:hAnsi="Courier New"/>
      </w:rPr>
    </w:lvl>
    <w:lvl w:ilvl="2" w:tplc="B4FCBE56">
      <w:start w:val="1"/>
      <w:numFmt w:val="bullet"/>
      <w:lvlText w:val=""/>
      <w:lvlJc w:val="left"/>
      <w:pPr>
        <w:ind w:left="2160" w:hanging="360"/>
      </w:pPr>
      <w:rPr>
        <w:rFonts w:hint="default" w:ascii="Wingdings" w:hAnsi="Wingdings"/>
      </w:rPr>
    </w:lvl>
    <w:lvl w:ilvl="3" w:tplc="8766C214">
      <w:start w:val="1"/>
      <w:numFmt w:val="bullet"/>
      <w:lvlText w:val=""/>
      <w:lvlJc w:val="left"/>
      <w:pPr>
        <w:ind w:left="2880" w:hanging="360"/>
      </w:pPr>
      <w:rPr>
        <w:rFonts w:hint="default" w:ascii="Symbol" w:hAnsi="Symbol"/>
      </w:rPr>
    </w:lvl>
    <w:lvl w:ilvl="4" w:tplc="14E0474E">
      <w:start w:val="1"/>
      <w:numFmt w:val="bullet"/>
      <w:lvlText w:val="o"/>
      <w:lvlJc w:val="left"/>
      <w:pPr>
        <w:ind w:left="3600" w:hanging="360"/>
      </w:pPr>
      <w:rPr>
        <w:rFonts w:hint="default" w:ascii="Courier New" w:hAnsi="Courier New"/>
      </w:rPr>
    </w:lvl>
    <w:lvl w:ilvl="5" w:tplc="E40C5720">
      <w:start w:val="1"/>
      <w:numFmt w:val="bullet"/>
      <w:lvlText w:val=""/>
      <w:lvlJc w:val="left"/>
      <w:pPr>
        <w:ind w:left="4320" w:hanging="360"/>
      </w:pPr>
      <w:rPr>
        <w:rFonts w:hint="default" w:ascii="Wingdings" w:hAnsi="Wingdings"/>
      </w:rPr>
    </w:lvl>
    <w:lvl w:ilvl="6" w:tplc="D4044C98">
      <w:start w:val="1"/>
      <w:numFmt w:val="bullet"/>
      <w:lvlText w:val=""/>
      <w:lvlJc w:val="left"/>
      <w:pPr>
        <w:ind w:left="5040" w:hanging="360"/>
      </w:pPr>
      <w:rPr>
        <w:rFonts w:hint="default" w:ascii="Symbol" w:hAnsi="Symbol"/>
      </w:rPr>
    </w:lvl>
    <w:lvl w:ilvl="7" w:tplc="C14C02E6">
      <w:start w:val="1"/>
      <w:numFmt w:val="bullet"/>
      <w:lvlText w:val="o"/>
      <w:lvlJc w:val="left"/>
      <w:pPr>
        <w:ind w:left="5760" w:hanging="360"/>
      </w:pPr>
      <w:rPr>
        <w:rFonts w:hint="default" w:ascii="Courier New" w:hAnsi="Courier New"/>
      </w:rPr>
    </w:lvl>
    <w:lvl w:ilvl="8" w:tplc="795E9C02">
      <w:start w:val="1"/>
      <w:numFmt w:val="bullet"/>
      <w:lvlText w:val=""/>
      <w:lvlJc w:val="left"/>
      <w:pPr>
        <w:ind w:left="6480" w:hanging="360"/>
      </w:pPr>
      <w:rPr>
        <w:rFonts w:hint="default" w:ascii="Wingdings" w:hAnsi="Wingdings"/>
      </w:rPr>
    </w:lvl>
  </w:abstractNum>
  <w:abstractNum w:abstractNumId="24" w15:restartNumberingAfterBreak="0">
    <w:nsid w:val="25B96536"/>
    <w:multiLevelType w:val="hybridMultilevel"/>
    <w:tmpl w:val="94005018"/>
    <w:lvl w:ilvl="0" w:tplc="2348CDAE">
      <w:start w:val="1"/>
      <w:numFmt w:val="decimal"/>
      <w:lvlText w:val="%1."/>
      <w:lvlJc w:val="left"/>
      <w:pPr>
        <w:ind w:left="720" w:hanging="360"/>
      </w:pPr>
    </w:lvl>
    <w:lvl w:ilvl="1" w:tplc="15AA5AEE">
      <w:start w:val="1"/>
      <w:numFmt w:val="lowerLetter"/>
      <w:lvlText w:val="%2."/>
      <w:lvlJc w:val="left"/>
      <w:pPr>
        <w:ind w:left="1440" w:hanging="360"/>
      </w:pPr>
    </w:lvl>
    <w:lvl w:ilvl="2" w:tplc="AEBCDF0E">
      <w:start w:val="1"/>
      <w:numFmt w:val="lowerRoman"/>
      <w:lvlText w:val="%3."/>
      <w:lvlJc w:val="right"/>
      <w:pPr>
        <w:ind w:left="2160" w:hanging="180"/>
      </w:pPr>
    </w:lvl>
    <w:lvl w:ilvl="3" w:tplc="C220FD9A">
      <w:start w:val="1"/>
      <w:numFmt w:val="decimal"/>
      <w:lvlText w:val="%4."/>
      <w:lvlJc w:val="left"/>
      <w:pPr>
        <w:ind w:left="2880" w:hanging="360"/>
      </w:pPr>
    </w:lvl>
    <w:lvl w:ilvl="4" w:tplc="B9BE61AE">
      <w:start w:val="1"/>
      <w:numFmt w:val="lowerLetter"/>
      <w:lvlText w:val="%5."/>
      <w:lvlJc w:val="left"/>
      <w:pPr>
        <w:ind w:left="3600" w:hanging="360"/>
      </w:pPr>
    </w:lvl>
    <w:lvl w:ilvl="5" w:tplc="AEE03572">
      <w:start w:val="1"/>
      <w:numFmt w:val="lowerRoman"/>
      <w:lvlText w:val="%6."/>
      <w:lvlJc w:val="right"/>
      <w:pPr>
        <w:ind w:left="4320" w:hanging="180"/>
      </w:pPr>
    </w:lvl>
    <w:lvl w:ilvl="6" w:tplc="E1C0FF0A">
      <w:start w:val="1"/>
      <w:numFmt w:val="decimal"/>
      <w:lvlText w:val="%7."/>
      <w:lvlJc w:val="left"/>
      <w:pPr>
        <w:ind w:left="5040" w:hanging="360"/>
      </w:pPr>
    </w:lvl>
    <w:lvl w:ilvl="7" w:tplc="BC767FD0">
      <w:start w:val="1"/>
      <w:numFmt w:val="lowerLetter"/>
      <w:lvlText w:val="%8."/>
      <w:lvlJc w:val="left"/>
      <w:pPr>
        <w:ind w:left="5760" w:hanging="360"/>
      </w:pPr>
    </w:lvl>
    <w:lvl w:ilvl="8" w:tplc="D2162282">
      <w:start w:val="1"/>
      <w:numFmt w:val="lowerRoman"/>
      <w:lvlText w:val="%9."/>
      <w:lvlJc w:val="right"/>
      <w:pPr>
        <w:ind w:left="6480" w:hanging="180"/>
      </w:pPr>
    </w:lvl>
  </w:abstractNum>
  <w:abstractNum w:abstractNumId="25" w15:restartNumberingAfterBreak="0">
    <w:nsid w:val="25D526FD"/>
    <w:multiLevelType w:val="multilevel"/>
    <w:tmpl w:val="FFA2AE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265CFD72"/>
    <w:multiLevelType w:val="hybridMultilevel"/>
    <w:tmpl w:val="08DE6DB8"/>
    <w:lvl w:ilvl="0" w:tplc="BC58013A">
      <w:start w:val="1"/>
      <w:numFmt w:val="bullet"/>
      <w:lvlText w:val=""/>
      <w:lvlJc w:val="left"/>
      <w:pPr>
        <w:ind w:left="1080" w:hanging="360"/>
      </w:pPr>
      <w:rPr>
        <w:rFonts w:hint="default" w:ascii="Symbol" w:hAnsi="Symbol"/>
      </w:rPr>
    </w:lvl>
    <w:lvl w:ilvl="1" w:tplc="7B0C0560">
      <w:start w:val="1"/>
      <w:numFmt w:val="bullet"/>
      <w:lvlText w:val="o"/>
      <w:lvlJc w:val="left"/>
      <w:pPr>
        <w:ind w:left="1800" w:hanging="360"/>
      </w:pPr>
      <w:rPr>
        <w:rFonts w:hint="default" w:ascii="Courier New" w:hAnsi="Courier New"/>
      </w:rPr>
    </w:lvl>
    <w:lvl w:ilvl="2" w:tplc="8D30FC94">
      <w:start w:val="1"/>
      <w:numFmt w:val="bullet"/>
      <w:lvlText w:val=""/>
      <w:lvlJc w:val="left"/>
      <w:pPr>
        <w:ind w:left="2520" w:hanging="360"/>
      </w:pPr>
      <w:rPr>
        <w:rFonts w:hint="default" w:ascii="Wingdings" w:hAnsi="Wingdings"/>
      </w:rPr>
    </w:lvl>
    <w:lvl w:ilvl="3" w:tplc="4E56BC30">
      <w:start w:val="1"/>
      <w:numFmt w:val="bullet"/>
      <w:lvlText w:val=""/>
      <w:lvlJc w:val="left"/>
      <w:pPr>
        <w:ind w:left="3240" w:hanging="360"/>
      </w:pPr>
      <w:rPr>
        <w:rFonts w:hint="default" w:ascii="Symbol" w:hAnsi="Symbol"/>
      </w:rPr>
    </w:lvl>
    <w:lvl w:ilvl="4" w:tplc="154EAF9A">
      <w:start w:val="1"/>
      <w:numFmt w:val="bullet"/>
      <w:lvlText w:val="o"/>
      <w:lvlJc w:val="left"/>
      <w:pPr>
        <w:ind w:left="3960" w:hanging="360"/>
      </w:pPr>
      <w:rPr>
        <w:rFonts w:hint="default" w:ascii="Courier New" w:hAnsi="Courier New"/>
      </w:rPr>
    </w:lvl>
    <w:lvl w:ilvl="5" w:tplc="3B5233F2">
      <w:start w:val="1"/>
      <w:numFmt w:val="bullet"/>
      <w:lvlText w:val=""/>
      <w:lvlJc w:val="left"/>
      <w:pPr>
        <w:ind w:left="4680" w:hanging="360"/>
      </w:pPr>
      <w:rPr>
        <w:rFonts w:hint="default" w:ascii="Wingdings" w:hAnsi="Wingdings"/>
      </w:rPr>
    </w:lvl>
    <w:lvl w:ilvl="6" w:tplc="4224C14E">
      <w:start w:val="1"/>
      <w:numFmt w:val="bullet"/>
      <w:lvlText w:val=""/>
      <w:lvlJc w:val="left"/>
      <w:pPr>
        <w:ind w:left="5400" w:hanging="360"/>
      </w:pPr>
      <w:rPr>
        <w:rFonts w:hint="default" w:ascii="Symbol" w:hAnsi="Symbol"/>
      </w:rPr>
    </w:lvl>
    <w:lvl w:ilvl="7" w:tplc="4482B050">
      <w:start w:val="1"/>
      <w:numFmt w:val="bullet"/>
      <w:lvlText w:val="o"/>
      <w:lvlJc w:val="left"/>
      <w:pPr>
        <w:ind w:left="6120" w:hanging="360"/>
      </w:pPr>
      <w:rPr>
        <w:rFonts w:hint="default" w:ascii="Courier New" w:hAnsi="Courier New"/>
      </w:rPr>
    </w:lvl>
    <w:lvl w:ilvl="8" w:tplc="6ECE48F0">
      <w:start w:val="1"/>
      <w:numFmt w:val="bullet"/>
      <w:lvlText w:val=""/>
      <w:lvlJc w:val="left"/>
      <w:pPr>
        <w:ind w:left="6840" w:hanging="360"/>
      </w:pPr>
      <w:rPr>
        <w:rFonts w:hint="default" w:ascii="Wingdings" w:hAnsi="Wingdings"/>
      </w:rPr>
    </w:lvl>
  </w:abstractNum>
  <w:abstractNum w:abstractNumId="27" w15:restartNumberingAfterBreak="0">
    <w:nsid w:val="26CBC792"/>
    <w:multiLevelType w:val="hybridMultilevel"/>
    <w:tmpl w:val="CCEAB03A"/>
    <w:lvl w:ilvl="0" w:tplc="4C5CE2A0">
      <w:start w:val="1"/>
      <w:numFmt w:val="bullet"/>
      <w:lvlText w:val=""/>
      <w:lvlJc w:val="left"/>
      <w:pPr>
        <w:ind w:left="720" w:hanging="360"/>
      </w:pPr>
      <w:rPr>
        <w:rFonts w:hint="default" w:ascii="Symbol" w:hAnsi="Symbol"/>
      </w:rPr>
    </w:lvl>
    <w:lvl w:ilvl="1" w:tplc="93C4301A">
      <w:start w:val="1"/>
      <w:numFmt w:val="bullet"/>
      <w:lvlText w:val="o"/>
      <w:lvlJc w:val="left"/>
      <w:pPr>
        <w:ind w:left="1440" w:hanging="360"/>
      </w:pPr>
      <w:rPr>
        <w:rFonts w:hint="default" w:ascii="Courier New" w:hAnsi="Courier New"/>
      </w:rPr>
    </w:lvl>
    <w:lvl w:ilvl="2" w:tplc="A0F8E288">
      <w:start w:val="1"/>
      <w:numFmt w:val="bullet"/>
      <w:lvlText w:val=""/>
      <w:lvlJc w:val="left"/>
      <w:pPr>
        <w:ind w:left="2160" w:hanging="360"/>
      </w:pPr>
      <w:rPr>
        <w:rFonts w:hint="default" w:ascii="Wingdings" w:hAnsi="Wingdings"/>
      </w:rPr>
    </w:lvl>
    <w:lvl w:ilvl="3" w:tplc="3F2A9054">
      <w:start w:val="1"/>
      <w:numFmt w:val="bullet"/>
      <w:lvlText w:val=""/>
      <w:lvlJc w:val="left"/>
      <w:pPr>
        <w:ind w:left="2880" w:hanging="360"/>
      </w:pPr>
      <w:rPr>
        <w:rFonts w:hint="default" w:ascii="Symbol" w:hAnsi="Symbol"/>
      </w:rPr>
    </w:lvl>
    <w:lvl w:ilvl="4" w:tplc="56485E04">
      <w:start w:val="1"/>
      <w:numFmt w:val="bullet"/>
      <w:lvlText w:val="o"/>
      <w:lvlJc w:val="left"/>
      <w:pPr>
        <w:ind w:left="3600" w:hanging="360"/>
      </w:pPr>
      <w:rPr>
        <w:rFonts w:hint="default" w:ascii="Courier New" w:hAnsi="Courier New"/>
      </w:rPr>
    </w:lvl>
    <w:lvl w:ilvl="5" w:tplc="3E9660B6">
      <w:start w:val="1"/>
      <w:numFmt w:val="bullet"/>
      <w:lvlText w:val=""/>
      <w:lvlJc w:val="left"/>
      <w:pPr>
        <w:ind w:left="4320" w:hanging="360"/>
      </w:pPr>
      <w:rPr>
        <w:rFonts w:hint="default" w:ascii="Wingdings" w:hAnsi="Wingdings"/>
      </w:rPr>
    </w:lvl>
    <w:lvl w:ilvl="6" w:tplc="7DAEDA26">
      <w:start w:val="1"/>
      <w:numFmt w:val="bullet"/>
      <w:lvlText w:val=""/>
      <w:lvlJc w:val="left"/>
      <w:pPr>
        <w:ind w:left="5040" w:hanging="360"/>
      </w:pPr>
      <w:rPr>
        <w:rFonts w:hint="default" w:ascii="Symbol" w:hAnsi="Symbol"/>
      </w:rPr>
    </w:lvl>
    <w:lvl w:ilvl="7" w:tplc="85987B98">
      <w:start w:val="1"/>
      <w:numFmt w:val="bullet"/>
      <w:lvlText w:val="o"/>
      <w:lvlJc w:val="left"/>
      <w:pPr>
        <w:ind w:left="5760" w:hanging="360"/>
      </w:pPr>
      <w:rPr>
        <w:rFonts w:hint="default" w:ascii="Courier New" w:hAnsi="Courier New"/>
      </w:rPr>
    </w:lvl>
    <w:lvl w:ilvl="8" w:tplc="13E205F8">
      <w:start w:val="1"/>
      <w:numFmt w:val="bullet"/>
      <w:lvlText w:val=""/>
      <w:lvlJc w:val="left"/>
      <w:pPr>
        <w:ind w:left="6480" w:hanging="360"/>
      </w:pPr>
      <w:rPr>
        <w:rFonts w:hint="default" w:ascii="Wingdings" w:hAnsi="Wingdings"/>
      </w:rPr>
    </w:lvl>
  </w:abstractNum>
  <w:abstractNum w:abstractNumId="28" w15:restartNumberingAfterBreak="0">
    <w:nsid w:val="28DDDDED"/>
    <w:multiLevelType w:val="hybridMultilevel"/>
    <w:tmpl w:val="28C69A6A"/>
    <w:lvl w:ilvl="0" w:tplc="48B01486">
      <w:start w:val="1"/>
      <w:numFmt w:val="decimal"/>
      <w:lvlText w:val="%1."/>
      <w:lvlJc w:val="left"/>
      <w:pPr>
        <w:ind w:left="720" w:hanging="360"/>
      </w:pPr>
    </w:lvl>
    <w:lvl w:ilvl="1" w:tplc="B7B42AEC">
      <w:start w:val="1"/>
      <w:numFmt w:val="lowerLetter"/>
      <w:lvlText w:val="%2."/>
      <w:lvlJc w:val="left"/>
      <w:pPr>
        <w:ind w:left="1440" w:hanging="360"/>
      </w:pPr>
    </w:lvl>
    <w:lvl w:ilvl="2" w:tplc="EF8C9584">
      <w:start w:val="1"/>
      <w:numFmt w:val="lowerRoman"/>
      <w:lvlText w:val="%3."/>
      <w:lvlJc w:val="right"/>
      <w:pPr>
        <w:ind w:left="2160" w:hanging="180"/>
      </w:pPr>
    </w:lvl>
    <w:lvl w:ilvl="3" w:tplc="7C1A612E">
      <w:start w:val="1"/>
      <w:numFmt w:val="decimal"/>
      <w:lvlText w:val="%4."/>
      <w:lvlJc w:val="left"/>
      <w:pPr>
        <w:ind w:left="2880" w:hanging="360"/>
      </w:pPr>
    </w:lvl>
    <w:lvl w:ilvl="4" w:tplc="7B443DEA">
      <w:start w:val="1"/>
      <w:numFmt w:val="lowerLetter"/>
      <w:lvlText w:val="%5."/>
      <w:lvlJc w:val="left"/>
      <w:pPr>
        <w:ind w:left="3600" w:hanging="360"/>
      </w:pPr>
    </w:lvl>
    <w:lvl w:ilvl="5" w:tplc="A17EFDBC">
      <w:start w:val="1"/>
      <w:numFmt w:val="lowerRoman"/>
      <w:lvlText w:val="%6."/>
      <w:lvlJc w:val="right"/>
      <w:pPr>
        <w:ind w:left="4320" w:hanging="180"/>
      </w:pPr>
    </w:lvl>
    <w:lvl w:ilvl="6" w:tplc="BD82D5F8">
      <w:start w:val="1"/>
      <w:numFmt w:val="decimal"/>
      <w:lvlText w:val="%7."/>
      <w:lvlJc w:val="left"/>
      <w:pPr>
        <w:ind w:left="5040" w:hanging="360"/>
      </w:pPr>
    </w:lvl>
    <w:lvl w:ilvl="7" w:tplc="09A0B8DA">
      <w:start w:val="1"/>
      <w:numFmt w:val="lowerLetter"/>
      <w:lvlText w:val="%8."/>
      <w:lvlJc w:val="left"/>
      <w:pPr>
        <w:ind w:left="5760" w:hanging="360"/>
      </w:pPr>
    </w:lvl>
    <w:lvl w:ilvl="8" w:tplc="2D7C6044">
      <w:start w:val="1"/>
      <w:numFmt w:val="lowerRoman"/>
      <w:lvlText w:val="%9."/>
      <w:lvlJc w:val="right"/>
      <w:pPr>
        <w:ind w:left="6480" w:hanging="180"/>
      </w:pPr>
    </w:lvl>
  </w:abstractNum>
  <w:abstractNum w:abstractNumId="29" w15:restartNumberingAfterBreak="0">
    <w:nsid w:val="2A820B0F"/>
    <w:multiLevelType w:val="multilevel"/>
    <w:tmpl w:val="F1E47E7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2E6C98AF"/>
    <w:multiLevelType w:val="hybridMultilevel"/>
    <w:tmpl w:val="72B2B7D2"/>
    <w:lvl w:ilvl="0" w:tplc="AD1EE14A">
      <w:start w:val="1"/>
      <w:numFmt w:val="bullet"/>
      <w:lvlText w:val=""/>
      <w:lvlJc w:val="left"/>
      <w:pPr>
        <w:ind w:left="720" w:hanging="360"/>
      </w:pPr>
      <w:rPr>
        <w:rFonts w:hint="default" w:ascii="Symbol" w:hAnsi="Symbol"/>
      </w:rPr>
    </w:lvl>
    <w:lvl w:ilvl="1" w:tplc="5EEAD5EA">
      <w:start w:val="1"/>
      <w:numFmt w:val="bullet"/>
      <w:lvlText w:val="o"/>
      <w:lvlJc w:val="left"/>
      <w:pPr>
        <w:ind w:left="1440" w:hanging="360"/>
      </w:pPr>
      <w:rPr>
        <w:rFonts w:hint="default" w:ascii="Courier New" w:hAnsi="Courier New"/>
      </w:rPr>
    </w:lvl>
    <w:lvl w:ilvl="2" w:tplc="FB64D56E">
      <w:start w:val="1"/>
      <w:numFmt w:val="bullet"/>
      <w:lvlText w:val=""/>
      <w:lvlJc w:val="left"/>
      <w:pPr>
        <w:ind w:left="2160" w:hanging="360"/>
      </w:pPr>
      <w:rPr>
        <w:rFonts w:hint="default" w:ascii="Wingdings" w:hAnsi="Wingdings"/>
      </w:rPr>
    </w:lvl>
    <w:lvl w:ilvl="3" w:tplc="8794B4F2">
      <w:start w:val="1"/>
      <w:numFmt w:val="bullet"/>
      <w:lvlText w:val=""/>
      <w:lvlJc w:val="left"/>
      <w:pPr>
        <w:ind w:left="2880" w:hanging="360"/>
      </w:pPr>
      <w:rPr>
        <w:rFonts w:hint="default" w:ascii="Symbol" w:hAnsi="Symbol"/>
      </w:rPr>
    </w:lvl>
    <w:lvl w:ilvl="4" w:tplc="54546F2C">
      <w:start w:val="1"/>
      <w:numFmt w:val="bullet"/>
      <w:lvlText w:val="o"/>
      <w:lvlJc w:val="left"/>
      <w:pPr>
        <w:ind w:left="3600" w:hanging="360"/>
      </w:pPr>
      <w:rPr>
        <w:rFonts w:hint="default" w:ascii="Courier New" w:hAnsi="Courier New"/>
      </w:rPr>
    </w:lvl>
    <w:lvl w:ilvl="5" w:tplc="7D545F6E">
      <w:start w:val="1"/>
      <w:numFmt w:val="bullet"/>
      <w:lvlText w:val=""/>
      <w:lvlJc w:val="left"/>
      <w:pPr>
        <w:ind w:left="4320" w:hanging="360"/>
      </w:pPr>
      <w:rPr>
        <w:rFonts w:hint="default" w:ascii="Wingdings" w:hAnsi="Wingdings"/>
      </w:rPr>
    </w:lvl>
    <w:lvl w:ilvl="6" w:tplc="9C48F072">
      <w:start w:val="1"/>
      <w:numFmt w:val="bullet"/>
      <w:lvlText w:val=""/>
      <w:lvlJc w:val="left"/>
      <w:pPr>
        <w:ind w:left="5040" w:hanging="360"/>
      </w:pPr>
      <w:rPr>
        <w:rFonts w:hint="default" w:ascii="Symbol" w:hAnsi="Symbol"/>
      </w:rPr>
    </w:lvl>
    <w:lvl w:ilvl="7" w:tplc="ECF4F1E2">
      <w:start w:val="1"/>
      <w:numFmt w:val="bullet"/>
      <w:lvlText w:val="o"/>
      <w:lvlJc w:val="left"/>
      <w:pPr>
        <w:ind w:left="5760" w:hanging="360"/>
      </w:pPr>
      <w:rPr>
        <w:rFonts w:hint="default" w:ascii="Courier New" w:hAnsi="Courier New"/>
      </w:rPr>
    </w:lvl>
    <w:lvl w:ilvl="8" w:tplc="20A0E26E">
      <w:start w:val="1"/>
      <w:numFmt w:val="bullet"/>
      <w:lvlText w:val=""/>
      <w:lvlJc w:val="left"/>
      <w:pPr>
        <w:ind w:left="6480" w:hanging="360"/>
      </w:pPr>
      <w:rPr>
        <w:rFonts w:hint="default" w:ascii="Wingdings" w:hAnsi="Wingdings"/>
      </w:rPr>
    </w:lvl>
  </w:abstractNum>
  <w:abstractNum w:abstractNumId="31" w15:restartNumberingAfterBreak="0">
    <w:nsid w:val="31B34AB2"/>
    <w:multiLevelType w:val="hybridMultilevel"/>
    <w:tmpl w:val="4CF4C4FA"/>
    <w:lvl w:ilvl="0" w:tplc="34065C98">
      <w:start w:val="1"/>
      <w:numFmt w:val="decimal"/>
      <w:lvlText w:val="%1."/>
      <w:lvlJc w:val="left"/>
      <w:pPr>
        <w:ind w:left="720" w:hanging="360"/>
      </w:pPr>
    </w:lvl>
    <w:lvl w:ilvl="1" w:tplc="8602A280">
      <w:start w:val="1"/>
      <w:numFmt w:val="lowerLetter"/>
      <w:lvlText w:val="%2."/>
      <w:lvlJc w:val="left"/>
      <w:pPr>
        <w:ind w:left="1440" w:hanging="360"/>
      </w:pPr>
    </w:lvl>
    <w:lvl w:ilvl="2" w:tplc="9ABA4F4A">
      <w:start w:val="1"/>
      <w:numFmt w:val="lowerRoman"/>
      <w:lvlText w:val="%3."/>
      <w:lvlJc w:val="right"/>
      <w:pPr>
        <w:ind w:left="2160" w:hanging="180"/>
      </w:pPr>
    </w:lvl>
    <w:lvl w:ilvl="3" w:tplc="3E8254A6">
      <w:start w:val="1"/>
      <w:numFmt w:val="decimal"/>
      <w:lvlText w:val="%4."/>
      <w:lvlJc w:val="left"/>
      <w:pPr>
        <w:ind w:left="2880" w:hanging="360"/>
      </w:pPr>
    </w:lvl>
    <w:lvl w:ilvl="4" w:tplc="FF1A4992">
      <w:start w:val="1"/>
      <w:numFmt w:val="lowerLetter"/>
      <w:lvlText w:val="%5."/>
      <w:lvlJc w:val="left"/>
      <w:pPr>
        <w:ind w:left="3600" w:hanging="360"/>
      </w:pPr>
    </w:lvl>
    <w:lvl w:ilvl="5" w:tplc="B96E2002">
      <w:start w:val="1"/>
      <w:numFmt w:val="lowerRoman"/>
      <w:lvlText w:val="%6."/>
      <w:lvlJc w:val="right"/>
      <w:pPr>
        <w:ind w:left="4320" w:hanging="180"/>
      </w:pPr>
    </w:lvl>
    <w:lvl w:ilvl="6" w:tplc="4EF8D9DC">
      <w:start w:val="1"/>
      <w:numFmt w:val="decimal"/>
      <w:lvlText w:val="%7."/>
      <w:lvlJc w:val="left"/>
      <w:pPr>
        <w:ind w:left="5040" w:hanging="360"/>
      </w:pPr>
    </w:lvl>
    <w:lvl w:ilvl="7" w:tplc="84703872">
      <w:start w:val="1"/>
      <w:numFmt w:val="lowerLetter"/>
      <w:lvlText w:val="%8."/>
      <w:lvlJc w:val="left"/>
      <w:pPr>
        <w:ind w:left="5760" w:hanging="360"/>
      </w:pPr>
    </w:lvl>
    <w:lvl w:ilvl="8" w:tplc="C4CAF3C2">
      <w:start w:val="1"/>
      <w:numFmt w:val="lowerRoman"/>
      <w:lvlText w:val="%9."/>
      <w:lvlJc w:val="right"/>
      <w:pPr>
        <w:ind w:left="6480" w:hanging="180"/>
      </w:pPr>
    </w:lvl>
  </w:abstractNum>
  <w:abstractNum w:abstractNumId="32" w15:restartNumberingAfterBreak="0">
    <w:nsid w:val="33069253"/>
    <w:multiLevelType w:val="hybridMultilevel"/>
    <w:tmpl w:val="D93EB156"/>
    <w:lvl w:ilvl="0" w:tplc="D8D885A6">
      <w:start w:val="1"/>
      <w:numFmt w:val="bullet"/>
      <w:lvlText w:val=""/>
      <w:lvlJc w:val="left"/>
      <w:pPr>
        <w:ind w:left="720" w:hanging="360"/>
      </w:pPr>
      <w:rPr>
        <w:rFonts w:hint="default" w:ascii="Symbol" w:hAnsi="Symbol"/>
      </w:rPr>
    </w:lvl>
    <w:lvl w:ilvl="1" w:tplc="C3982F8C">
      <w:start w:val="1"/>
      <w:numFmt w:val="bullet"/>
      <w:lvlText w:val="o"/>
      <w:lvlJc w:val="left"/>
      <w:pPr>
        <w:ind w:left="1440" w:hanging="360"/>
      </w:pPr>
      <w:rPr>
        <w:rFonts w:hint="default" w:ascii="Courier New" w:hAnsi="Courier New"/>
      </w:rPr>
    </w:lvl>
    <w:lvl w:ilvl="2" w:tplc="828CD506">
      <w:start w:val="1"/>
      <w:numFmt w:val="bullet"/>
      <w:lvlText w:val=""/>
      <w:lvlJc w:val="left"/>
      <w:pPr>
        <w:ind w:left="2160" w:hanging="360"/>
      </w:pPr>
      <w:rPr>
        <w:rFonts w:hint="default" w:ascii="Wingdings" w:hAnsi="Wingdings"/>
      </w:rPr>
    </w:lvl>
    <w:lvl w:ilvl="3" w:tplc="CC2C3E86">
      <w:start w:val="1"/>
      <w:numFmt w:val="bullet"/>
      <w:lvlText w:val=""/>
      <w:lvlJc w:val="left"/>
      <w:pPr>
        <w:ind w:left="2880" w:hanging="360"/>
      </w:pPr>
      <w:rPr>
        <w:rFonts w:hint="default" w:ascii="Symbol" w:hAnsi="Symbol"/>
      </w:rPr>
    </w:lvl>
    <w:lvl w:ilvl="4" w:tplc="26247D24">
      <w:start w:val="1"/>
      <w:numFmt w:val="bullet"/>
      <w:lvlText w:val="o"/>
      <w:lvlJc w:val="left"/>
      <w:pPr>
        <w:ind w:left="3600" w:hanging="360"/>
      </w:pPr>
      <w:rPr>
        <w:rFonts w:hint="default" w:ascii="Courier New" w:hAnsi="Courier New"/>
      </w:rPr>
    </w:lvl>
    <w:lvl w:ilvl="5" w:tplc="5F64DD28">
      <w:start w:val="1"/>
      <w:numFmt w:val="bullet"/>
      <w:lvlText w:val=""/>
      <w:lvlJc w:val="left"/>
      <w:pPr>
        <w:ind w:left="4320" w:hanging="360"/>
      </w:pPr>
      <w:rPr>
        <w:rFonts w:hint="default" w:ascii="Wingdings" w:hAnsi="Wingdings"/>
      </w:rPr>
    </w:lvl>
    <w:lvl w:ilvl="6" w:tplc="01E050BA">
      <w:start w:val="1"/>
      <w:numFmt w:val="bullet"/>
      <w:lvlText w:val=""/>
      <w:lvlJc w:val="left"/>
      <w:pPr>
        <w:ind w:left="5040" w:hanging="360"/>
      </w:pPr>
      <w:rPr>
        <w:rFonts w:hint="default" w:ascii="Symbol" w:hAnsi="Symbol"/>
      </w:rPr>
    </w:lvl>
    <w:lvl w:ilvl="7" w:tplc="47CE3110">
      <w:start w:val="1"/>
      <w:numFmt w:val="bullet"/>
      <w:lvlText w:val="o"/>
      <w:lvlJc w:val="left"/>
      <w:pPr>
        <w:ind w:left="5760" w:hanging="360"/>
      </w:pPr>
      <w:rPr>
        <w:rFonts w:hint="default" w:ascii="Courier New" w:hAnsi="Courier New"/>
      </w:rPr>
    </w:lvl>
    <w:lvl w:ilvl="8" w:tplc="A8EA88AA">
      <w:start w:val="1"/>
      <w:numFmt w:val="bullet"/>
      <w:lvlText w:val=""/>
      <w:lvlJc w:val="left"/>
      <w:pPr>
        <w:ind w:left="6480" w:hanging="360"/>
      </w:pPr>
      <w:rPr>
        <w:rFonts w:hint="default" w:ascii="Wingdings" w:hAnsi="Wingdings"/>
      </w:rPr>
    </w:lvl>
  </w:abstractNum>
  <w:abstractNum w:abstractNumId="33" w15:restartNumberingAfterBreak="0">
    <w:nsid w:val="36CA91A1"/>
    <w:multiLevelType w:val="hybridMultilevel"/>
    <w:tmpl w:val="FD623DCA"/>
    <w:lvl w:ilvl="0" w:tplc="E550DF10">
      <w:start w:val="1"/>
      <w:numFmt w:val="decimal"/>
      <w:lvlText w:val="%1."/>
      <w:lvlJc w:val="left"/>
      <w:pPr>
        <w:ind w:left="720" w:hanging="360"/>
      </w:pPr>
    </w:lvl>
    <w:lvl w:ilvl="1" w:tplc="EE9EBE3A">
      <w:start w:val="1"/>
      <w:numFmt w:val="lowerLetter"/>
      <w:lvlText w:val="%2."/>
      <w:lvlJc w:val="left"/>
      <w:pPr>
        <w:ind w:left="1440" w:hanging="360"/>
      </w:pPr>
    </w:lvl>
    <w:lvl w:ilvl="2" w:tplc="72E2BF38">
      <w:start w:val="1"/>
      <w:numFmt w:val="lowerRoman"/>
      <w:lvlText w:val="%3."/>
      <w:lvlJc w:val="right"/>
      <w:pPr>
        <w:ind w:left="2160" w:hanging="180"/>
      </w:pPr>
    </w:lvl>
    <w:lvl w:ilvl="3" w:tplc="82F473EC">
      <w:start w:val="1"/>
      <w:numFmt w:val="decimal"/>
      <w:lvlText w:val="%4."/>
      <w:lvlJc w:val="left"/>
      <w:pPr>
        <w:ind w:left="2880" w:hanging="360"/>
      </w:pPr>
    </w:lvl>
    <w:lvl w:ilvl="4" w:tplc="B9CA23C6">
      <w:start w:val="1"/>
      <w:numFmt w:val="lowerLetter"/>
      <w:lvlText w:val="%5."/>
      <w:lvlJc w:val="left"/>
      <w:pPr>
        <w:ind w:left="3600" w:hanging="360"/>
      </w:pPr>
    </w:lvl>
    <w:lvl w:ilvl="5" w:tplc="D446FBFA">
      <w:start w:val="1"/>
      <w:numFmt w:val="lowerRoman"/>
      <w:lvlText w:val="%6."/>
      <w:lvlJc w:val="right"/>
      <w:pPr>
        <w:ind w:left="4320" w:hanging="180"/>
      </w:pPr>
    </w:lvl>
    <w:lvl w:ilvl="6" w:tplc="305A7A86">
      <w:start w:val="1"/>
      <w:numFmt w:val="decimal"/>
      <w:lvlText w:val="%7."/>
      <w:lvlJc w:val="left"/>
      <w:pPr>
        <w:ind w:left="5040" w:hanging="360"/>
      </w:pPr>
    </w:lvl>
    <w:lvl w:ilvl="7" w:tplc="DAC8D51A">
      <w:start w:val="1"/>
      <w:numFmt w:val="lowerLetter"/>
      <w:lvlText w:val="%8."/>
      <w:lvlJc w:val="left"/>
      <w:pPr>
        <w:ind w:left="5760" w:hanging="360"/>
      </w:pPr>
    </w:lvl>
    <w:lvl w:ilvl="8" w:tplc="F8F4550E">
      <w:start w:val="1"/>
      <w:numFmt w:val="lowerRoman"/>
      <w:lvlText w:val="%9."/>
      <w:lvlJc w:val="right"/>
      <w:pPr>
        <w:ind w:left="6480" w:hanging="180"/>
      </w:pPr>
    </w:lvl>
  </w:abstractNum>
  <w:abstractNum w:abstractNumId="34" w15:restartNumberingAfterBreak="0">
    <w:nsid w:val="38F55C91"/>
    <w:multiLevelType w:val="hybridMultilevel"/>
    <w:tmpl w:val="36966E8C"/>
    <w:lvl w:ilvl="0" w:tplc="88B65224">
      <w:start w:val="1"/>
      <w:numFmt w:val="bullet"/>
      <w:lvlText w:val=""/>
      <w:lvlJc w:val="left"/>
      <w:pPr>
        <w:ind w:left="1080" w:hanging="360"/>
      </w:pPr>
      <w:rPr>
        <w:rFonts w:hint="default" w:ascii="Symbol" w:hAnsi="Symbol"/>
      </w:rPr>
    </w:lvl>
    <w:lvl w:ilvl="1" w:tplc="B0DECD06">
      <w:start w:val="1"/>
      <w:numFmt w:val="bullet"/>
      <w:lvlText w:val="o"/>
      <w:lvlJc w:val="left"/>
      <w:pPr>
        <w:ind w:left="1800" w:hanging="360"/>
      </w:pPr>
      <w:rPr>
        <w:rFonts w:hint="default" w:ascii="Courier New" w:hAnsi="Courier New"/>
      </w:rPr>
    </w:lvl>
    <w:lvl w:ilvl="2" w:tplc="F210DAB8">
      <w:start w:val="1"/>
      <w:numFmt w:val="bullet"/>
      <w:lvlText w:val=""/>
      <w:lvlJc w:val="left"/>
      <w:pPr>
        <w:ind w:left="2520" w:hanging="360"/>
      </w:pPr>
      <w:rPr>
        <w:rFonts w:hint="default" w:ascii="Wingdings" w:hAnsi="Wingdings"/>
      </w:rPr>
    </w:lvl>
    <w:lvl w:ilvl="3" w:tplc="83DAE9CA">
      <w:start w:val="1"/>
      <w:numFmt w:val="bullet"/>
      <w:lvlText w:val=""/>
      <w:lvlJc w:val="left"/>
      <w:pPr>
        <w:ind w:left="3240" w:hanging="360"/>
      </w:pPr>
      <w:rPr>
        <w:rFonts w:hint="default" w:ascii="Symbol" w:hAnsi="Symbol"/>
      </w:rPr>
    </w:lvl>
    <w:lvl w:ilvl="4" w:tplc="7DEE947E">
      <w:start w:val="1"/>
      <w:numFmt w:val="bullet"/>
      <w:lvlText w:val="o"/>
      <w:lvlJc w:val="left"/>
      <w:pPr>
        <w:ind w:left="3960" w:hanging="360"/>
      </w:pPr>
      <w:rPr>
        <w:rFonts w:hint="default" w:ascii="Courier New" w:hAnsi="Courier New"/>
      </w:rPr>
    </w:lvl>
    <w:lvl w:ilvl="5" w:tplc="22AC7CE0">
      <w:start w:val="1"/>
      <w:numFmt w:val="bullet"/>
      <w:lvlText w:val=""/>
      <w:lvlJc w:val="left"/>
      <w:pPr>
        <w:ind w:left="4680" w:hanging="360"/>
      </w:pPr>
      <w:rPr>
        <w:rFonts w:hint="default" w:ascii="Wingdings" w:hAnsi="Wingdings"/>
      </w:rPr>
    </w:lvl>
    <w:lvl w:ilvl="6" w:tplc="190E731C">
      <w:start w:val="1"/>
      <w:numFmt w:val="bullet"/>
      <w:lvlText w:val=""/>
      <w:lvlJc w:val="left"/>
      <w:pPr>
        <w:ind w:left="5400" w:hanging="360"/>
      </w:pPr>
      <w:rPr>
        <w:rFonts w:hint="default" w:ascii="Symbol" w:hAnsi="Symbol"/>
      </w:rPr>
    </w:lvl>
    <w:lvl w:ilvl="7" w:tplc="9D9291B8">
      <w:start w:val="1"/>
      <w:numFmt w:val="bullet"/>
      <w:lvlText w:val="o"/>
      <w:lvlJc w:val="left"/>
      <w:pPr>
        <w:ind w:left="6120" w:hanging="360"/>
      </w:pPr>
      <w:rPr>
        <w:rFonts w:hint="default" w:ascii="Courier New" w:hAnsi="Courier New"/>
      </w:rPr>
    </w:lvl>
    <w:lvl w:ilvl="8" w:tplc="C8DE6DBE">
      <w:start w:val="1"/>
      <w:numFmt w:val="bullet"/>
      <w:lvlText w:val=""/>
      <w:lvlJc w:val="left"/>
      <w:pPr>
        <w:ind w:left="6840" w:hanging="360"/>
      </w:pPr>
      <w:rPr>
        <w:rFonts w:hint="default" w:ascii="Wingdings" w:hAnsi="Wingdings"/>
      </w:rPr>
    </w:lvl>
  </w:abstractNum>
  <w:abstractNum w:abstractNumId="35" w15:restartNumberingAfterBreak="0">
    <w:nsid w:val="39E6E39F"/>
    <w:multiLevelType w:val="hybridMultilevel"/>
    <w:tmpl w:val="103E81B6"/>
    <w:lvl w:ilvl="0" w:tplc="C9A44DAA">
      <w:start w:val="1"/>
      <w:numFmt w:val="bullet"/>
      <w:lvlText w:val=""/>
      <w:lvlJc w:val="left"/>
      <w:pPr>
        <w:ind w:left="720" w:hanging="360"/>
      </w:pPr>
      <w:rPr>
        <w:rFonts w:hint="default" w:ascii="Symbol" w:hAnsi="Symbol"/>
      </w:rPr>
    </w:lvl>
    <w:lvl w:ilvl="1" w:tplc="C088CAC2">
      <w:start w:val="1"/>
      <w:numFmt w:val="bullet"/>
      <w:lvlText w:val="o"/>
      <w:lvlJc w:val="left"/>
      <w:pPr>
        <w:ind w:left="1440" w:hanging="360"/>
      </w:pPr>
      <w:rPr>
        <w:rFonts w:hint="default" w:ascii="Courier New" w:hAnsi="Courier New"/>
      </w:rPr>
    </w:lvl>
    <w:lvl w:ilvl="2" w:tplc="2794AEEE">
      <w:start w:val="1"/>
      <w:numFmt w:val="bullet"/>
      <w:lvlText w:val=""/>
      <w:lvlJc w:val="left"/>
      <w:pPr>
        <w:ind w:left="2160" w:hanging="360"/>
      </w:pPr>
      <w:rPr>
        <w:rFonts w:hint="default" w:ascii="Wingdings" w:hAnsi="Wingdings"/>
      </w:rPr>
    </w:lvl>
    <w:lvl w:ilvl="3" w:tplc="6A4C41A4">
      <w:start w:val="1"/>
      <w:numFmt w:val="bullet"/>
      <w:lvlText w:val=""/>
      <w:lvlJc w:val="left"/>
      <w:pPr>
        <w:ind w:left="2880" w:hanging="360"/>
      </w:pPr>
      <w:rPr>
        <w:rFonts w:hint="default" w:ascii="Symbol" w:hAnsi="Symbol"/>
      </w:rPr>
    </w:lvl>
    <w:lvl w:ilvl="4" w:tplc="86A61F6C">
      <w:start w:val="1"/>
      <w:numFmt w:val="bullet"/>
      <w:lvlText w:val="o"/>
      <w:lvlJc w:val="left"/>
      <w:pPr>
        <w:ind w:left="3600" w:hanging="360"/>
      </w:pPr>
      <w:rPr>
        <w:rFonts w:hint="default" w:ascii="Courier New" w:hAnsi="Courier New"/>
      </w:rPr>
    </w:lvl>
    <w:lvl w:ilvl="5" w:tplc="C85E3160">
      <w:start w:val="1"/>
      <w:numFmt w:val="bullet"/>
      <w:lvlText w:val=""/>
      <w:lvlJc w:val="left"/>
      <w:pPr>
        <w:ind w:left="4320" w:hanging="360"/>
      </w:pPr>
      <w:rPr>
        <w:rFonts w:hint="default" w:ascii="Wingdings" w:hAnsi="Wingdings"/>
      </w:rPr>
    </w:lvl>
    <w:lvl w:ilvl="6" w:tplc="B524B3FC">
      <w:start w:val="1"/>
      <w:numFmt w:val="bullet"/>
      <w:lvlText w:val=""/>
      <w:lvlJc w:val="left"/>
      <w:pPr>
        <w:ind w:left="5040" w:hanging="360"/>
      </w:pPr>
      <w:rPr>
        <w:rFonts w:hint="default" w:ascii="Symbol" w:hAnsi="Symbol"/>
      </w:rPr>
    </w:lvl>
    <w:lvl w:ilvl="7" w:tplc="60B221F4">
      <w:start w:val="1"/>
      <w:numFmt w:val="bullet"/>
      <w:lvlText w:val="o"/>
      <w:lvlJc w:val="left"/>
      <w:pPr>
        <w:ind w:left="5760" w:hanging="360"/>
      </w:pPr>
      <w:rPr>
        <w:rFonts w:hint="default" w:ascii="Courier New" w:hAnsi="Courier New"/>
      </w:rPr>
    </w:lvl>
    <w:lvl w:ilvl="8" w:tplc="0D665910">
      <w:start w:val="1"/>
      <w:numFmt w:val="bullet"/>
      <w:lvlText w:val=""/>
      <w:lvlJc w:val="left"/>
      <w:pPr>
        <w:ind w:left="6480" w:hanging="360"/>
      </w:pPr>
      <w:rPr>
        <w:rFonts w:hint="default" w:ascii="Wingdings" w:hAnsi="Wingdings"/>
      </w:rPr>
    </w:lvl>
  </w:abstractNum>
  <w:abstractNum w:abstractNumId="36" w15:restartNumberingAfterBreak="0">
    <w:nsid w:val="3AF37AF9"/>
    <w:multiLevelType w:val="hybridMultilevel"/>
    <w:tmpl w:val="00369612"/>
    <w:lvl w:ilvl="0" w:tplc="9FF050AA">
      <w:start w:val="1"/>
      <w:numFmt w:val="bullet"/>
      <w:lvlText w:val=""/>
      <w:lvlJc w:val="left"/>
      <w:pPr>
        <w:ind w:left="720" w:hanging="360"/>
      </w:pPr>
      <w:rPr>
        <w:rFonts w:hint="default" w:ascii="Symbol" w:hAnsi="Symbol"/>
      </w:rPr>
    </w:lvl>
    <w:lvl w:ilvl="1" w:tplc="EA267C4C">
      <w:start w:val="1"/>
      <w:numFmt w:val="bullet"/>
      <w:lvlText w:val="o"/>
      <w:lvlJc w:val="left"/>
      <w:pPr>
        <w:ind w:left="1440" w:hanging="360"/>
      </w:pPr>
      <w:rPr>
        <w:rFonts w:hint="default" w:ascii="Courier New" w:hAnsi="Courier New"/>
      </w:rPr>
    </w:lvl>
    <w:lvl w:ilvl="2" w:tplc="DFC8A364">
      <w:start w:val="1"/>
      <w:numFmt w:val="bullet"/>
      <w:lvlText w:val=""/>
      <w:lvlJc w:val="left"/>
      <w:pPr>
        <w:ind w:left="2160" w:hanging="360"/>
      </w:pPr>
      <w:rPr>
        <w:rFonts w:hint="default" w:ascii="Wingdings" w:hAnsi="Wingdings"/>
      </w:rPr>
    </w:lvl>
    <w:lvl w:ilvl="3" w:tplc="A1B07C36">
      <w:start w:val="1"/>
      <w:numFmt w:val="bullet"/>
      <w:lvlText w:val=""/>
      <w:lvlJc w:val="left"/>
      <w:pPr>
        <w:ind w:left="2880" w:hanging="360"/>
      </w:pPr>
      <w:rPr>
        <w:rFonts w:hint="default" w:ascii="Symbol" w:hAnsi="Symbol"/>
      </w:rPr>
    </w:lvl>
    <w:lvl w:ilvl="4" w:tplc="9B489560">
      <w:start w:val="1"/>
      <w:numFmt w:val="bullet"/>
      <w:lvlText w:val="o"/>
      <w:lvlJc w:val="left"/>
      <w:pPr>
        <w:ind w:left="3600" w:hanging="360"/>
      </w:pPr>
      <w:rPr>
        <w:rFonts w:hint="default" w:ascii="Courier New" w:hAnsi="Courier New"/>
      </w:rPr>
    </w:lvl>
    <w:lvl w:ilvl="5" w:tplc="F230BE1C">
      <w:start w:val="1"/>
      <w:numFmt w:val="bullet"/>
      <w:lvlText w:val=""/>
      <w:lvlJc w:val="left"/>
      <w:pPr>
        <w:ind w:left="4320" w:hanging="360"/>
      </w:pPr>
      <w:rPr>
        <w:rFonts w:hint="default" w:ascii="Wingdings" w:hAnsi="Wingdings"/>
      </w:rPr>
    </w:lvl>
    <w:lvl w:ilvl="6" w:tplc="EBA23CBA">
      <w:start w:val="1"/>
      <w:numFmt w:val="bullet"/>
      <w:lvlText w:val=""/>
      <w:lvlJc w:val="left"/>
      <w:pPr>
        <w:ind w:left="5040" w:hanging="360"/>
      </w:pPr>
      <w:rPr>
        <w:rFonts w:hint="default" w:ascii="Symbol" w:hAnsi="Symbol"/>
      </w:rPr>
    </w:lvl>
    <w:lvl w:ilvl="7" w:tplc="10DAEC9A">
      <w:start w:val="1"/>
      <w:numFmt w:val="bullet"/>
      <w:lvlText w:val="o"/>
      <w:lvlJc w:val="left"/>
      <w:pPr>
        <w:ind w:left="5760" w:hanging="360"/>
      </w:pPr>
      <w:rPr>
        <w:rFonts w:hint="default" w:ascii="Courier New" w:hAnsi="Courier New"/>
      </w:rPr>
    </w:lvl>
    <w:lvl w:ilvl="8" w:tplc="523AD70A">
      <w:start w:val="1"/>
      <w:numFmt w:val="bullet"/>
      <w:lvlText w:val=""/>
      <w:lvlJc w:val="left"/>
      <w:pPr>
        <w:ind w:left="6480" w:hanging="360"/>
      </w:pPr>
      <w:rPr>
        <w:rFonts w:hint="default" w:ascii="Wingdings" w:hAnsi="Wingdings"/>
      </w:rPr>
    </w:lvl>
  </w:abstractNum>
  <w:abstractNum w:abstractNumId="37" w15:restartNumberingAfterBreak="0">
    <w:nsid w:val="3B2F95EF"/>
    <w:multiLevelType w:val="hybridMultilevel"/>
    <w:tmpl w:val="31528170"/>
    <w:lvl w:ilvl="0" w:tplc="0DE8B870">
      <w:start w:val="1"/>
      <w:numFmt w:val="bullet"/>
      <w:lvlText w:val=""/>
      <w:lvlJc w:val="left"/>
      <w:pPr>
        <w:ind w:left="720" w:hanging="360"/>
      </w:pPr>
      <w:rPr>
        <w:rFonts w:hint="default" w:ascii="Symbol" w:hAnsi="Symbol"/>
      </w:rPr>
    </w:lvl>
    <w:lvl w:ilvl="1" w:tplc="22AC81B0">
      <w:start w:val="1"/>
      <w:numFmt w:val="bullet"/>
      <w:lvlText w:val="o"/>
      <w:lvlJc w:val="left"/>
      <w:pPr>
        <w:ind w:left="1440" w:hanging="360"/>
      </w:pPr>
      <w:rPr>
        <w:rFonts w:hint="default" w:ascii="Courier New" w:hAnsi="Courier New"/>
      </w:rPr>
    </w:lvl>
    <w:lvl w:ilvl="2" w:tplc="9D487A22">
      <w:start w:val="1"/>
      <w:numFmt w:val="bullet"/>
      <w:lvlText w:val=""/>
      <w:lvlJc w:val="left"/>
      <w:pPr>
        <w:ind w:left="2160" w:hanging="360"/>
      </w:pPr>
      <w:rPr>
        <w:rFonts w:hint="default" w:ascii="Wingdings" w:hAnsi="Wingdings"/>
      </w:rPr>
    </w:lvl>
    <w:lvl w:ilvl="3" w:tplc="E2F46BB6">
      <w:start w:val="1"/>
      <w:numFmt w:val="bullet"/>
      <w:lvlText w:val=""/>
      <w:lvlJc w:val="left"/>
      <w:pPr>
        <w:ind w:left="2880" w:hanging="360"/>
      </w:pPr>
      <w:rPr>
        <w:rFonts w:hint="default" w:ascii="Symbol" w:hAnsi="Symbol"/>
      </w:rPr>
    </w:lvl>
    <w:lvl w:ilvl="4" w:tplc="99B40406">
      <w:start w:val="1"/>
      <w:numFmt w:val="bullet"/>
      <w:lvlText w:val="o"/>
      <w:lvlJc w:val="left"/>
      <w:pPr>
        <w:ind w:left="3600" w:hanging="360"/>
      </w:pPr>
      <w:rPr>
        <w:rFonts w:hint="default" w:ascii="Courier New" w:hAnsi="Courier New"/>
      </w:rPr>
    </w:lvl>
    <w:lvl w:ilvl="5" w:tplc="9D9004E8">
      <w:start w:val="1"/>
      <w:numFmt w:val="bullet"/>
      <w:lvlText w:val=""/>
      <w:lvlJc w:val="left"/>
      <w:pPr>
        <w:ind w:left="4320" w:hanging="360"/>
      </w:pPr>
      <w:rPr>
        <w:rFonts w:hint="default" w:ascii="Wingdings" w:hAnsi="Wingdings"/>
      </w:rPr>
    </w:lvl>
    <w:lvl w:ilvl="6" w:tplc="99249E4C">
      <w:start w:val="1"/>
      <w:numFmt w:val="bullet"/>
      <w:lvlText w:val=""/>
      <w:lvlJc w:val="left"/>
      <w:pPr>
        <w:ind w:left="5040" w:hanging="360"/>
      </w:pPr>
      <w:rPr>
        <w:rFonts w:hint="default" w:ascii="Symbol" w:hAnsi="Symbol"/>
      </w:rPr>
    </w:lvl>
    <w:lvl w:ilvl="7" w:tplc="6A36282A">
      <w:start w:val="1"/>
      <w:numFmt w:val="bullet"/>
      <w:lvlText w:val="o"/>
      <w:lvlJc w:val="left"/>
      <w:pPr>
        <w:ind w:left="5760" w:hanging="360"/>
      </w:pPr>
      <w:rPr>
        <w:rFonts w:hint="default" w:ascii="Courier New" w:hAnsi="Courier New"/>
      </w:rPr>
    </w:lvl>
    <w:lvl w:ilvl="8" w:tplc="4AF4E3C0">
      <w:start w:val="1"/>
      <w:numFmt w:val="bullet"/>
      <w:lvlText w:val=""/>
      <w:lvlJc w:val="left"/>
      <w:pPr>
        <w:ind w:left="6480" w:hanging="360"/>
      </w:pPr>
      <w:rPr>
        <w:rFonts w:hint="default" w:ascii="Wingdings" w:hAnsi="Wingdings"/>
      </w:rPr>
    </w:lvl>
  </w:abstractNum>
  <w:abstractNum w:abstractNumId="38" w15:restartNumberingAfterBreak="0">
    <w:nsid w:val="3B778481"/>
    <w:multiLevelType w:val="hybridMultilevel"/>
    <w:tmpl w:val="4750252C"/>
    <w:lvl w:ilvl="0" w:tplc="6F4C3080">
      <w:start w:val="1"/>
      <w:numFmt w:val="decimal"/>
      <w:lvlText w:val="%1."/>
      <w:lvlJc w:val="left"/>
      <w:pPr>
        <w:ind w:left="720" w:hanging="360"/>
      </w:pPr>
    </w:lvl>
    <w:lvl w:ilvl="1" w:tplc="157CA13A">
      <w:start w:val="1"/>
      <w:numFmt w:val="lowerLetter"/>
      <w:lvlText w:val="%2."/>
      <w:lvlJc w:val="left"/>
      <w:pPr>
        <w:ind w:left="1440" w:hanging="360"/>
      </w:pPr>
    </w:lvl>
    <w:lvl w:ilvl="2" w:tplc="963E3DDC">
      <w:start w:val="1"/>
      <w:numFmt w:val="lowerRoman"/>
      <w:lvlText w:val="%3."/>
      <w:lvlJc w:val="right"/>
      <w:pPr>
        <w:ind w:left="2160" w:hanging="180"/>
      </w:pPr>
    </w:lvl>
    <w:lvl w:ilvl="3" w:tplc="89C2484C">
      <w:start w:val="1"/>
      <w:numFmt w:val="decimal"/>
      <w:lvlText w:val="%4."/>
      <w:lvlJc w:val="left"/>
      <w:pPr>
        <w:ind w:left="2880" w:hanging="360"/>
      </w:pPr>
    </w:lvl>
    <w:lvl w:ilvl="4" w:tplc="FF540110">
      <w:start w:val="1"/>
      <w:numFmt w:val="lowerLetter"/>
      <w:lvlText w:val="%5."/>
      <w:lvlJc w:val="left"/>
      <w:pPr>
        <w:ind w:left="3600" w:hanging="360"/>
      </w:pPr>
    </w:lvl>
    <w:lvl w:ilvl="5" w:tplc="0F3CBA8C">
      <w:start w:val="1"/>
      <w:numFmt w:val="lowerRoman"/>
      <w:lvlText w:val="%6."/>
      <w:lvlJc w:val="right"/>
      <w:pPr>
        <w:ind w:left="4320" w:hanging="180"/>
      </w:pPr>
    </w:lvl>
    <w:lvl w:ilvl="6" w:tplc="3634B6EE">
      <w:start w:val="1"/>
      <w:numFmt w:val="decimal"/>
      <w:lvlText w:val="%7."/>
      <w:lvlJc w:val="left"/>
      <w:pPr>
        <w:ind w:left="5040" w:hanging="360"/>
      </w:pPr>
    </w:lvl>
    <w:lvl w:ilvl="7" w:tplc="701A170A">
      <w:start w:val="1"/>
      <w:numFmt w:val="lowerLetter"/>
      <w:lvlText w:val="%8."/>
      <w:lvlJc w:val="left"/>
      <w:pPr>
        <w:ind w:left="5760" w:hanging="360"/>
      </w:pPr>
    </w:lvl>
    <w:lvl w:ilvl="8" w:tplc="38FC7B0C">
      <w:start w:val="1"/>
      <w:numFmt w:val="lowerRoman"/>
      <w:lvlText w:val="%9."/>
      <w:lvlJc w:val="right"/>
      <w:pPr>
        <w:ind w:left="6480" w:hanging="180"/>
      </w:pPr>
    </w:lvl>
  </w:abstractNum>
  <w:abstractNum w:abstractNumId="39" w15:restartNumberingAfterBreak="0">
    <w:nsid w:val="3BB6391F"/>
    <w:multiLevelType w:val="hybridMultilevel"/>
    <w:tmpl w:val="DA5A4A9A"/>
    <w:lvl w:ilvl="0" w:tplc="7E22537A">
      <w:start w:val="1"/>
      <w:numFmt w:val="bullet"/>
      <w:lvlText w:val=""/>
      <w:lvlJc w:val="left"/>
      <w:pPr>
        <w:ind w:left="720" w:hanging="360"/>
      </w:pPr>
      <w:rPr>
        <w:rFonts w:hint="default" w:ascii="Symbol" w:hAnsi="Symbol"/>
      </w:rPr>
    </w:lvl>
    <w:lvl w:ilvl="1" w:tplc="FE9426C2">
      <w:start w:val="1"/>
      <w:numFmt w:val="bullet"/>
      <w:lvlText w:val="o"/>
      <w:lvlJc w:val="left"/>
      <w:pPr>
        <w:ind w:left="1440" w:hanging="360"/>
      </w:pPr>
      <w:rPr>
        <w:rFonts w:hint="default" w:ascii="Courier New" w:hAnsi="Courier New"/>
      </w:rPr>
    </w:lvl>
    <w:lvl w:ilvl="2" w:tplc="3C8ACCD4">
      <w:start w:val="1"/>
      <w:numFmt w:val="bullet"/>
      <w:lvlText w:val=""/>
      <w:lvlJc w:val="left"/>
      <w:pPr>
        <w:ind w:left="2160" w:hanging="360"/>
      </w:pPr>
      <w:rPr>
        <w:rFonts w:hint="default" w:ascii="Wingdings" w:hAnsi="Wingdings"/>
      </w:rPr>
    </w:lvl>
    <w:lvl w:ilvl="3" w:tplc="58F660E8">
      <w:start w:val="1"/>
      <w:numFmt w:val="bullet"/>
      <w:lvlText w:val=""/>
      <w:lvlJc w:val="left"/>
      <w:pPr>
        <w:ind w:left="2880" w:hanging="360"/>
      </w:pPr>
      <w:rPr>
        <w:rFonts w:hint="default" w:ascii="Symbol" w:hAnsi="Symbol"/>
      </w:rPr>
    </w:lvl>
    <w:lvl w:ilvl="4" w:tplc="3A74EAD2">
      <w:start w:val="1"/>
      <w:numFmt w:val="bullet"/>
      <w:lvlText w:val="o"/>
      <w:lvlJc w:val="left"/>
      <w:pPr>
        <w:ind w:left="3600" w:hanging="360"/>
      </w:pPr>
      <w:rPr>
        <w:rFonts w:hint="default" w:ascii="Courier New" w:hAnsi="Courier New"/>
      </w:rPr>
    </w:lvl>
    <w:lvl w:ilvl="5" w:tplc="2ACE7624">
      <w:start w:val="1"/>
      <w:numFmt w:val="bullet"/>
      <w:lvlText w:val=""/>
      <w:lvlJc w:val="left"/>
      <w:pPr>
        <w:ind w:left="4320" w:hanging="360"/>
      </w:pPr>
      <w:rPr>
        <w:rFonts w:hint="default" w:ascii="Wingdings" w:hAnsi="Wingdings"/>
      </w:rPr>
    </w:lvl>
    <w:lvl w:ilvl="6" w:tplc="C900A9B6">
      <w:start w:val="1"/>
      <w:numFmt w:val="bullet"/>
      <w:lvlText w:val=""/>
      <w:lvlJc w:val="left"/>
      <w:pPr>
        <w:ind w:left="5040" w:hanging="360"/>
      </w:pPr>
      <w:rPr>
        <w:rFonts w:hint="default" w:ascii="Symbol" w:hAnsi="Symbol"/>
      </w:rPr>
    </w:lvl>
    <w:lvl w:ilvl="7" w:tplc="54B61CD8">
      <w:start w:val="1"/>
      <w:numFmt w:val="bullet"/>
      <w:lvlText w:val="o"/>
      <w:lvlJc w:val="left"/>
      <w:pPr>
        <w:ind w:left="5760" w:hanging="360"/>
      </w:pPr>
      <w:rPr>
        <w:rFonts w:hint="default" w:ascii="Courier New" w:hAnsi="Courier New"/>
      </w:rPr>
    </w:lvl>
    <w:lvl w:ilvl="8" w:tplc="D04EC03C">
      <w:start w:val="1"/>
      <w:numFmt w:val="bullet"/>
      <w:lvlText w:val=""/>
      <w:lvlJc w:val="left"/>
      <w:pPr>
        <w:ind w:left="6480" w:hanging="360"/>
      </w:pPr>
      <w:rPr>
        <w:rFonts w:hint="default" w:ascii="Wingdings" w:hAnsi="Wingdings"/>
      </w:rPr>
    </w:lvl>
  </w:abstractNum>
  <w:abstractNum w:abstractNumId="40" w15:restartNumberingAfterBreak="0">
    <w:nsid w:val="3BD56897"/>
    <w:multiLevelType w:val="hybridMultilevel"/>
    <w:tmpl w:val="D48A5828"/>
    <w:lvl w:ilvl="0" w:tplc="4FB06326">
      <w:start w:val="1"/>
      <w:numFmt w:val="bullet"/>
      <w:lvlText w:val=""/>
      <w:lvlJc w:val="left"/>
      <w:pPr>
        <w:ind w:left="720" w:hanging="360"/>
      </w:pPr>
      <w:rPr>
        <w:rFonts w:hint="default" w:ascii="Symbol" w:hAnsi="Symbol"/>
      </w:rPr>
    </w:lvl>
    <w:lvl w:ilvl="1" w:tplc="174070C4">
      <w:start w:val="1"/>
      <w:numFmt w:val="bullet"/>
      <w:lvlText w:val="o"/>
      <w:lvlJc w:val="left"/>
      <w:pPr>
        <w:ind w:left="1440" w:hanging="360"/>
      </w:pPr>
      <w:rPr>
        <w:rFonts w:hint="default" w:ascii="Courier New" w:hAnsi="Courier New"/>
      </w:rPr>
    </w:lvl>
    <w:lvl w:ilvl="2" w:tplc="9A1EF9CC">
      <w:start w:val="1"/>
      <w:numFmt w:val="bullet"/>
      <w:lvlText w:val=""/>
      <w:lvlJc w:val="left"/>
      <w:pPr>
        <w:ind w:left="2160" w:hanging="360"/>
      </w:pPr>
      <w:rPr>
        <w:rFonts w:hint="default" w:ascii="Wingdings" w:hAnsi="Wingdings"/>
      </w:rPr>
    </w:lvl>
    <w:lvl w:ilvl="3" w:tplc="91389422">
      <w:start w:val="1"/>
      <w:numFmt w:val="bullet"/>
      <w:lvlText w:val=""/>
      <w:lvlJc w:val="left"/>
      <w:pPr>
        <w:ind w:left="2880" w:hanging="360"/>
      </w:pPr>
      <w:rPr>
        <w:rFonts w:hint="default" w:ascii="Symbol" w:hAnsi="Symbol"/>
      </w:rPr>
    </w:lvl>
    <w:lvl w:ilvl="4" w:tplc="4CC81228">
      <w:start w:val="1"/>
      <w:numFmt w:val="bullet"/>
      <w:lvlText w:val="o"/>
      <w:lvlJc w:val="left"/>
      <w:pPr>
        <w:ind w:left="3600" w:hanging="360"/>
      </w:pPr>
      <w:rPr>
        <w:rFonts w:hint="default" w:ascii="Courier New" w:hAnsi="Courier New"/>
      </w:rPr>
    </w:lvl>
    <w:lvl w:ilvl="5" w:tplc="D988B084">
      <w:start w:val="1"/>
      <w:numFmt w:val="bullet"/>
      <w:lvlText w:val=""/>
      <w:lvlJc w:val="left"/>
      <w:pPr>
        <w:ind w:left="4320" w:hanging="360"/>
      </w:pPr>
      <w:rPr>
        <w:rFonts w:hint="default" w:ascii="Wingdings" w:hAnsi="Wingdings"/>
      </w:rPr>
    </w:lvl>
    <w:lvl w:ilvl="6" w:tplc="2FBA699E">
      <w:start w:val="1"/>
      <w:numFmt w:val="bullet"/>
      <w:lvlText w:val=""/>
      <w:lvlJc w:val="left"/>
      <w:pPr>
        <w:ind w:left="5040" w:hanging="360"/>
      </w:pPr>
      <w:rPr>
        <w:rFonts w:hint="default" w:ascii="Symbol" w:hAnsi="Symbol"/>
      </w:rPr>
    </w:lvl>
    <w:lvl w:ilvl="7" w:tplc="29E45BFE">
      <w:start w:val="1"/>
      <w:numFmt w:val="bullet"/>
      <w:lvlText w:val="o"/>
      <w:lvlJc w:val="left"/>
      <w:pPr>
        <w:ind w:left="5760" w:hanging="360"/>
      </w:pPr>
      <w:rPr>
        <w:rFonts w:hint="default" w:ascii="Courier New" w:hAnsi="Courier New"/>
      </w:rPr>
    </w:lvl>
    <w:lvl w:ilvl="8" w:tplc="9F366656">
      <w:start w:val="1"/>
      <w:numFmt w:val="bullet"/>
      <w:lvlText w:val=""/>
      <w:lvlJc w:val="left"/>
      <w:pPr>
        <w:ind w:left="6480" w:hanging="360"/>
      </w:pPr>
      <w:rPr>
        <w:rFonts w:hint="default" w:ascii="Wingdings" w:hAnsi="Wingdings"/>
      </w:rPr>
    </w:lvl>
  </w:abstractNum>
  <w:abstractNum w:abstractNumId="41" w15:restartNumberingAfterBreak="0">
    <w:nsid w:val="3D479B8C"/>
    <w:multiLevelType w:val="hybridMultilevel"/>
    <w:tmpl w:val="8702C46C"/>
    <w:lvl w:ilvl="0" w:tplc="E378F0CA">
      <w:start w:val="1"/>
      <w:numFmt w:val="bullet"/>
      <w:lvlText w:val=""/>
      <w:lvlJc w:val="left"/>
      <w:pPr>
        <w:ind w:left="720" w:hanging="360"/>
      </w:pPr>
      <w:rPr>
        <w:rFonts w:hint="default" w:ascii="Symbol" w:hAnsi="Symbol"/>
      </w:rPr>
    </w:lvl>
    <w:lvl w:ilvl="1" w:tplc="3CF86DD4">
      <w:start w:val="1"/>
      <w:numFmt w:val="bullet"/>
      <w:lvlText w:val="o"/>
      <w:lvlJc w:val="left"/>
      <w:pPr>
        <w:ind w:left="1440" w:hanging="360"/>
      </w:pPr>
      <w:rPr>
        <w:rFonts w:hint="default" w:ascii="Courier New" w:hAnsi="Courier New"/>
      </w:rPr>
    </w:lvl>
    <w:lvl w:ilvl="2" w:tplc="EC7AB070">
      <w:start w:val="1"/>
      <w:numFmt w:val="bullet"/>
      <w:lvlText w:val=""/>
      <w:lvlJc w:val="left"/>
      <w:pPr>
        <w:ind w:left="2160" w:hanging="360"/>
      </w:pPr>
      <w:rPr>
        <w:rFonts w:hint="default" w:ascii="Wingdings" w:hAnsi="Wingdings"/>
      </w:rPr>
    </w:lvl>
    <w:lvl w:ilvl="3" w:tplc="67B03B34">
      <w:start w:val="1"/>
      <w:numFmt w:val="bullet"/>
      <w:lvlText w:val=""/>
      <w:lvlJc w:val="left"/>
      <w:pPr>
        <w:ind w:left="2880" w:hanging="360"/>
      </w:pPr>
      <w:rPr>
        <w:rFonts w:hint="default" w:ascii="Symbol" w:hAnsi="Symbol"/>
      </w:rPr>
    </w:lvl>
    <w:lvl w:ilvl="4" w:tplc="AB9624E8">
      <w:start w:val="1"/>
      <w:numFmt w:val="bullet"/>
      <w:lvlText w:val="o"/>
      <w:lvlJc w:val="left"/>
      <w:pPr>
        <w:ind w:left="3600" w:hanging="360"/>
      </w:pPr>
      <w:rPr>
        <w:rFonts w:hint="default" w:ascii="Courier New" w:hAnsi="Courier New"/>
      </w:rPr>
    </w:lvl>
    <w:lvl w:ilvl="5" w:tplc="4BDCB8AA">
      <w:start w:val="1"/>
      <w:numFmt w:val="bullet"/>
      <w:lvlText w:val=""/>
      <w:lvlJc w:val="left"/>
      <w:pPr>
        <w:ind w:left="4320" w:hanging="360"/>
      </w:pPr>
      <w:rPr>
        <w:rFonts w:hint="default" w:ascii="Wingdings" w:hAnsi="Wingdings"/>
      </w:rPr>
    </w:lvl>
    <w:lvl w:ilvl="6" w:tplc="C58AE958">
      <w:start w:val="1"/>
      <w:numFmt w:val="bullet"/>
      <w:lvlText w:val=""/>
      <w:lvlJc w:val="left"/>
      <w:pPr>
        <w:ind w:left="5040" w:hanging="360"/>
      </w:pPr>
      <w:rPr>
        <w:rFonts w:hint="default" w:ascii="Symbol" w:hAnsi="Symbol"/>
      </w:rPr>
    </w:lvl>
    <w:lvl w:ilvl="7" w:tplc="92B0E880">
      <w:start w:val="1"/>
      <w:numFmt w:val="bullet"/>
      <w:lvlText w:val="o"/>
      <w:lvlJc w:val="left"/>
      <w:pPr>
        <w:ind w:left="5760" w:hanging="360"/>
      </w:pPr>
      <w:rPr>
        <w:rFonts w:hint="default" w:ascii="Courier New" w:hAnsi="Courier New"/>
      </w:rPr>
    </w:lvl>
    <w:lvl w:ilvl="8" w:tplc="2D824C08">
      <w:start w:val="1"/>
      <w:numFmt w:val="bullet"/>
      <w:lvlText w:val=""/>
      <w:lvlJc w:val="left"/>
      <w:pPr>
        <w:ind w:left="6480" w:hanging="360"/>
      </w:pPr>
      <w:rPr>
        <w:rFonts w:hint="default" w:ascii="Wingdings" w:hAnsi="Wingdings"/>
      </w:rPr>
    </w:lvl>
  </w:abstractNum>
  <w:abstractNum w:abstractNumId="42" w15:restartNumberingAfterBreak="0">
    <w:nsid w:val="4079DC26"/>
    <w:multiLevelType w:val="hybridMultilevel"/>
    <w:tmpl w:val="C6FC4EA4"/>
    <w:lvl w:ilvl="0" w:tplc="4906DBB2">
      <w:start w:val="1"/>
      <w:numFmt w:val="bullet"/>
      <w:lvlText w:val=""/>
      <w:lvlJc w:val="left"/>
      <w:pPr>
        <w:ind w:left="720" w:hanging="360"/>
      </w:pPr>
      <w:rPr>
        <w:rFonts w:hint="default" w:ascii="Symbol" w:hAnsi="Symbol"/>
      </w:rPr>
    </w:lvl>
    <w:lvl w:ilvl="1" w:tplc="D7E895BC">
      <w:start w:val="1"/>
      <w:numFmt w:val="bullet"/>
      <w:lvlText w:val="o"/>
      <w:lvlJc w:val="left"/>
      <w:pPr>
        <w:ind w:left="1440" w:hanging="360"/>
      </w:pPr>
      <w:rPr>
        <w:rFonts w:hint="default" w:ascii="Courier New" w:hAnsi="Courier New"/>
      </w:rPr>
    </w:lvl>
    <w:lvl w:ilvl="2" w:tplc="C1C40564">
      <w:start w:val="1"/>
      <w:numFmt w:val="bullet"/>
      <w:lvlText w:val=""/>
      <w:lvlJc w:val="left"/>
      <w:pPr>
        <w:ind w:left="2160" w:hanging="360"/>
      </w:pPr>
      <w:rPr>
        <w:rFonts w:hint="default" w:ascii="Wingdings" w:hAnsi="Wingdings"/>
      </w:rPr>
    </w:lvl>
    <w:lvl w:ilvl="3" w:tplc="466AAE8E">
      <w:start w:val="1"/>
      <w:numFmt w:val="bullet"/>
      <w:lvlText w:val=""/>
      <w:lvlJc w:val="left"/>
      <w:pPr>
        <w:ind w:left="2880" w:hanging="360"/>
      </w:pPr>
      <w:rPr>
        <w:rFonts w:hint="default" w:ascii="Symbol" w:hAnsi="Symbol"/>
      </w:rPr>
    </w:lvl>
    <w:lvl w:ilvl="4" w:tplc="2918C10E">
      <w:start w:val="1"/>
      <w:numFmt w:val="bullet"/>
      <w:lvlText w:val="o"/>
      <w:lvlJc w:val="left"/>
      <w:pPr>
        <w:ind w:left="3600" w:hanging="360"/>
      </w:pPr>
      <w:rPr>
        <w:rFonts w:hint="default" w:ascii="Courier New" w:hAnsi="Courier New"/>
      </w:rPr>
    </w:lvl>
    <w:lvl w:ilvl="5" w:tplc="B3B82984">
      <w:start w:val="1"/>
      <w:numFmt w:val="bullet"/>
      <w:lvlText w:val=""/>
      <w:lvlJc w:val="left"/>
      <w:pPr>
        <w:ind w:left="4320" w:hanging="360"/>
      </w:pPr>
      <w:rPr>
        <w:rFonts w:hint="default" w:ascii="Wingdings" w:hAnsi="Wingdings"/>
      </w:rPr>
    </w:lvl>
    <w:lvl w:ilvl="6" w:tplc="3084C136">
      <w:start w:val="1"/>
      <w:numFmt w:val="bullet"/>
      <w:lvlText w:val=""/>
      <w:lvlJc w:val="left"/>
      <w:pPr>
        <w:ind w:left="5040" w:hanging="360"/>
      </w:pPr>
      <w:rPr>
        <w:rFonts w:hint="default" w:ascii="Symbol" w:hAnsi="Symbol"/>
      </w:rPr>
    </w:lvl>
    <w:lvl w:ilvl="7" w:tplc="ADBC90A2">
      <w:start w:val="1"/>
      <w:numFmt w:val="bullet"/>
      <w:lvlText w:val="o"/>
      <w:lvlJc w:val="left"/>
      <w:pPr>
        <w:ind w:left="5760" w:hanging="360"/>
      </w:pPr>
      <w:rPr>
        <w:rFonts w:hint="default" w:ascii="Courier New" w:hAnsi="Courier New"/>
      </w:rPr>
    </w:lvl>
    <w:lvl w:ilvl="8" w:tplc="2B82A6C6">
      <w:start w:val="1"/>
      <w:numFmt w:val="bullet"/>
      <w:lvlText w:val=""/>
      <w:lvlJc w:val="left"/>
      <w:pPr>
        <w:ind w:left="6480" w:hanging="360"/>
      </w:pPr>
      <w:rPr>
        <w:rFonts w:hint="default" w:ascii="Wingdings" w:hAnsi="Wingdings"/>
      </w:rPr>
    </w:lvl>
  </w:abstractNum>
  <w:abstractNum w:abstractNumId="43" w15:restartNumberingAfterBreak="0">
    <w:nsid w:val="419C63AF"/>
    <w:multiLevelType w:val="hybridMultilevel"/>
    <w:tmpl w:val="85DA7626"/>
    <w:lvl w:ilvl="0" w:tplc="FEF83AA0">
      <w:start w:val="1"/>
      <w:numFmt w:val="bullet"/>
      <w:lvlText w:val=""/>
      <w:lvlJc w:val="left"/>
      <w:pPr>
        <w:ind w:left="720" w:hanging="360"/>
      </w:pPr>
      <w:rPr>
        <w:rFonts w:hint="default" w:ascii="Symbol" w:hAnsi="Symbol"/>
      </w:rPr>
    </w:lvl>
    <w:lvl w:ilvl="1" w:tplc="7090C7F8">
      <w:start w:val="1"/>
      <w:numFmt w:val="bullet"/>
      <w:lvlText w:val="o"/>
      <w:lvlJc w:val="left"/>
      <w:pPr>
        <w:ind w:left="1440" w:hanging="360"/>
      </w:pPr>
      <w:rPr>
        <w:rFonts w:hint="default" w:ascii="Courier New" w:hAnsi="Courier New"/>
      </w:rPr>
    </w:lvl>
    <w:lvl w:ilvl="2" w:tplc="1D80FDC8">
      <w:start w:val="1"/>
      <w:numFmt w:val="bullet"/>
      <w:lvlText w:val=""/>
      <w:lvlJc w:val="left"/>
      <w:pPr>
        <w:ind w:left="2160" w:hanging="360"/>
      </w:pPr>
      <w:rPr>
        <w:rFonts w:hint="default" w:ascii="Wingdings" w:hAnsi="Wingdings"/>
      </w:rPr>
    </w:lvl>
    <w:lvl w:ilvl="3" w:tplc="87DCA6B4">
      <w:start w:val="1"/>
      <w:numFmt w:val="bullet"/>
      <w:lvlText w:val=""/>
      <w:lvlJc w:val="left"/>
      <w:pPr>
        <w:ind w:left="2880" w:hanging="360"/>
      </w:pPr>
      <w:rPr>
        <w:rFonts w:hint="default" w:ascii="Symbol" w:hAnsi="Symbol"/>
      </w:rPr>
    </w:lvl>
    <w:lvl w:ilvl="4" w:tplc="BDDAF6FA">
      <w:start w:val="1"/>
      <w:numFmt w:val="bullet"/>
      <w:lvlText w:val="o"/>
      <w:lvlJc w:val="left"/>
      <w:pPr>
        <w:ind w:left="3600" w:hanging="360"/>
      </w:pPr>
      <w:rPr>
        <w:rFonts w:hint="default" w:ascii="Courier New" w:hAnsi="Courier New"/>
      </w:rPr>
    </w:lvl>
    <w:lvl w:ilvl="5" w:tplc="815639B6">
      <w:start w:val="1"/>
      <w:numFmt w:val="bullet"/>
      <w:lvlText w:val=""/>
      <w:lvlJc w:val="left"/>
      <w:pPr>
        <w:ind w:left="4320" w:hanging="360"/>
      </w:pPr>
      <w:rPr>
        <w:rFonts w:hint="default" w:ascii="Wingdings" w:hAnsi="Wingdings"/>
      </w:rPr>
    </w:lvl>
    <w:lvl w:ilvl="6" w:tplc="82A42BD8">
      <w:start w:val="1"/>
      <w:numFmt w:val="bullet"/>
      <w:lvlText w:val=""/>
      <w:lvlJc w:val="left"/>
      <w:pPr>
        <w:ind w:left="5040" w:hanging="360"/>
      </w:pPr>
      <w:rPr>
        <w:rFonts w:hint="default" w:ascii="Symbol" w:hAnsi="Symbol"/>
      </w:rPr>
    </w:lvl>
    <w:lvl w:ilvl="7" w:tplc="81228D58">
      <w:start w:val="1"/>
      <w:numFmt w:val="bullet"/>
      <w:lvlText w:val="o"/>
      <w:lvlJc w:val="left"/>
      <w:pPr>
        <w:ind w:left="5760" w:hanging="360"/>
      </w:pPr>
      <w:rPr>
        <w:rFonts w:hint="default" w:ascii="Courier New" w:hAnsi="Courier New"/>
      </w:rPr>
    </w:lvl>
    <w:lvl w:ilvl="8" w:tplc="F3C69B08">
      <w:start w:val="1"/>
      <w:numFmt w:val="bullet"/>
      <w:lvlText w:val=""/>
      <w:lvlJc w:val="left"/>
      <w:pPr>
        <w:ind w:left="6480" w:hanging="360"/>
      </w:pPr>
      <w:rPr>
        <w:rFonts w:hint="default" w:ascii="Wingdings" w:hAnsi="Wingdings"/>
      </w:rPr>
    </w:lvl>
  </w:abstractNum>
  <w:abstractNum w:abstractNumId="44" w15:restartNumberingAfterBreak="0">
    <w:nsid w:val="4302E1DE"/>
    <w:multiLevelType w:val="hybridMultilevel"/>
    <w:tmpl w:val="365CB502"/>
    <w:lvl w:ilvl="0" w:tplc="A81CE47E">
      <w:start w:val="1"/>
      <w:numFmt w:val="bullet"/>
      <w:lvlText w:val=""/>
      <w:lvlJc w:val="left"/>
      <w:pPr>
        <w:ind w:left="1080" w:hanging="360"/>
      </w:pPr>
      <w:rPr>
        <w:rFonts w:hint="default" w:ascii="Symbol" w:hAnsi="Symbol"/>
      </w:rPr>
    </w:lvl>
    <w:lvl w:ilvl="1" w:tplc="4B94E082">
      <w:start w:val="1"/>
      <w:numFmt w:val="bullet"/>
      <w:lvlText w:val="o"/>
      <w:lvlJc w:val="left"/>
      <w:pPr>
        <w:ind w:left="1800" w:hanging="360"/>
      </w:pPr>
      <w:rPr>
        <w:rFonts w:hint="default" w:ascii="Courier New" w:hAnsi="Courier New"/>
      </w:rPr>
    </w:lvl>
    <w:lvl w:ilvl="2" w:tplc="90904C18">
      <w:start w:val="1"/>
      <w:numFmt w:val="bullet"/>
      <w:lvlText w:val=""/>
      <w:lvlJc w:val="left"/>
      <w:pPr>
        <w:ind w:left="2520" w:hanging="360"/>
      </w:pPr>
      <w:rPr>
        <w:rFonts w:hint="default" w:ascii="Wingdings" w:hAnsi="Wingdings"/>
      </w:rPr>
    </w:lvl>
    <w:lvl w:ilvl="3" w:tplc="95DCC530">
      <w:start w:val="1"/>
      <w:numFmt w:val="bullet"/>
      <w:lvlText w:val=""/>
      <w:lvlJc w:val="left"/>
      <w:pPr>
        <w:ind w:left="3240" w:hanging="360"/>
      </w:pPr>
      <w:rPr>
        <w:rFonts w:hint="default" w:ascii="Symbol" w:hAnsi="Symbol"/>
      </w:rPr>
    </w:lvl>
    <w:lvl w:ilvl="4" w:tplc="71180002">
      <w:start w:val="1"/>
      <w:numFmt w:val="bullet"/>
      <w:lvlText w:val="o"/>
      <w:lvlJc w:val="left"/>
      <w:pPr>
        <w:ind w:left="3960" w:hanging="360"/>
      </w:pPr>
      <w:rPr>
        <w:rFonts w:hint="default" w:ascii="Courier New" w:hAnsi="Courier New"/>
      </w:rPr>
    </w:lvl>
    <w:lvl w:ilvl="5" w:tplc="C344A598">
      <w:start w:val="1"/>
      <w:numFmt w:val="bullet"/>
      <w:lvlText w:val=""/>
      <w:lvlJc w:val="left"/>
      <w:pPr>
        <w:ind w:left="4680" w:hanging="360"/>
      </w:pPr>
      <w:rPr>
        <w:rFonts w:hint="default" w:ascii="Wingdings" w:hAnsi="Wingdings"/>
      </w:rPr>
    </w:lvl>
    <w:lvl w:ilvl="6" w:tplc="32E04044">
      <w:start w:val="1"/>
      <w:numFmt w:val="bullet"/>
      <w:lvlText w:val=""/>
      <w:lvlJc w:val="left"/>
      <w:pPr>
        <w:ind w:left="5400" w:hanging="360"/>
      </w:pPr>
      <w:rPr>
        <w:rFonts w:hint="default" w:ascii="Symbol" w:hAnsi="Symbol"/>
      </w:rPr>
    </w:lvl>
    <w:lvl w:ilvl="7" w:tplc="CBBEBA62">
      <w:start w:val="1"/>
      <w:numFmt w:val="bullet"/>
      <w:lvlText w:val="o"/>
      <w:lvlJc w:val="left"/>
      <w:pPr>
        <w:ind w:left="6120" w:hanging="360"/>
      </w:pPr>
      <w:rPr>
        <w:rFonts w:hint="default" w:ascii="Courier New" w:hAnsi="Courier New"/>
      </w:rPr>
    </w:lvl>
    <w:lvl w:ilvl="8" w:tplc="E272D0A0">
      <w:start w:val="1"/>
      <w:numFmt w:val="bullet"/>
      <w:lvlText w:val=""/>
      <w:lvlJc w:val="left"/>
      <w:pPr>
        <w:ind w:left="6840" w:hanging="360"/>
      </w:pPr>
      <w:rPr>
        <w:rFonts w:hint="default" w:ascii="Wingdings" w:hAnsi="Wingdings"/>
      </w:rPr>
    </w:lvl>
  </w:abstractNum>
  <w:abstractNum w:abstractNumId="45" w15:restartNumberingAfterBreak="0">
    <w:nsid w:val="4371A664"/>
    <w:multiLevelType w:val="hybridMultilevel"/>
    <w:tmpl w:val="0C0680F0"/>
    <w:lvl w:ilvl="0" w:tplc="DC9CC778">
      <w:start w:val="1"/>
      <w:numFmt w:val="decimal"/>
      <w:lvlText w:val="%1."/>
      <w:lvlJc w:val="left"/>
      <w:pPr>
        <w:ind w:left="720" w:hanging="360"/>
      </w:pPr>
    </w:lvl>
    <w:lvl w:ilvl="1" w:tplc="D038A1EA">
      <w:start w:val="1"/>
      <w:numFmt w:val="lowerLetter"/>
      <w:lvlText w:val="%2."/>
      <w:lvlJc w:val="left"/>
      <w:pPr>
        <w:ind w:left="1440" w:hanging="360"/>
      </w:pPr>
    </w:lvl>
    <w:lvl w:ilvl="2" w:tplc="288E56D8">
      <w:start w:val="1"/>
      <w:numFmt w:val="lowerRoman"/>
      <w:lvlText w:val="%3."/>
      <w:lvlJc w:val="right"/>
      <w:pPr>
        <w:ind w:left="2160" w:hanging="180"/>
      </w:pPr>
    </w:lvl>
    <w:lvl w:ilvl="3" w:tplc="F26E193E">
      <w:start w:val="1"/>
      <w:numFmt w:val="decimal"/>
      <w:lvlText w:val="%4."/>
      <w:lvlJc w:val="left"/>
      <w:pPr>
        <w:ind w:left="2880" w:hanging="360"/>
      </w:pPr>
    </w:lvl>
    <w:lvl w:ilvl="4" w:tplc="CA66285E">
      <w:start w:val="1"/>
      <w:numFmt w:val="lowerLetter"/>
      <w:lvlText w:val="%5."/>
      <w:lvlJc w:val="left"/>
      <w:pPr>
        <w:ind w:left="3600" w:hanging="360"/>
      </w:pPr>
    </w:lvl>
    <w:lvl w:ilvl="5" w:tplc="1A429C9E">
      <w:start w:val="1"/>
      <w:numFmt w:val="lowerRoman"/>
      <w:lvlText w:val="%6."/>
      <w:lvlJc w:val="right"/>
      <w:pPr>
        <w:ind w:left="4320" w:hanging="180"/>
      </w:pPr>
    </w:lvl>
    <w:lvl w:ilvl="6" w:tplc="F6CEF7CA">
      <w:start w:val="1"/>
      <w:numFmt w:val="decimal"/>
      <w:lvlText w:val="%7."/>
      <w:lvlJc w:val="left"/>
      <w:pPr>
        <w:ind w:left="5040" w:hanging="360"/>
      </w:pPr>
    </w:lvl>
    <w:lvl w:ilvl="7" w:tplc="994EC578">
      <w:start w:val="1"/>
      <w:numFmt w:val="lowerLetter"/>
      <w:lvlText w:val="%8."/>
      <w:lvlJc w:val="left"/>
      <w:pPr>
        <w:ind w:left="5760" w:hanging="360"/>
      </w:pPr>
    </w:lvl>
    <w:lvl w:ilvl="8" w:tplc="029A0F10">
      <w:start w:val="1"/>
      <w:numFmt w:val="lowerRoman"/>
      <w:lvlText w:val="%9."/>
      <w:lvlJc w:val="right"/>
      <w:pPr>
        <w:ind w:left="6480" w:hanging="180"/>
      </w:pPr>
    </w:lvl>
  </w:abstractNum>
  <w:abstractNum w:abstractNumId="46" w15:restartNumberingAfterBreak="0">
    <w:nsid w:val="447D18C1"/>
    <w:multiLevelType w:val="hybridMultilevel"/>
    <w:tmpl w:val="B1E40476"/>
    <w:lvl w:ilvl="0" w:tplc="96F25592">
      <w:start w:val="1"/>
      <w:numFmt w:val="decimal"/>
      <w:lvlText w:val="%1."/>
      <w:lvlJc w:val="left"/>
      <w:pPr>
        <w:ind w:left="720" w:hanging="360"/>
      </w:pPr>
    </w:lvl>
    <w:lvl w:ilvl="1" w:tplc="19B246B4">
      <w:start w:val="1"/>
      <w:numFmt w:val="lowerLetter"/>
      <w:lvlText w:val="%2."/>
      <w:lvlJc w:val="left"/>
      <w:pPr>
        <w:ind w:left="1440" w:hanging="360"/>
      </w:pPr>
    </w:lvl>
    <w:lvl w:ilvl="2" w:tplc="B57028B2">
      <w:start w:val="1"/>
      <w:numFmt w:val="lowerRoman"/>
      <w:lvlText w:val="%3."/>
      <w:lvlJc w:val="right"/>
      <w:pPr>
        <w:ind w:left="2160" w:hanging="180"/>
      </w:pPr>
    </w:lvl>
    <w:lvl w:ilvl="3" w:tplc="8D765128">
      <w:start w:val="1"/>
      <w:numFmt w:val="decimal"/>
      <w:lvlText w:val="%4."/>
      <w:lvlJc w:val="left"/>
      <w:pPr>
        <w:ind w:left="2880" w:hanging="360"/>
      </w:pPr>
    </w:lvl>
    <w:lvl w:ilvl="4" w:tplc="C3787296">
      <w:start w:val="1"/>
      <w:numFmt w:val="lowerLetter"/>
      <w:lvlText w:val="%5."/>
      <w:lvlJc w:val="left"/>
      <w:pPr>
        <w:ind w:left="3600" w:hanging="360"/>
      </w:pPr>
    </w:lvl>
    <w:lvl w:ilvl="5" w:tplc="59800AB4">
      <w:start w:val="1"/>
      <w:numFmt w:val="lowerRoman"/>
      <w:lvlText w:val="%6."/>
      <w:lvlJc w:val="right"/>
      <w:pPr>
        <w:ind w:left="4320" w:hanging="180"/>
      </w:pPr>
    </w:lvl>
    <w:lvl w:ilvl="6" w:tplc="0720BAAC">
      <w:start w:val="1"/>
      <w:numFmt w:val="decimal"/>
      <w:lvlText w:val="%7."/>
      <w:lvlJc w:val="left"/>
      <w:pPr>
        <w:ind w:left="5040" w:hanging="360"/>
      </w:pPr>
    </w:lvl>
    <w:lvl w:ilvl="7" w:tplc="DB04E9CA">
      <w:start w:val="1"/>
      <w:numFmt w:val="lowerLetter"/>
      <w:lvlText w:val="%8."/>
      <w:lvlJc w:val="left"/>
      <w:pPr>
        <w:ind w:left="5760" w:hanging="360"/>
      </w:pPr>
    </w:lvl>
    <w:lvl w:ilvl="8" w:tplc="7C0A1746">
      <w:start w:val="1"/>
      <w:numFmt w:val="lowerRoman"/>
      <w:lvlText w:val="%9."/>
      <w:lvlJc w:val="right"/>
      <w:pPr>
        <w:ind w:left="6480" w:hanging="180"/>
      </w:pPr>
    </w:lvl>
  </w:abstractNum>
  <w:abstractNum w:abstractNumId="47" w15:restartNumberingAfterBreak="0">
    <w:nsid w:val="471DEC74"/>
    <w:multiLevelType w:val="hybridMultilevel"/>
    <w:tmpl w:val="2424F85A"/>
    <w:lvl w:ilvl="0" w:tplc="3C3E6A70">
      <w:start w:val="1"/>
      <w:numFmt w:val="bullet"/>
      <w:lvlText w:val=""/>
      <w:lvlJc w:val="left"/>
      <w:pPr>
        <w:ind w:left="720" w:hanging="360"/>
      </w:pPr>
      <w:rPr>
        <w:rFonts w:hint="default" w:ascii="Symbol" w:hAnsi="Symbol"/>
      </w:rPr>
    </w:lvl>
    <w:lvl w:ilvl="1" w:tplc="EB664326">
      <w:start w:val="1"/>
      <w:numFmt w:val="bullet"/>
      <w:lvlText w:val="o"/>
      <w:lvlJc w:val="left"/>
      <w:pPr>
        <w:ind w:left="1440" w:hanging="360"/>
      </w:pPr>
      <w:rPr>
        <w:rFonts w:hint="default" w:ascii="Courier New" w:hAnsi="Courier New"/>
      </w:rPr>
    </w:lvl>
    <w:lvl w:ilvl="2" w:tplc="67DCE5C4">
      <w:start w:val="1"/>
      <w:numFmt w:val="bullet"/>
      <w:lvlText w:val=""/>
      <w:lvlJc w:val="left"/>
      <w:pPr>
        <w:ind w:left="2160" w:hanging="360"/>
      </w:pPr>
      <w:rPr>
        <w:rFonts w:hint="default" w:ascii="Wingdings" w:hAnsi="Wingdings"/>
      </w:rPr>
    </w:lvl>
    <w:lvl w:ilvl="3" w:tplc="10A4DBEC">
      <w:start w:val="1"/>
      <w:numFmt w:val="bullet"/>
      <w:lvlText w:val=""/>
      <w:lvlJc w:val="left"/>
      <w:pPr>
        <w:ind w:left="2880" w:hanging="360"/>
      </w:pPr>
      <w:rPr>
        <w:rFonts w:hint="default" w:ascii="Symbol" w:hAnsi="Symbol"/>
      </w:rPr>
    </w:lvl>
    <w:lvl w:ilvl="4" w:tplc="AB321306">
      <w:start w:val="1"/>
      <w:numFmt w:val="bullet"/>
      <w:lvlText w:val="o"/>
      <w:lvlJc w:val="left"/>
      <w:pPr>
        <w:ind w:left="3600" w:hanging="360"/>
      </w:pPr>
      <w:rPr>
        <w:rFonts w:hint="default" w:ascii="Courier New" w:hAnsi="Courier New"/>
      </w:rPr>
    </w:lvl>
    <w:lvl w:ilvl="5" w:tplc="18E8EE1A">
      <w:start w:val="1"/>
      <w:numFmt w:val="bullet"/>
      <w:lvlText w:val=""/>
      <w:lvlJc w:val="left"/>
      <w:pPr>
        <w:ind w:left="4320" w:hanging="360"/>
      </w:pPr>
      <w:rPr>
        <w:rFonts w:hint="default" w:ascii="Wingdings" w:hAnsi="Wingdings"/>
      </w:rPr>
    </w:lvl>
    <w:lvl w:ilvl="6" w:tplc="1EA856F6">
      <w:start w:val="1"/>
      <w:numFmt w:val="bullet"/>
      <w:lvlText w:val=""/>
      <w:lvlJc w:val="left"/>
      <w:pPr>
        <w:ind w:left="5040" w:hanging="360"/>
      </w:pPr>
      <w:rPr>
        <w:rFonts w:hint="default" w:ascii="Symbol" w:hAnsi="Symbol"/>
      </w:rPr>
    </w:lvl>
    <w:lvl w:ilvl="7" w:tplc="B14EA24E">
      <w:start w:val="1"/>
      <w:numFmt w:val="bullet"/>
      <w:lvlText w:val="o"/>
      <w:lvlJc w:val="left"/>
      <w:pPr>
        <w:ind w:left="5760" w:hanging="360"/>
      </w:pPr>
      <w:rPr>
        <w:rFonts w:hint="default" w:ascii="Courier New" w:hAnsi="Courier New"/>
      </w:rPr>
    </w:lvl>
    <w:lvl w:ilvl="8" w:tplc="0A081346">
      <w:start w:val="1"/>
      <w:numFmt w:val="bullet"/>
      <w:lvlText w:val=""/>
      <w:lvlJc w:val="left"/>
      <w:pPr>
        <w:ind w:left="6480" w:hanging="360"/>
      </w:pPr>
      <w:rPr>
        <w:rFonts w:hint="default" w:ascii="Wingdings" w:hAnsi="Wingdings"/>
      </w:rPr>
    </w:lvl>
  </w:abstractNum>
  <w:abstractNum w:abstractNumId="48" w15:restartNumberingAfterBreak="0">
    <w:nsid w:val="490377D3"/>
    <w:multiLevelType w:val="hybridMultilevel"/>
    <w:tmpl w:val="D00AB4D0"/>
    <w:lvl w:ilvl="0" w:tplc="2E6C32B8">
      <w:start w:val="1"/>
      <w:numFmt w:val="bullet"/>
      <w:lvlText w:val=""/>
      <w:lvlJc w:val="left"/>
      <w:pPr>
        <w:ind w:left="720" w:hanging="360"/>
      </w:pPr>
      <w:rPr>
        <w:rFonts w:hint="default" w:ascii="Symbol" w:hAnsi="Symbol"/>
      </w:rPr>
    </w:lvl>
    <w:lvl w:ilvl="1" w:tplc="469C4432">
      <w:start w:val="1"/>
      <w:numFmt w:val="bullet"/>
      <w:lvlText w:val="o"/>
      <w:lvlJc w:val="left"/>
      <w:pPr>
        <w:ind w:left="1440" w:hanging="360"/>
      </w:pPr>
      <w:rPr>
        <w:rFonts w:hint="default" w:ascii="Courier New" w:hAnsi="Courier New"/>
      </w:rPr>
    </w:lvl>
    <w:lvl w:ilvl="2" w:tplc="BEBEF188">
      <w:start w:val="1"/>
      <w:numFmt w:val="bullet"/>
      <w:lvlText w:val=""/>
      <w:lvlJc w:val="left"/>
      <w:pPr>
        <w:ind w:left="2160" w:hanging="360"/>
      </w:pPr>
      <w:rPr>
        <w:rFonts w:hint="default" w:ascii="Wingdings" w:hAnsi="Wingdings"/>
      </w:rPr>
    </w:lvl>
    <w:lvl w:ilvl="3" w:tplc="9E3CE4FA">
      <w:start w:val="1"/>
      <w:numFmt w:val="bullet"/>
      <w:lvlText w:val=""/>
      <w:lvlJc w:val="left"/>
      <w:pPr>
        <w:ind w:left="2880" w:hanging="360"/>
      </w:pPr>
      <w:rPr>
        <w:rFonts w:hint="default" w:ascii="Symbol" w:hAnsi="Symbol"/>
      </w:rPr>
    </w:lvl>
    <w:lvl w:ilvl="4" w:tplc="E5E8A074">
      <w:start w:val="1"/>
      <w:numFmt w:val="bullet"/>
      <w:lvlText w:val="o"/>
      <w:lvlJc w:val="left"/>
      <w:pPr>
        <w:ind w:left="3600" w:hanging="360"/>
      </w:pPr>
      <w:rPr>
        <w:rFonts w:hint="default" w:ascii="Courier New" w:hAnsi="Courier New"/>
      </w:rPr>
    </w:lvl>
    <w:lvl w:ilvl="5" w:tplc="22D488F2">
      <w:start w:val="1"/>
      <w:numFmt w:val="bullet"/>
      <w:lvlText w:val=""/>
      <w:lvlJc w:val="left"/>
      <w:pPr>
        <w:ind w:left="4320" w:hanging="360"/>
      </w:pPr>
      <w:rPr>
        <w:rFonts w:hint="default" w:ascii="Wingdings" w:hAnsi="Wingdings"/>
      </w:rPr>
    </w:lvl>
    <w:lvl w:ilvl="6" w:tplc="172A18E8">
      <w:start w:val="1"/>
      <w:numFmt w:val="bullet"/>
      <w:lvlText w:val=""/>
      <w:lvlJc w:val="left"/>
      <w:pPr>
        <w:ind w:left="5040" w:hanging="360"/>
      </w:pPr>
      <w:rPr>
        <w:rFonts w:hint="default" w:ascii="Symbol" w:hAnsi="Symbol"/>
      </w:rPr>
    </w:lvl>
    <w:lvl w:ilvl="7" w:tplc="034A99FE">
      <w:start w:val="1"/>
      <w:numFmt w:val="bullet"/>
      <w:lvlText w:val="o"/>
      <w:lvlJc w:val="left"/>
      <w:pPr>
        <w:ind w:left="5760" w:hanging="360"/>
      </w:pPr>
      <w:rPr>
        <w:rFonts w:hint="default" w:ascii="Courier New" w:hAnsi="Courier New"/>
      </w:rPr>
    </w:lvl>
    <w:lvl w:ilvl="8" w:tplc="4DB690D8">
      <w:start w:val="1"/>
      <w:numFmt w:val="bullet"/>
      <w:lvlText w:val=""/>
      <w:lvlJc w:val="left"/>
      <w:pPr>
        <w:ind w:left="6480" w:hanging="360"/>
      </w:pPr>
      <w:rPr>
        <w:rFonts w:hint="default" w:ascii="Wingdings" w:hAnsi="Wingdings"/>
      </w:rPr>
    </w:lvl>
  </w:abstractNum>
  <w:abstractNum w:abstractNumId="49" w15:restartNumberingAfterBreak="0">
    <w:nsid w:val="497C28E7"/>
    <w:multiLevelType w:val="hybridMultilevel"/>
    <w:tmpl w:val="F0849522"/>
    <w:lvl w:ilvl="0" w:tplc="A9385F0E">
      <w:start w:val="1"/>
      <w:numFmt w:val="bullet"/>
      <w:lvlText w:val=""/>
      <w:lvlJc w:val="left"/>
      <w:pPr>
        <w:ind w:left="720" w:hanging="360"/>
      </w:pPr>
      <w:rPr>
        <w:rFonts w:hint="default" w:ascii="Symbol" w:hAnsi="Symbol"/>
      </w:rPr>
    </w:lvl>
    <w:lvl w:ilvl="1" w:tplc="0818E096">
      <w:start w:val="1"/>
      <w:numFmt w:val="bullet"/>
      <w:lvlText w:val="o"/>
      <w:lvlJc w:val="left"/>
      <w:pPr>
        <w:ind w:left="1440" w:hanging="360"/>
      </w:pPr>
      <w:rPr>
        <w:rFonts w:hint="default" w:ascii="Courier New" w:hAnsi="Courier New"/>
      </w:rPr>
    </w:lvl>
    <w:lvl w:ilvl="2" w:tplc="74C05E48">
      <w:start w:val="1"/>
      <w:numFmt w:val="bullet"/>
      <w:lvlText w:val=""/>
      <w:lvlJc w:val="left"/>
      <w:pPr>
        <w:ind w:left="2160" w:hanging="360"/>
      </w:pPr>
      <w:rPr>
        <w:rFonts w:hint="default" w:ascii="Wingdings" w:hAnsi="Wingdings"/>
      </w:rPr>
    </w:lvl>
    <w:lvl w:ilvl="3" w:tplc="5BDC9B42">
      <w:start w:val="1"/>
      <w:numFmt w:val="bullet"/>
      <w:lvlText w:val=""/>
      <w:lvlJc w:val="left"/>
      <w:pPr>
        <w:ind w:left="2880" w:hanging="360"/>
      </w:pPr>
      <w:rPr>
        <w:rFonts w:hint="default" w:ascii="Symbol" w:hAnsi="Symbol"/>
      </w:rPr>
    </w:lvl>
    <w:lvl w:ilvl="4" w:tplc="CDE2F7CE">
      <w:start w:val="1"/>
      <w:numFmt w:val="bullet"/>
      <w:lvlText w:val="o"/>
      <w:lvlJc w:val="left"/>
      <w:pPr>
        <w:ind w:left="3600" w:hanging="360"/>
      </w:pPr>
      <w:rPr>
        <w:rFonts w:hint="default" w:ascii="Courier New" w:hAnsi="Courier New"/>
      </w:rPr>
    </w:lvl>
    <w:lvl w:ilvl="5" w:tplc="355ED060">
      <w:start w:val="1"/>
      <w:numFmt w:val="bullet"/>
      <w:lvlText w:val=""/>
      <w:lvlJc w:val="left"/>
      <w:pPr>
        <w:ind w:left="4320" w:hanging="360"/>
      </w:pPr>
      <w:rPr>
        <w:rFonts w:hint="default" w:ascii="Wingdings" w:hAnsi="Wingdings"/>
      </w:rPr>
    </w:lvl>
    <w:lvl w:ilvl="6" w:tplc="6C88140E">
      <w:start w:val="1"/>
      <w:numFmt w:val="bullet"/>
      <w:lvlText w:val=""/>
      <w:lvlJc w:val="left"/>
      <w:pPr>
        <w:ind w:left="5040" w:hanging="360"/>
      </w:pPr>
      <w:rPr>
        <w:rFonts w:hint="default" w:ascii="Symbol" w:hAnsi="Symbol"/>
      </w:rPr>
    </w:lvl>
    <w:lvl w:ilvl="7" w:tplc="C18A7F90">
      <w:start w:val="1"/>
      <w:numFmt w:val="bullet"/>
      <w:lvlText w:val="o"/>
      <w:lvlJc w:val="left"/>
      <w:pPr>
        <w:ind w:left="5760" w:hanging="360"/>
      </w:pPr>
      <w:rPr>
        <w:rFonts w:hint="default" w:ascii="Courier New" w:hAnsi="Courier New"/>
      </w:rPr>
    </w:lvl>
    <w:lvl w:ilvl="8" w:tplc="525AC958">
      <w:start w:val="1"/>
      <w:numFmt w:val="bullet"/>
      <w:lvlText w:val=""/>
      <w:lvlJc w:val="left"/>
      <w:pPr>
        <w:ind w:left="6480" w:hanging="360"/>
      </w:pPr>
      <w:rPr>
        <w:rFonts w:hint="default" w:ascii="Wingdings" w:hAnsi="Wingdings"/>
      </w:rPr>
    </w:lvl>
  </w:abstractNum>
  <w:abstractNum w:abstractNumId="50" w15:restartNumberingAfterBreak="0">
    <w:nsid w:val="49DB5462"/>
    <w:multiLevelType w:val="hybridMultilevel"/>
    <w:tmpl w:val="53542690"/>
    <w:lvl w:ilvl="0" w:tplc="A9442382">
      <w:start w:val="1"/>
      <w:numFmt w:val="bullet"/>
      <w:lvlText w:val=""/>
      <w:lvlJc w:val="left"/>
      <w:pPr>
        <w:ind w:left="720" w:hanging="360"/>
      </w:pPr>
      <w:rPr>
        <w:rFonts w:hint="default" w:ascii="Symbol" w:hAnsi="Symbol"/>
      </w:rPr>
    </w:lvl>
    <w:lvl w:ilvl="1" w:tplc="AEC07560">
      <w:start w:val="1"/>
      <w:numFmt w:val="bullet"/>
      <w:lvlText w:val="o"/>
      <w:lvlJc w:val="left"/>
      <w:pPr>
        <w:ind w:left="1440" w:hanging="360"/>
      </w:pPr>
      <w:rPr>
        <w:rFonts w:hint="default" w:ascii="Courier New" w:hAnsi="Courier New"/>
      </w:rPr>
    </w:lvl>
    <w:lvl w:ilvl="2" w:tplc="648CC102">
      <w:start w:val="1"/>
      <w:numFmt w:val="bullet"/>
      <w:lvlText w:val=""/>
      <w:lvlJc w:val="left"/>
      <w:pPr>
        <w:ind w:left="2160" w:hanging="360"/>
      </w:pPr>
      <w:rPr>
        <w:rFonts w:hint="default" w:ascii="Wingdings" w:hAnsi="Wingdings"/>
      </w:rPr>
    </w:lvl>
    <w:lvl w:ilvl="3" w:tplc="0A361D58">
      <w:start w:val="1"/>
      <w:numFmt w:val="bullet"/>
      <w:lvlText w:val=""/>
      <w:lvlJc w:val="left"/>
      <w:pPr>
        <w:ind w:left="2880" w:hanging="360"/>
      </w:pPr>
      <w:rPr>
        <w:rFonts w:hint="default" w:ascii="Symbol" w:hAnsi="Symbol"/>
      </w:rPr>
    </w:lvl>
    <w:lvl w:ilvl="4" w:tplc="FF0AD0DC">
      <w:start w:val="1"/>
      <w:numFmt w:val="bullet"/>
      <w:lvlText w:val="o"/>
      <w:lvlJc w:val="left"/>
      <w:pPr>
        <w:ind w:left="3600" w:hanging="360"/>
      </w:pPr>
      <w:rPr>
        <w:rFonts w:hint="default" w:ascii="Courier New" w:hAnsi="Courier New"/>
      </w:rPr>
    </w:lvl>
    <w:lvl w:ilvl="5" w:tplc="1C16D1FC">
      <w:start w:val="1"/>
      <w:numFmt w:val="bullet"/>
      <w:lvlText w:val=""/>
      <w:lvlJc w:val="left"/>
      <w:pPr>
        <w:ind w:left="4320" w:hanging="360"/>
      </w:pPr>
      <w:rPr>
        <w:rFonts w:hint="default" w:ascii="Wingdings" w:hAnsi="Wingdings"/>
      </w:rPr>
    </w:lvl>
    <w:lvl w:ilvl="6" w:tplc="25B28192">
      <w:start w:val="1"/>
      <w:numFmt w:val="bullet"/>
      <w:lvlText w:val=""/>
      <w:lvlJc w:val="left"/>
      <w:pPr>
        <w:ind w:left="5040" w:hanging="360"/>
      </w:pPr>
      <w:rPr>
        <w:rFonts w:hint="default" w:ascii="Symbol" w:hAnsi="Symbol"/>
      </w:rPr>
    </w:lvl>
    <w:lvl w:ilvl="7" w:tplc="1E5AC146">
      <w:start w:val="1"/>
      <w:numFmt w:val="bullet"/>
      <w:lvlText w:val="o"/>
      <w:lvlJc w:val="left"/>
      <w:pPr>
        <w:ind w:left="5760" w:hanging="360"/>
      </w:pPr>
      <w:rPr>
        <w:rFonts w:hint="default" w:ascii="Courier New" w:hAnsi="Courier New"/>
      </w:rPr>
    </w:lvl>
    <w:lvl w:ilvl="8" w:tplc="4F140F72">
      <w:start w:val="1"/>
      <w:numFmt w:val="bullet"/>
      <w:lvlText w:val=""/>
      <w:lvlJc w:val="left"/>
      <w:pPr>
        <w:ind w:left="6480" w:hanging="360"/>
      </w:pPr>
      <w:rPr>
        <w:rFonts w:hint="default" w:ascii="Wingdings" w:hAnsi="Wingdings"/>
      </w:rPr>
    </w:lvl>
  </w:abstractNum>
  <w:abstractNum w:abstractNumId="51" w15:restartNumberingAfterBreak="0">
    <w:nsid w:val="4BF74CAB"/>
    <w:multiLevelType w:val="hybridMultilevel"/>
    <w:tmpl w:val="3EFA6730"/>
    <w:lvl w:ilvl="0" w:tplc="3AE6F7C6">
      <w:start w:val="1"/>
      <w:numFmt w:val="bullet"/>
      <w:lvlText w:val=""/>
      <w:lvlJc w:val="left"/>
      <w:pPr>
        <w:ind w:left="720" w:hanging="360"/>
      </w:pPr>
      <w:rPr>
        <w:rFonts w:hint="default" w:ascii="Symbol" w:hAnsi="Symbol"/>
      </w:rPr>
    </w:lvl>
    <w:lvl w:ilvl="1" w:tplc="EA205E30">
      <w:start w:val="1"/>
      <w:numFmt w:val="bullet"/>
      <w:lvlText w:val="o"/>
      <w:lvlJc w:val="left"/>
      <w:pPr>
        <w:ind w:left="1440" w:hanging="360"/>
      </w:pPr>
      <w:rPr>
        <w:rFonts w:hint="default" w:ascii="Courier New" w:hAnsi="Courier New"/>
      </w:rPr>
    </w:lvl>
    <w:lvl w:ilvl="2" w:tplc="C3BA2D72">
      <w:start w:val="1"/>
      <w:numFmt w:val="bullet"/>
      <w:lvlText w:val=""/>
      <w:lvlJc w:val="left"/>
      <w:pPr>
        <w:ind w:left="2160" w:hanging="360"/>
      </w:pPr>
      <w:rPr>
        <w:rFonts w:hint="default" w:ascii="Wingdings" w:hAnsi="Wingdings"/>
      </w:rPr>
    </w:lvl>
    <w:lvl w:ilvl="3" w:tplc="E9B8F0A6">
      <w:start w:val="1"/>
      <w:numFmt w:val="bullet"/>
      <w:lvlText w:val=""/>
      <w:lvlJc w:val="left"/>
      <w:pPr>
        <w:ind w:left="2880" w:hanging="360"/>
      </w:pPr>
      <w:rPr>
        <w:rFonts w:hint="default" w:ascii="Symbol" w:hAnsi="Symbol"/>
      </w:rPr>
    </w:lvl>
    <w:lvl w:ilvl="4" w:tplc="D0F4B456">
      <w:start w:val="1"/>
      <w:numFmt w:val="bullet"/>
      <w:lvlText w:val="o"/>
      <w:lvlJc w:val="left"/>
      <w:pPr>
        <w:ind w:left="3600" w:hanging="360"/>
      </w:pPr>
      <w:rPr>
        <w:rFonts w:hint="default" w:ascii="Courier New" w:hAnsi="Courier New"/>
      </w:rPr>
    </w:lvl>
    <w:lvl w:ilvl="5" w:tplc="D9EA70FE">
      <w:start w:val="1"/>
      <w:numFmt w:val="bullet"/>
      <w:lvlText w:val=""/>
      <w:lvlJc w:val="left"/>
      <w:pPr>
        <w:ind w:left="4320" w:hanging="360"/>
      </w:pPr>
      <w:rPr>
        <w:rFonts w:hint="default" w:ascii="Wingdings" w:hAnsi="Wingdings"/>
      </w:rPr>
    </w:lvl>
    <w:lvl w:ilvl="6" w:tplc="43D81FD6">
      <w:start w:val="1"/>
      <w:numFmt w:val="bullet"/>
      <w:lvlText w:val=""/>
      <w:lvlJc w:val="left"/>
      <w:pPr>
        <w:ind w:left="5040" w:hanging="360"/>
      </w:pPr>
      <w:rPr>
        <w:rFonts w:hint="default" w:ascii="Symbol" w:hAnsi="Symbol"/>
      </w:rPr>
    </w:lvl>
    <w:lvl w:ilvl="7" w:tplc="C1E29814">
      <w:start w:val="1"/>
      <w:numFmt w:val="bullet"/>
      <w:lvlText w:val="o"/>
      <w:lvlJc w:val="left"/>
      <w:pPr>
        <w:ind w:left="5760" w:hanging="360"/>
      </w:pPr>
      <w:rPr>
        <w:rFonts w:hint="default" w:ascii="Courier New" w:hAnsi="Courier New"/>
      </w:rPr>
    </w:lvl>
    <w:lvl w:ilvl="8" w:tplc="A01E3048">
      <w:start w:val="1"/>
      <w:numFmt w:val="bullet"/>
      <w:lvlText w:val=""/>
      <w:lvlJc w:val="left"/>
      <w:pPr>
        <w:ind w:left="6480" w:hanging="360"/>
      </w:pPr>
      <w:rPr>
        <w:rFonts w:hint="default" w:ascii="Wingdings" w:hAnsi="Wingdings"/>
      </w:rPr>
    </w:lvl>
  </w:abstractNum>
  <w:abstractNum w:abstractNumId="52" w15:restartNumberingAfterBreak="0">
    <w:nsid w:val="4F66F2C9"/>
    <w:multiLevelType w:val="hybridMultilevel"/>
    <w:tmpl w:val="557626A0"/>
    <w:lvl w:ilvl="0" w:tplc="31F26868">
      <w:start w:val="1"/>
      <w:numFmt w:val="bullet"/>
      <w:lvlText w:val=""/>
      <w:lvlJc w:val="left"/>
      <w:pPr>
        <w:ind w:left="720" w:hanging="360"/>
      </w:pPr>
      <w:rPr>
        <w:rFonts w:hint="default" w:ascii="Symbol" w:hAnsi="Symbol"/>
      </w:rPr>
    </w:lvl>
    <w:lvl w:ilvl="1" w:tplc="FF1A0EDC">
      <w:start w:val="1"/>
      <w:numFmt w:val="bullet"/>
      <w:lvlText w:val="o"/>
      <w:lvlJc w:val="left"/>
      <w:pPr>
        <w:ind w:left="1440" w:hanging="360"/>
      </w:pPr>
      <w:rPr>
        <w:rFonts w:hint="default" w:ascii="Courier New" w:hAnsi="Courier New"/>
      </w:rPr>
    </w:lvl>
    <w:lvl w:ilvl="2" w:tplc="73B2E7D0">
      <w:start w:val="1"/>
      <w:numFmt w:val="bullet"/>
      <w:lvlText w:val=""/>
      <w:lvlJc w:val="left"/>
      <w:pPr>
        <w:ind w:left="2160" w:hanging="360"/>
      </w:pPr>
      <w:rPr>
        <w:rFonts w:hint="default" w:ascii="Wingdings" w:hAnsi="Wingdings"/>
      </w:rPr>
    </w:lvl>
    <w:lvl w:ilvl="3" w:tplc="A83A54B0">
      <w:start w:val="1"/>
      <w:numFmt w:val="bullet"/>
      <w:lvlText w:val=""/>
      <w:lvlJc w:val="left"/>
      <w:pPr>
        <w:ind w:left="2880" w:hanging="360"/>
      </w:pPr>
      <w:rPr>
        <w:rFonts w:hint="default" w:ascii="Symbol" w:hAnsi="Symbol"/>
      </w:rPr>
    </w:lvl>
    <w:lvl w:ilvl="4" w:tplc="39D4DB6C">
      <w:start w:val="1"/>
      <w:numFmt w:val="bullet"/>
      <w:lvlText w:val="o"/>
      <w:lvlJc w:val="left"/>
      <w:pPr>
        <w:ind w:left="3600" w:hanging="360"/>
      </w:pPr>
      <w:rPr>
        <w:rFonts w:hint="default" w:ascii="Courier New" w:hAnsi="Courier New"/>
      </w:rPr>
    </w:lvl>
    <w:lvl w:ilvl="5" w:tplc="62B41174">
      <w:start w:val="1"/>
      <w:numFmt w:val="bullet"/>
      <w:lvlText w:val=""/>
      <w:lvlJc w:val="left"/>
      <w:pPr>
        <w:ind w:left="4320" w:hanging="360"/>
      </w:pPr>
      <w:rPr>
        <w:rFonts w:hint="default" w:ascii="Wingdings" w:hAnsi="Wingdings"/>
      </w:rPr>
    </w:lvl>
    <w:lvl w:ilvl="6" w:tplc="EA5A0BE2">
      <w:start w:val="1"/>
      <w:numFmt w:val="bullet"/>
      <w:lvlText w:val=""/>
      <w:lvlJc w:val="left"/>
      <w:pPr>
        <w:ind w:left="5040" w:hanging="360"/>
      </w:pPr>
      <w:rPr>
        <w:rFonts w:hint="default" w:ascii="Symbol" w:hAnsi="Symbol"/>
      </w:rPr>
    </w:lvl>
    <w:lvl w:ilvl="7" w:tplc="2A4C0F68">
      <w:start w:val="1"/>
      <w:numFmt w:val="bullet"/>
      <w:lvlText w:val="o"/>
      <w:lvlJc w:val="left"/>
      <w:pPr>
        <w:ind w:left="5760" w:hanging="360"/>
      </w:pPr>
      <w:rPr>
        <w:rFonts w:hint="default" w:ascii="Courier New" w:hAnsi="Courier New"/>
      </w:rPr>
    </w:lvl>
    <w:lvl w:ilvl="8" w:tplc="4AFC1960">
      <w:start w:val="1"/>
      <w:numFmt w:val="bullet"/>
      <w:lvlText w:val=""/>
      <w:lvlJc w:val="left"/>
      <w:pPr>
        <w:ind w:left="6480" w:hanging="360"/>
      </w:pPr>
      <w:rPr>
        <w:rFonts w:hint="default" w:ascii="Wingdings" w:hAnsi="Wingdings"/>
      </w:rPr>
    </w:lvl>
  </w:abstractNum>
  <w:abstractNum w:abstractNumId="53" w15:restartNumberingAfterBreak="0">
    <w:nsid w:val="500A62C7"/>
    <w:multiLevelType w:val="multilevel"/>
    <w:tmpl w:val="85904C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50B57A8D"/>
    <w:multiLevelType w:val="hybridMultilevel"/>
    <w:tmpl w:val="3588166E"/>
    <w:lvl w:ilvl="0" w:tplc="F2C288C6">
      <w:start w:val="1"/>
      <w:numFmt w:val="decimal"/>
      <w:lvlText w:val="%1."/>
      <w:lvlJc w:val="left"/>
      <w:pPr>
        <w:ind w:left="720" w:hanging="360"/>
      </w:pPr>
    </w:lvl>
    <w:lvl w:ilvl="1" w:tplc="81C87B32">
      <w:start w:val="1"/>
      <w:numFmt w:val="lowerLetter"/>
      <w:lvlText w:val="%2."/>
      <w:lvlJc w:val="left"/>
      <w:pPr>
        <w:ind w:left="1440" w:hanging="360"/>
      </w:pPr>
    </w:lvl>
    <w:lvl w:ilvl="2" w:tplc="A8904BC2">
      <w:start w:val="1"/>
      <w:numFmt w:val="lowerRoman"/>
      <w:lvlText w:val="%3."/>
      <w:lvlJc w:val="right"/>
      <w:pPr>
        <w:ind w:left="2160" w:hanging="180"/>
      </w:pPr>
    </w:lvl>
    <w:lvl w:ilvl="3" w:tplc="B22014F0">
      <w:start w:val="1"/>
      <w:numFmt w:val="decimal"/>
      <w:lvlText w:val="%4."/>
      <w:lvlJc w:val="left"/>
      <w:pPr>
        <w:ind w:left="2880" w:hanging="360"/>
      </w:pPr>
    </w:lvl>
    <w:lvl w:ilvl="4" w:tplc="95C424A6">
      <w:start w:val="1"/>
      <w:numFmt w:val="lowerLetter"/>
      <w:lvlText w:val="%5."/>
      <w:lvlJc w:val="left"/>
      <w:pPr>
        <w:ind w:left="3600" w:hanging="360"/>
      </w:pPr>
    </w:lvl>
    <w:lvl w:ilvl="5" w:tplc="3A66C492">
      <w:start w:val="1"/>
      <w:numFmt w:val="lowerRoman"/>
      <w:lvlText w:val="%6."/>
      <w:lvlJc w:val="right"/>
      <w:pPr>
        <w:ind w:left="4320" w:hanging="180"/>
      </w:pPr>
    </w:lvl>
    <w:lvl w:ilvl="6" w:tplc="8BDE6D52">
      <w:start w:val="1"/>
      <w:numFmt w:val="decimal"/>
      <w:lvlText w:val="%7."/>
      <w:lvlJc w:val="left"/>
      <w:pPr>
        <w:ind w:left="5040" w:hanging="360"/>
      </w:pPr>
    </w:lvl>
    <w:lvl w:ilvl="7" w:tplc="83A86866">
      <w:start w:val="1"/>
      <w:numFmt w:val="lowerLetter"/>
      <w:lvlText w:val="%8."/>
      <w:lvlJc w:val="left"/>
      <w:pPr>
        <w:ind w:left="5760" w:hanging="360"/>
      </w:pPr>
    </w:lvl>
    <w:lvl w:ilvl="8" w:tplc="7B587DDA">
      <w:start w:val="1"/>
      <w:numFmt w:val="lowerRoman"/>
      <w:lvlText w:val="%9."/>
      <w:lvlJc w:val="right"/>
      <w:pPr>
        <w:ind w:left="6480" w:hanging="180"/>
      </w:pPr>
    </w:lvl>
  </w:abstractNum>
  <w:abstractNum w:abstractNumId="55" w15:restartNumberingAfterBreak="0">
    <w:nsid w:val="50C7E8DA"/>
    <w:multiLevelType w:val="hybridMultilevel"/>
    <w:tmpl w:val="9864B486"/>
    <w:lvl w:ilvl="0" w:tplc="0474139C">
      <w:start w:val="1"/>
      <w:numFmt w:val="bullet"/>
      <w:lvlText w:val=""/>
      <w:lvlJc w:val="left"/>
      <w:pPr>
        <w:ind w:left="720" w:hanging="360"/>
      </w:pPr>
      <w:rPr>
        <w:rFonts w:hint="default" w:ascii="Symbol" w:hAnsi="Symbol"/>
      </w:rPr>
    </w:lvl>
    <w:lvl w:ilvl="1" w:tplc="A8881572">
      <w:start w:val="1"/>
      <w:numFmt w:val="bullet"/>
      <w:lvlText w:val="o"/>
      <w:lvlJc w:val="left"/>
      <w:pPr>
        <w:ind w:left="1440" w:hanging="360"/>
      </w:pPr>
      <w:rPr>
        <w:rFonts w:hint="default" w:ascii="Courier New" w:hAnsi="Courier New"/>
      </w:rPr>
    </w:lvl>
    <w:lvl w:ilvl="2" w:tplc="2A0EE700">
      <w:start w:val="1"/>
      <w:numFmt w:val="bullet"/>
      <w:lvlText w:val=""/>
      <w:lvlJc w:val="left"/>
      <w:pPr>
        <w:ind w:left="2160" w:hanging="360"/>
      </w:pPr>
      <w:rPr>
        <w:rFonts w:hint="default" w:ascii="Wingdings" w:hAnsi="Wingdings"/>
      </w:rPr>
    </w:lvl>
    <w:lvl w:ilvl="3" w:tplc="9580C1F6">
      <w:start w:val="1"/>
      <w:numFmt w:val="bullet"/>
      <w:lvlText w:val=""/>
      <w:lvlJc w:val="left"/>
      <w:pPr>
        <w:ind w:left="2880" w:hanging="360"/>
      </w:pPr>
      <w:rPr>
        <w:rFonts w:hint="default" w:ascii="Symbol" w:hAnsi="Symbol"/>
      </w:rPr>
    </w:lvl>
    <w:lvl w:ilvl="4" w:tplc="7598B93C">
      <w:start w:val="1"/>
      <w:numFmt w:val="bullet"/>
      <w:lvlText w:val="o"/>
      <w:lvlJc w:val="left"/>
      <w:pPr>
        <w:ind w:left="3600" w:hanging="360"/>
      </w:pPr>
      <w:rPr>
        <w:rFonts w:hint="default" w:ascii="Courier New" w:hAnsi="Courier New"/>
      </w:rPr>
    </w:lvl>
    <w:lvl w:ilvl="5" w:tplc="B9E65A54">
      <w:start w:val="1"/>
      <w:numFmt w:val="bullet"/>
      <w:lvlText w:val=""/>
      <w:lvlJc w:val="left"/>
      <w:pPr>
        <w:ind w:left="4320" w:hanging="360"/>
      </w:pPr>
      <w:rPr>
        <w:rFonts w:hint="default" w:ascii="Wingdings" w:hAnsi="Wingdings"/>
      </w:rPr>
    </w:lvl>
    <w:lvl w:ilvl="6" w:tplc="C5ACFE36">
      <w:start w:val="1"/>
      <w:numFmt w:val="bullet"/>
      <w:lvlText w:val=""/>
      <w:lvlJc w:val="left"/>
      <w:pPr>
        <w:ind w:left="5040" w:hanging="360"/>
      </w:pPr>
      <w:rPr>
        <w:rFonts w:hint="default" w:ascii="Symbol" w:hAnsi="Symbol"/>
      </w:rPr>
    </w:lvl>
    <w:lvl w:ilvl="7" w:tplc="E27E7654">
      <w:start w:val="1"/>
      <w:numFmt w:val="bullet"/>
      <w:lvlText w:val="o"/>
      <w:lvlJc w:val="left"/>
      <w:pPr>
        <w:ind w:left="5760" w:hanging="360"/>
      </w:pPr>
      <w:rPr>
        <w:rFonts w:hint="default" w:ascii="Courier New" w:hAnsi="Courier New"/>
      </w:rPr>
    </w:lvl>
    <w:lvl w:ilvl="8" w:tplc="D0084D6E">
      <w:start w:val="1"/>
      <w:numFmt w:val="bullet"/>
      <w:lvlText w:val=""/>
      <w:lvlJc w:val="left"/>
      <w:pPr>
        <w:ind w:left="6480" w:hanging="360"/>
      </w:pPr>
      <w:rPr>
        <w:rFonts w:hint="default" w:ascii="Wingdings" w:hAnsi="Wingdings"/>
      </w:rPr>
    </w:lvl>
  </w:abstractNum>
  <w:abstractNum w:abstractNumId="56" w15:restartNumberingAfterBreak="0">
    <w:nsid w:val="54607491"/>
    <w:multiLevelType w:val="hybridMultilevel"/>
    <w:tmpl w:val="F0CEC572"/>
    <w:lvl w:ilvl="0" w:tplc="2BDE27A4">
      <w:start w:val="1"/>
      <w:numFmt w:val="decimal"/>
      <w:lvlText w:val="%1."/>
      <w:lvlJc w:val="left"/>
      <w:pPr>
        <w:ind w:left="720" w:hanging="360"/>
      </w:pPr>
    </w:lvl>
    <w:lvl w:ilvl="1" w:tplc="4A484192">
      <w:start w:val="1"/>
      <w:numFmt w:val="lowerLetter"/>
      <w:lvlText w:val="%2."/>
      <w:lvlJc w:val="left"/>
      <w:pPr>
        <w:ind w:left="1440" w:hanging="360"/>
      </w:pPr>
    </w:lvl>
    <w:lvl w:ilvl="2" w:tplc="131EBF2A">
      <w:start w:val="1"/>
      <w:numFmt w:val="lowerRoman"/>
      <w:lvlText w:val="%3."/>
      <w:lvlJc w:val="right"/>
      <w:pPr>
        <w:ind w:left="2160" w:hanging="180"/>
      </w:pPr>
    </w:lvl>
    <w:lvl w:ilvl="3" w:tplc="3C54D64A">
      <w:start w:val="1"/>
      <w:numFmt w:val="decimal"/>
      <w:lvlText w:val="%4."/>
      <w:lvlJc w:val="left"/>
      <w:pPr>
        <w:ind w:left="2880" w:hanging="360"/>
      </w:pPr>
    </w:lvl>
    <w:lvl w:ilvl="4" w:tplc="7F74EA18">
      <w:start w:val="1"/>
      <w:numFmt w:val="lowerLetter"/>
      <w:lvlText w:val="%5."/>
      <w:lvlJc w:val="left"/>
      <w:pPr>
        <w:ind w:left="3600" w:hanging="360"/>
      </w:pPr>
    </w:lvl>
    <w:lvl w:ilvl="5" w:tplc="2AA6A8D0">
      <w:start w:val="1"/>
      <w:numFmt w:val="lowerRoman"/>
      <w:lvlText w:val="%6."/>
      <w:lvlJc w:val="right"/>
      <w:pPr>
        <w:ind w:left="4320" w:hanging="180"/>
      </w:pPr>
    </w:lvl>
    <w:lvl w:ilvl="6" w:tplc="C48E2E4E">
      <w:start w:val="1"/>
      <w:numFmt w:val="decimal"/>
      <w:lvlText w:val="%7."/>
      <w:lvlJc w:val="left"/>
      <w:pPr>
        <w:ind w:left="5040" w:hanging="360"/>
      </w:pPr>
    </w:lvl>
    <w:lvl w:ilvl="7" w:tplc="AC282FD2">
      <w:start w:val="1"/>
      <w:numFmt w:val="lowerLetter"/>
      <w:lvlText w:val="%8."/>
      <w:lvlJc w:val="left"/>
      <w:pPr>
        <w:ind w:left="5760" w:hanging="360"/>
      </w:pPr>
    </w:lvl>
    <w:lvl w:ilvl="8" w:tplc="E1ECAB24">
      <w:start w:val="1"/>
      <w:numFmt w:val="lowerRoman"/>
      <w:lvlText w:val="%9."/>
      <w:lvlJc w:val="right"/>
      <w:pPr>
        <w:ind w:left="6480" w:hanging="180"/>
      </w:pPr>
    </w:lvl>
  </w:abstractNum>
  <w:abstractNum w:abstractNumId="57" w15:restartNumberingAfterBreak="0">
    <w:nsid w:val="577AFADC"/>
    <w:multiLevelType w:val="hybridMultilevel"/>
    <w:tmpl w:val="77B2556E"/>
    <w:lvl w:ilvl="0" w:tplc="C97E805A">
      <w:start w:val="1"/>
      <w:numFmt w:val="bullet"/>
      <w:lvlText w:val=""/>
      <w:lvlJc w:val="left"/>
      <w:pPr>
        <w:ind w:left="720" w:hanging="360"/>
      </w:pPr>
      <w:rPr>
        <w:rFonts w:hint="default" w:ascii="Symbol" w:hAnsi="Symbol"/>
      </w:rPr>
    </w:lvl>
    <w:lvl w:ilvl="1" w:tplc="886297AA">
      <w:start w:val="1"/>
      <w:numFmt w:val="bullet"/>
      <w:lvlText w:val="o"/>
      <w:lvlJc w:val="left"/>
      <w:pPr>
        <w:ind w:left="1440" w:hanging="360"/>
      </w:pPr>
      <w:rPr>
        <w:rFonts w:hint="default" w:ascii="Courier New" w:hAnsi="Courier New"/>
      </w:rPr>
    </w:lvl>
    <w:lvl w:ilvl="2" w:tplc="E4A2D4F2">
      <w:start w:val="1"/>
      <w:numFmt w:val="bullet"/>
      <w:lvlText w:val=""/>
      <w:lvlJc w:val="left"/>
      <w:pPr>
        <w:ind w:left="2160" w:hanging="360"/>
      </w:pPr>
      <w:rPr>
        <w:rFonts w:hint="default" w:ascii="Wingdings" w:hAnsi="Wingdings"/>
      </w:rPr>
    </w:lvl>
    <w:lvl w:ilvl="3" w:tplc="EFA8954C">
      <w:start w:val="1"/>
      <w:numFmt w:val="bullet"/>
      <w:lvlText w:val=""/>
      <w:lvlJc w:val="left"/>
      <w:pPr>
        <w:ind w:left="2880" w:hanging="360"/>
      </w:pPr>
      <w:rPr>
        <w:rFonts w:hint="default" w:ascii="Symbol" w:hAnsi="Symbol"/>
      </w:rPr>
    </w:lvl>
    <w:lvl w:ilvl="4" w:tplc="127C9B56">
      <w:start w:val="1"/>
      <w:numFmt w:val="bullet"/>
      <w:lvlText w:val="o"/>
      <w:lvlJc w:val="left"/>
      <w:pPr>
        <w:ind w:left="3600" w:hanging="360"/>
      </w:pPr>
      <w:rPr>
        <w:rFonts w:hint="default" w:ascii="Courier New" w:hAnsi="Courier New"/>
      </w:rPr>
    </w:lvl>
    <w:lvl w:ilvl="5" w:tplc="B3425798">
      <w:start w:val="1"/>
      <w:numFmt w:val="bullet"/>
      <w:lvlText w:val=""/>
      <w:lvlJc w:val="left"/>
      <w:pPr>
        <w:ind w:left="4320" w:hanging="360"/>
      </w:pPr>
      <w:rPr>
        <w:rFonts w:hint="default" w:ascii="Wingdings" w:hAnsi="Wingdings"/>
      </w:rPr>
    </w:lvl>
    <w:lvl w:ilvl="6" w:tplc="EA3234E6">
      <w:start w:val="1"/>
      <w:numFmt w:val="bullet"/>
      <w:lvlText w:val=""/>
      <w:lvlJc w:val="left"/>
      <w:pPr>
        <w:ind w:left="5040" w:hanging="360"/>
      </w:pPr>
      <w:rPr>
        <w:rFonts w:hint="default" w:ascii="Symbol" w:hAnsi="Symbol"/>
      </w:rPr>
    </w:lvl>
    <w:lvl w:ilvl="7" w:tplc="AB380690">
      <w:start w:val="1"/>
      <w:numFmt w:val="bullet"/>
      <w:lvlText w:val="o"/>
      <w:lvlJc w:val="left"/>
      <w:pPr>
        <w:ind w:left="5760" w:hanging="360"/>
      </w:pPr>
      <w:rPr>
        <w:rFonts w:hint="default" w:ascii="Courier New" w:hAnsi="Courier New"/>
      </w:rPr>
    </w:lvl>
    <w:lvl w:ilvl="8" w:tplc="3F18F2E0">
      <w:start w:val="1"/>
      <w:numFmt w:val="bullet"/>
      <w:lvlText w:val=""/>
      <w:lvlJc w:val="left"/>
      <w:pPr>
        <w:ind w:left="6480" w:hanging="360"/>
      </w:pPr>
      <w:rPr>
        <w:rFonts w:hint="default" w:ascii="Wingdings" w:hAnsi="Wingdings"/>
      </w:rPr>
    </w:lvl>
  </w:abstractNum>
  <w:abstractNum w:abstractNumId="58" w15:restartNumberingAfterBreak="0">
    <w:nsid w:val="580162B0"/>
    <w:multiLevelType w:val="hybridMultilevel"/>
    <w:tmpl w:val="62F6D462"/>
    <w:lvl w:ilvl="0" w:tplc="58EA5FFA">
      <w:start w:val="1"/>
      <w:numFmt w:val="bullet"/>
      <w:lvlText w:val=""/>
      <w:lvlJc w:val="left"/>
      <w:pPr>
        <w:ind w:left="720" w:hanging="360"/>
      </w:pPr>
      <w:rPr>
        <w:rFonts w:hint="default" w:ascii="Symbol" w:hAnsi="Symbol"/>
      </w:rPr>
    </w:lvl>
    <w:lvl w:ilvl="1" w:tplc="52D65060">
      <w:start w:val="1"/>
      <w:numFmt w:val="bullet"/>
      <w:lvlText w:val="o"/>
      <w:lvlJc w:val="left"/>
      <w:pPr>
        <w:ind w:left="1440" w:hanging="360"/>
      </w:pPr>
      <w:rPr>
        <w:rFonts w:hint="default" w:ascii="Courier New" w:hAnsi="Courier New"/>
      </w:rPr>
    </w:lvl>
    <w:lvl w:ilvl="2" w:tplc="D79E80B0">
      <w:start w:val="1"/>
      <w:numFmt w:val="bullet"/>
      <w:lvlText w:val=""/>
      <w:lvlJc w:val="left"/>
      <w:pPr>
        <w:ind w:left="2160" w:hanging="360"/>
      </w:pPr>
      <w:rPr>
        <w:rFonts w:hint="default" w:ascii="Wingdings" w:hAnsi="Wingdings"/>
      </w:rPr>
    </w:lvl>
    <w:lvl w:ilvl="3" w:tplc="6BBEB096">
      <w:start w:val="1"/>
      <w:numFmt w:val="bullet"/>
      <w:lvlText w:val=""/>
      <w:lvlJc w:val="left"/>
      <w:pPr>
        <w:ind w:left="2880" w:hanging="360"/>
      </w:pPr>
      <w:rPr>
        <w:rFonts w:hint="default" w:ascii="Symbol" w:hAnsi="Symbol"/>
      </w:rPr>
    </w:lvl>
    <w:lvl w:ilvl="4" w:tplc="E716E2FA">
      <w:start w:val="1"/>
      <w:numFmt w:val="bullet"/>
      <w:lvlText w:val="o"/>
      <w:lvlJc w:val="left"/>
      <w:pPr>
        <w:ind w:left="3600" w:hanging="360"/>
      </w:pPr>
      <w:rPr>
        <w:rFonts w:hint="default" w:ascii="Courier New" w:hAnsi="Courier New"/>
      </w:rPr>
    </w:lvl>
    <w:lvl w:ilvl="5" w:tplc="2B0E1024">
      <w:start w:val="1"/>
      <w:numFmt w:val="bullet"/>
      <w:lvlText w:val=""/>
      <w:lvlJc w:val="left"/>
      <w:pPr>
        <w:ind w:left="4320" w:hanging="360"/>
      </w:pPr>
      <w:rPr>
        <w:rFonts w:hint="default" w:ascii="Wingdings" w:hAnsi="Wingdings"/>
      </w:rPr>
    </w:lvl>
    <w:lvl w:ilvl="6" w:tplc="7FB003E6">
      <w:start w:val="1"/>
      <w:numFmt w:val="bullet"/>
      <w:lvlText w:val=""/>
      <w:lvlJc w:val="left"/>
      <w:pPr>
        <w:ind w:left="5040" w:hanging="360"/>
      </w:pPr>
      <w:rPr>
        <w:rFonts w:hint="default" w:ascii="Symbol" w:hAnsi="Symbol"/>
      </w:rPr>
    </w:lvl>
    <w:lvl w:ilvl="7" w:tplc="0344A1A6">
      <w:start w:val="1"/>
      <w:numFmt w:val="bullet"/>
      <w:lvlText w:val="o"/>
      <w:lvlJc w:val="left"/>
      <w:pPr>
        <w:ind w:left="5760" w:hanging="360"/>
      </w:pPr>
      <w:rPr>
        <w:rFonts w:hint="default" w:ascii="Courier New" w:hAnsi="Courier New"/>
      </w:rPr>
    </w:lvl>
    <w:lvl w:ilvl="8" w:tplc="E456619C">
      <w:start w:val="1"/>
      <w:numFmt w:val="bullet"/>
      <w:lvlText w:val=""/>
      <w:lvlJc w:val="left"/>
      <w:pPr>
        <w:ind w:left="6480" w:hanging="360"/>
      </w:pPr>
      <w:rPr>
        <w:rFonts w:hint="default" w:ascii="Wingdings" w:hAnsi="Wingdings"/>
      </w:rPr>
    </w:lvl>
  </w:abstractNum>
  <w:abstractNum w:abstractNumId="59" w15:restartNumberingAfterBreak="0">
    <w:nsid w:val="584826E1"/>
    <w:multiLevelType w:val="hybridMultilevel"/>
    <w:tmpl w:val="5BC87258"/>
    <w:lvl w:ilvl="0" w:tplc="221E3C78">
      <w:start w:val="1"/>
      <w:numFmt w:val="decimal"/>
      <w:lvlText w:val="%1."/>
      <w:lvlJc w:val="left"/>
      <w:pPr>
        <w:ind w:left="720" w:hanging="360"/>
      </w:pPr>
    </w:lvl>
    <w:lvl w:ilvl="1" w:tplc="15A4B9CC">
      <w:start w:val="1"/>
      <w:numFmt w:val="lowerLetter"/>
      <w:lvlText w:val="%2."/>
      <w:lvlJc w:val="left"/>
      <w:pPr>
        <w:ind w:left="1440" w:hanging="360"/>
      </w:pPr>
    </w:lvl>
    <w:lvl w:ilvl="2" w:tplc="72C43DBC">
      <w:start w:val="1"/>
      <w:numFmt w:val="lowerRoman"/>
      <w:lvlText w:val="%3."/>
      <w:lvlJc w:val="right"/>
      <w:pPr>
        <w:ind w:left="2160" w:hanging="180"/>
      </w:pPr>
    </w:lvl>
    <w:lvl w:ilvl="3" w:tplc="C7605D92">
      <w:start w:val="1"/>
      <w:numFmt w:val="decimal"/>
      <w:lvlText w:val="%4."/>
      <w:lvlJc w:val="left"/>
      <w:pPr>
        <w:ind w:left="2880" w:hanging="360"/>
      </w:pPr>
    </w:lvl>
    <w:lvl w:ilvl="4" w:tplc="1C7AC660">
      <w:start w:val="1"/>
      <w:numFmt w:val="lowerLetter"/>
      <w:lvlText w:val="%5."/>
      <w:lvlJc w:val="left"/>
      <w:pPr>
        <w:ind w:left="3600" w:hanging="360"/>
      </w:pPr>
    </w:lvl>
    <w:lvl w:ilvl="5" w:tplc="E6A6F8BE">
      <w:start w:val="1"/>
      <w:numFmt w:val="lowerRoman"/>
      <w:lvlText w:val="%6."/>
      <w:lvlJc w:val="right"/>
      <w:pPr>
        <w:ind w:left="4320" w:hanging="180"/>
      </w:pPr>
    </w:lvl>
    <w:lvl w:ilvl="6" w:tplc="17D48A24">
      <w:start w:val="1"/>
      <w:numFmt w:val="decimal"/>
      <w:lvlText w:val="%7."/>
      <w:lvlJc w:val="left"/>
      <w:pPr>
        <w:ind w:left="5040" w:hanging="360"/>
      </w:pPr>
    </w:lvl>
    <w:lvl w:ilvl="7" w:tplc="29701F38">
      <w:start w:val="1"/>
      <w:numFmt w:val="lowerLetter"/>
      <w:lvlText w:val="%8."/>
      <w:lvlJc w:val="left"/>
      <w:pPr>
        <w:ind w:left="5760" w:hanging="360"/>
      </w:pPr>
    </w:lvl>
    <w:lvl w:ilvl="8" w:tplc="199494C4">
      <w:start w:val="1"/>
      <w:numFmt w:val="lowerRoman"/>
      <w:lvlText w:val="%9."/>
      <w:lvlJc w:val="right"/>
      <w:pPr>
        <w:ind w:left="6480" w:hanging="180"/>
      </w:pPr>
    </w:lvl>
  </w:abstractNum>
  <w:abstractNum w:abstractNumId="60" w15:restartNumberingAfterBreak="0">
    <w:nsid w:val="5852CDAB"/>
    <w:multiLevelType w:val="hybridMultilevel"/>
    <w:tmpl w:val="A4108F9A"/>
    <w:lvl w:ilvl="0" w:tplc="6D5CD4C4">
      <w:start w:val="1"/>
      <w:numFmt w:val="decimal"/>
      <w:lvlText w:val="%1."/>
      <w:lvlJc w:val="left"/>
      <w:pPr>
        <w:ind w:left="720" w:hanging="360"/>
      </w:pPr>
    </w:lvl>
    <w:lvl w:ilvl="1" w:tplc="12548F6C">
      <w:start w:val="1"/>
      <w:numFmt w:val="lowerLetter"/>
      <w:lvlText w:val="%2."/>
      <w:lvlJc w:val="left"/>
      <w:pPr>
        <w:ind w:left="1440" w:hanging="360"/>
      </w:pPr>
    </w:lvl>
    <w:lvl w:ilvl="2" w:tplc="83CC92DA">
      <w:start w:val="1"/>
      <w:numFmt w:val="lowerRoman"/>
      <w:lvlText w:val="%3."/>
      <w:lvlJc w:val="right"/>
      <w:pPr>
        <w:ind w:left="2160" w:hanging="180"/>
      </w:pPr>
    </w:lvl>
    <w:lvl w:ilvl="3" w:tplc="40C63DB8">
      <w:start w:val="1"/>
      <w:numFmt w:val="decimal"/>
      <w:lvlText w:val="%4."/>
      <w:lvlJc w:val="left"/>
      <w:pPr>
        <w:ind w:left="2880" w:hanging="360"/>
      </w:pPr>
    </w:lvl>
    <w:lvl w:ilvl="4" w:tplc="3EACDF5C">
      <w:start w:val="1"/>
      <w:numFmt w:val="lowerLetter"/>
      <w:lvlText w:val="%5."/>
      <w:lvlJc w:val="left"/>
      <w:pPr>
        <w:ind w:left="3600" w:hanging="360"/>
      </w:pPr>
    </w:lvl>
    <w:lvl w:ilvl="5" w:tplc="6DFCDF70">
      <w:start w:val="1"/>
      <w:numFmt w:val="lowerRoman"/>
      <w:lvlText w:val="%6."/>
      <w:lvlJc w:val="right"/>
      <w:pPr>
        <w:ind w:left="4320" w:hanging="180"/>
      </w:pPr>
    </w:lvl>
    <w:lvl w:ilvl="6" w:tplc="70ACEAC2">
      <w:start w:val="1"/>
      <w:numFmt w:val="decimal"/>
      <w:lvlText w:val="%7."/>
      <w:lvlJc w:val="left"/>
      <w:pPr>
        <w:ind w:left="5040" w:hanging="360"/>
      </w:pPr>
    </w:lvl>
    <w:lvl w:ilvl="7" w:tplc="AD68EB5E">
      <w:start w:val="1"/>
      <w:numFmt w:val="lowerLetter"/>
      <w:lvlText w:val="%8."/>
      <w:lvlJc w:val="left"/>
      <w:pPr>
        <w:ind w:left="5760" w:hanging="360"/>
      </w:pPr>
    </w:lvl>
    <w:lvl w:ilvl="8" w:tplc="36420918">
      <w:start w:val="1"/>
      <w:numFmt w:val="lowerRoman"/>
      <w:lvlText w:val="%9."/>
      <w:lvlJc w:val="right"/>
      <w:pPr>
        <w:ind w:left="6480" w:hanging="180"/>
      </w:pPr>
    </w:lvl>
  </w:abstractNum>
  <w:abstractNum w:abstractNumId="61" w15:restartNumberingAfterBreak="0">
    <w:nsid w:val="5AFFEEDE"/>
    <w:multiLevelType w:val="hybridMultilevel"/>
    <w:tmpl w:val="35F0C4E2"/>
    <w:lvl w:ilvl="0" w:tplc="A87ADDE0">
      <w:start w:val="1"/>
      <w:numFmt w:val="bullet"/>
      <w:lvlText w:val=""/>
      <w:lvlJc w:val="left"/>
      <w:pPr>
        <w:ind w:left="720" w:hanging="360"/>
      </w:pPr>
      <w:rPr>
        <w:rFonts w:hint="default" w:ascii="Symbol" w:hAnsi="Symbol"/>
      </w:rPr>
    </w:lvl>
    <w:lvl w:ilvl="1" w:tplc="59C2C798">
      <w:start w:val="1"/>
      <w:numFmt w:val="bullet"/>
      <w:lvlText w:val="o"/>
      <w:lvlJc w:val="left"/>
      <w:pPr>
        <w:ind w:left="1440" w:hanging="360"/>
      </w:pPr>
      <w:rPr>
        <w:rFonts w:hint="default" w:ascii="Courier New" w:hAnsi="Courier New"/>
      </w:rPr>
    </w:lvl>
    <w:lvl w:ilvl="2" w:tplc="AE7E93CE">
      <w:start w:val="1"/>
      <w:numFmt w:val="bullet"/>
      <w:lvlText w:val=""/>
      <w:lvlJc w:val="left"/>
      <w:pPr>
        <w:ind w:left="2160" w:hanging="360"/>
      </w:pPr>
      <w:rPr>
        <w:rFonts w:hint="default" w:ascii="Wingdings" w:hAnsi="Wingdings"/>
      </w:rPr>
    </w:lvl>
    <w:lvl w:ilvl="3" w:tplc="D02A6484">
      <w:start w:val="1"/>
      <w:numFmt w:val="bullet"/>
      <w:lvlText w:val=""/>
      <w:lvlJc w:val="left"/>
      <w:pPr>
        <w:ind w:left="2880" w:hanging="360"/>
      </w:pPr>
      <w:rPr>
        <w:rFonts w:hint="default" w:ascii="Symbol" w:hAnsi="Symbol"/>
      </w:rPr>
    </w:lvl>
    <w:lvl w:ilvl="4" w:tplc="AB2A1C30">
      <w:start w:val="1"/>
      <w:numFmt w:val="bullet"/>
      <w:lvlText w:val="o"/>
      <w:lvlJc w:val="left"/>
      <w:pPr>
        <w:ind w:left="3600" w:hanging="360"/>
      </w:pPr>
      <w:rPr>
        <w:rFonts w:hint="default" w:ascii="Courier New" w:hAnsi="Courier New"/>
      </w:rPr>
    </w:lvl>
    <w:lvl w:ilvl="5" w:tplc="A6B04FEC">
      <w:start w:val="1"/>
      <w:numFmt w:val="bullet"/>
      <w:lvlText w:val=""/>
      <w:lvlJc w:val="left"/>
      <w:pPr>
        <w:ind w:left="4320" w:hanging="360"/>
      </w:pPr>
      <w:rPr>
        <w:rFonts w:hint="default" w:ascii="Wingdings" w:hAnsi="Wingdings"/>
      </w:rPr>
    </w:lvl>
    <w:lvl w:ilvl="6" w:tplc="786C5B8A">
      <w:start w:val="1"/>
      <w:numFmt w:val="bullet"/>
      <w:lvlText w:val=""/>
      <w:lvlJc w:val="left"/>
      <w:pPr>
        <w:ind w:left="5040" w:hanging="360"/>
      </w:pPr>
      <w:rPr>
        <w:rFonts w:hint="default" w:ascii="Symbol" w:hAnsi="Symbol"/>
      </w:rPr>
    </w:lvl>
    <w:lvl w:ilvl="7" w:tplc="5150FBD4">
      <w:start w:val="1"/>
      <w:numFmt w:val="bullet"/>
      <w:lvlText w:val="o"/>
      <w:lvlJc w:val="left"/>
      <w:pPr>
        <w:ind w:left="5760" w:hanging="360"/>
      </w:pPr>
      <w:rPr>
        <w:rFonts w:hint="default" w:ascii="Courier New" w:hAnsi="Courier New"/>
      </w:rPr>
    </w:lvl>
    <w:lvl w:ilvl="8" w:tplc="9C6ECC64">
      <w:start w:val="1"/>
      <w:numFmt w:val="bullet"/>
      <w:lvlText w:val=""/>
      <w:lvlJc w:val="left"/>
      <w:pPr>
        <w:ind w:left="6480" w:hanging="360"/>
      </w:pPr>
      <w:rPr>
        <w:rFonts w:hint="default" w:ascii="Wingdings" w:hAnsi="Wingdings"/>
      </w:rPr>
    </w:lvl>
  </w:abstractNum>
  <w:abstractNum w:abstractNumId="62" w15:restartNumberingAfterBreak="0">
    <w:nsid w:val="5B644757"/>
    <w:multiLevelType w:val="hybridMultilevel"/>
    <w:tmpl w:val="70F4DA22"/>
    <w:lvl w:ilvl="0" w:tplc="08841AF6">
      <w:start w:val="1"/>
      <w:numFmt w:val="bullet"/>
      <w:lvlText w:val=""/>
      <w:lvlJc w:val="left"/>
      <w:pPr>
        <w:ind w:left="720" w:hanging="360"/>
      </w:pPr>
      <w:rPr>
        <w:rFonts w:hint="default" w:ascii="Symbol" w:hAnsi="Symbol"/>
      </w:rPr>
    </w:lvl>
    <w:lvl w:ilvl="1" w:tplc="A154C032">
      <w:start w:val="1"/>
      <w:numFmt w:val="bullet"/>
      <w:lvlText w:val="o"/>
      <w:lvlJc w:val="left"/>
      <w:pPr>
        <w:ind w:left="1440" w:hanging="360"/>
      </w:pPr>
      <w:rPr>
        <w:rFonts w:hint="default" w:ascii="Courier New" w:hAnsi="Courier New"/>
      </w:rPr>
    </w:lvl>
    <w:lvl w:ilvl="2" w:tplc="F474A1AC">
      <w:start w:val="1"/>
      <w:numFmt w:val="bullet"/>
      <w:lvlText w:val=""/>
      <w:lvlJc w:val="left"/>
      <w:pPr>
        <w:ind w:left="2160" w:hanging="360"/>
      </w:pPr>
      <w:rPr>
        <w:rFonts w:hint="default" w:ascii="Wingdings" w:hAnsi="Wingdings"/>
      </w:rPr>
    </w:lvl>
    <w:lvl w:ilvl="3" w:tplc="F266F318">
      <w:start w:val="1"/>
      <w:numFmt w:val="bullet"/>
      <w:lvlText w:val=""/>
      <w:lvlJc w:val="left"/>
      <w:pPr>
        <w:ind w:left="2880" w:hanging="360"/>
      </w:pPr>
      <w:rPr>
        <w:rFonts w:hint="default" w:ascii="Symbol" w:hAnsi="Symbol"/>
      </w:rPr>
    </w:lvl>
    <w:lvl w:ilvl="4" w:tplc="99A26654">
      <w:start w:val="1"/>
      <w:numFmt w:val="bullet"/>
      <w:lvlText w:val="o"/>
      <w:lvlJc w:val="left"/>
      <w:pPr>
        <w:ind w:left="3600" w:hanging="360"/>
      </w:pPr>
      <w:rPr>
        <w:rFonts w:hint="default" w:ascii="Courier New" w:hAnsi="Courier New"/>
      </w:rPr>
    </w:lvl>
    <w:lvl w:ilvl="5" w:tplc="385EDE20">
      <w:start w:val="1"/>
      <w:numFmt w:val="bullet"/>
      <w:lvlText w:val=""/>
      <w:lvlJc w:val="left"/>
      <w:pPr>
        <w:ind w:left="4320" w:hanging="360"/>
      </w:pPr>
      <w:rPr>
        <w:rFonts w:hint="default" w:ascii="Wingdings" w:hAnsi="Wingdings"/>
      </w:rPr>
    </w:lvl>
    <w:lvl w:ilvl="6" w:tplc="F3D4B376">
      <w:start w:val="1"/>
      <w:numFmt w:val="bullet"/>
      <w:lvlText w:val=""/>
      <w:lvlJc w:val="left"/>
      <w:pPr>
        <w:ind w:left="5040" w:hanging="360"/>
      </w:pPr>
      <w:rPr>
        <w:rFonts w:hint="default" w:ascii="Symbol" w:hAnsi="Symbol"/>
      </w:rPr>
    </w:lvl>
    <w:lvl w:ilvl="7" w:tplc="606698FE">
      <w:start w:val="1"/>
      <w:numFmt w:val="bullet"/>
      <w:lvlText w:val="o"/>
      <w:lvlJc w:val="left"/>
      <w:pPr>
        <w:ind w:left="5760" w:hanging="360"/>
      </w:pPr>
      <w:rPr>
        <w:rFonts w:hint="default" w:ascii="Courier New" w:hAnsi="Courier New"/>
      </w:rPr>
    </w:lvl>
    <w:lvl w:ilvl="8" w:tplc="BC047FE2">
      <w:start w:val="1"/>
      <w:numFmt w:val="bullet"/>
      <w:lvlText w:val=""/>
      <w:lvlJc w:val="left"/>
      <w:pPr>
        <w:ind w:left="6480" w:hanging="360"/>
      </w:pPr>
      <w:rPr>
        <w:rFonts w:hint="default" w:ascii="Wingdings" w:hAnsi="Wingdings"/>
      </w:rPr>
    </w:lvl>
  </w:abstractNum>
  <w:abstractNum w:abstractNumId="63" w15:restartNumberingAfterBreak="0">
    <w:nsid w:val="5E7D58B5"/>
    <w:multiLevelType w:val="hybridMultilevel"/>
    <w:tmpl w:val="CF2A1A4C"/>
    <w:lvl w:ilvl="0" w:tplc="23E0C414">
      <w:start w:val="1"/>
      <w:numFmt w:val="bullet"/>
      <w:lvlText w:val=""/>
      <w:lvlJc w:val="left"/>
      <w:pPr>
        <w:ind w:left="1080" w:hanging="360"/>
      </w:pPr>
      <w:rPr>
        <w:rFonts w:hint="default" w:ascii="Symbol" w:hAnsi="Symbol"/>
      </w:rPr>
    </w:lvl>
    <w:lvl w:ilvl="1" w:tplc="CC9AA844">
      <w:start w:val="1"/>
      <w:numFmt w:val="bullet"/>
      <w:lvlText w:val="o"/>
      <w:lvlJc w:val="left"/>
      <w:pPr>
        <w:ind w:left="1800" w:hanging="360"/>
      </w:pPr>
      <w:rPr>
        <w:rFonts w:hint="default" w:ascii="Courier New" w:hAnsi="Courier New"/>
      </w:rPr>
    </w:lvl>
    <w:lvl w:ilvl="2" w:tplc="BDDE90E8">
      <w:start w:val="1"/>
      <w:numFmt w:val="bullet"/>
      <w:lvlText w:val=""/>
      <w:lvlJc w:val="left"/>
      <w:pPr>
        <w:ind w:left="2520" w:hanging="360"/>
      </w:pPr>
      <w:rPr>
        <w:rFonts w:hint="default" w:ascii="Wingdings" w:hAnsi="Wingdings"/>
      </w:rPr>
    </w:lvl>
    <w:lvl w:ilvl="3" w:tplc="B0C4FE5C">
      <w:start w:val="1"/>
      <w:numFmt w:val="bullet"/>
      <w:lvlText w:val=""/>
      <w:lvlJc w:val="left"/>
      <w:pPr>
        <w:ind w:left="3240" w:hanging="360"/>
      </w:pPr>
      <w:rPr>
        <w:rFonts w:hint="default" w:ascii="Symbol" w:hAnsi="Symbol"/>
      </w:rPr>
    </w:lvl>
    <w:lvl w:ilvl="4" w:tplc="C98C8068">
      <w:start w:val="1"/>
      <w:numFmt w:val="bullet"/>
      <w:lvlText w:val="o"/>
      <w:lvlJc w:val="left"/>
      <w:pPr>
        <w:ind w:left="3960" w:hanging="360"/>
      </w:pPr>
      <w:rPr>
        <w:rFonts w:hint="default" w:ascii="Courier New" w:hAnsi="Courier New"/>
      </w:rPr>
    </w:lvl>
    <w:lvl w:ilvl="5" w:tplc="9FC6EF28">
      <w:start w:val="1"/>
      <w:numFmt w:val="bullet"/>
      <w:lvlText w:val=""/>
      <w:lvlJc w:val="left"/>
      <w:pPr>
        <w:ind w:left="4680" w:hanging="360"/>
      </w:pPr>
      <w:rPr>
        <w:rFonts w:hint="default" w:ascii="Wingdings" w:hAnsi="Wingdings"/>
      </w:rPr>
    </w:lvl>
    <w:lvl w:ilvl="6" w:tplc="5AB06E76">
      <w:start w:val="1"/>
      <w:numFmt w:val="bullet"/>
      <w:lvlText w:val=""/>
      <w:lvlJc w:val="left"/>
      <w:pPr>
        <w:ind w:left="5400" w:hanging="360"/>
      </w:pPr>
      <w:rPr>
        <w:rFonts w:hint="default" w:ascii="Symbol" w:hAnsi="Symbol"/>
      </w:rPr>
    </w:lvl>
    <w:lvl w:ilvl="7" w:tplc="401246D4">
      <w:start w:val="1"/>
      <w:numFmt w:val="bullet"/>
      <w:lvlText w:val="o"/>
      <w:lvlJc w:val="left"/>
      <w:pPr>
        <w:ind w:left="6120" w:hanging="360"/>
      </w:pPr>
      <w:rPr>
        <w:rFonts w:hint="default" w:ascii="Courier New" w:hAnsi="Courier New"/>
      </w:rPr>
    </w:lvl>
    <w:lvl w:ilvl="8" w:tplc="B240C1E6">
      <w:start w:val="1"/>
      <w:numFmt w:val="bullet"/>
      <w:lvlText w:val=""/>
      <w:lvlJc w:val="left"/>
      <w:pPr>
        <w:ind w:left="6840" w:hanging="360"/>
      </w:pPr>
      <w:rPr>
        <w:rFonts w:hint="default" w:ascii="Wingdings" w:hAnsi="Wingdings"/>
      </w:rPr>
    </w:lvl>
  </w:abstractNum>
  <w:abstractNum w:abstractNumId="64" w15:restartNumberingAfterBreak="0">
    <w:nsid w:val="5F00C939"/>
    <w:multiLevelType w:val="hybridMultilevel"/>
    <w:tmpl w:val="D1682DA2"/>
    <w:lvl w:ilvl="0" w:tplc="E5A46CAA">
      <w:start w:val="1"/>
      <w:numFmt w:val="bullet"/>
      <w:lvlText w:val=""/>
      <w:lvlJc w:val="left"/>
      <w:pPr>
        <w:ind w:left="720" w:hanging="360"/>
      </w:pPr>
      <w:rPr>
        <w:rFonts w:hint="default" w:ascii="Symbol" w:hAnsi="Symbol"/>
      </w:rPr>
    </w:lvl>
    <w:lvl w:ilvl="1" w:tplc="5558A48C">
      <w:start w:val="1"/>
      <w:numFmt w:val="bullet"/>
      <w:lvlText w:val="o"/>
      <w:lvlJc w:val="left"/>
      <w:pPr>
        <w:ind w:left="1440" w:hanging="360"/>
      </w:pPr>
      <w:rPr>
        <w:rFonts w:hint="default" w:ascii="Courier New" w:hAnsi="Courier New"/>
      </w:rPr>
    </w:lvl>
    <w:lvl w:ilvl="2" w:tplc="07CC9C1C">
      <w:start w:val="1"/>
      <w:numFmt w:val="bullet"/>
      <w:lvlText w:val=""/>
      <w:lvlJc w:val="left"/>
      <w:pPr>
        <w:ind w:left="2160" w:hanging="360"/>
      </w:pPr>
      <w:rPr>
        <w:rFonts w:hint="default" w:ascii="Wingdings" w:hAnsi="Wingdings"/>
      </w:rPr>
    </w:lvl>
    <w:lvl w:ilvl="3" w:tplc="8DB6EE44">
      <w:start w:val="1"/>
      <w:numFmt w:val="bullet"/>
      <w:lvlText w:val=""/>
      <w:lvlJc w:val="left"/>
      <w:pPr>
        <w:ind w:left="2880" w:hanging="360"/>
      </w:pPr>
      <w:rPr>
        <w:rFonts w:hint="default" w:ascii="Symbol" w:hAnsi="Symbol"/>
      </w:rPr>
    </w:lvl>
    <w:lvl w:ilvl="4" w:tplc="5FDAC9B6">
      <w:start w:val="1"/>
      <w:numFmt w:val="bullet"/>
      <w:lvlText w:val="o"/>
      <w:lvlJc w:val="left"/>
      <w:pPr>
        <w:ind w:left="3600" w:hanging="360"/>
      </w:pPr>
      <w:rPr>
        <w:rFonts w:hint="default" w:ascii="Courier New" w:hAnsi="Courier New"/>
      </w:rPr>
    </w:lvl>
    <w:lvl w:ilvl="5" w:tplc="F33CE682">
      <w:start w:val="1"/>
      <w:numFmt w:val="bullet"/>
      <w:lvlText w:val=""/>
      <w:lvlJc w:val="left"/>
      <w:pPr>
        <w:ind w:left="4320" w:hanging="360"/>
      </w:pPr>
      <w:rPr>
        <w:rFonts w:hint="default" w:ascii="Wingdings" w:hAnsi="Wingdings"/>
      </w:rPr>
    </w:lvl>
    <w:lvl w:ilvl="6" w:tplc="96E42E3E">
      <w:start w:val="1"/>
      <w:numFmt w:val="bullet"/>
      <w:lvlText w:val=""/>
      <w:lvlJc w:val="left"/>
      <w:pPr>
        <w:ind w:left="5040" w:hanging="360"/>
      </w:pPr>
      <w:rPr>
        <w:rFonts w:hint="default" w:ascii="Symbol" w:hAnsi="Symbol"/>
      </w:rPr>
    </w:lvl>
    <w:lvl w:ilvl="7" w:tplc="6674CB40">
      <w:start w:val="1"/>
      <w:numFmt w:val="bullet"/>
      <w:lvlText w:val="o"/>
      <w:lvlJc w:val="left"/>
      <w:pPr>
        <w:ind w:left="5760" w:hanging="360"/>
      </w:pPr>
      <w:rPr>
        <w:rFonts w:hint="default" w:ascii="Courier New" w:hAnsi="Courier New"/>
      </w:rPr>
    </w:lvl>
    <w:lvl w:ilvl="8" w:tplc="E1A6524E">
      <w:start w:val="1"/>
      <w:numFmt w:val="bullet"/>
      <w:lvlText w:val=""/>
      <w:lvlJc w:val="left"/>
      <w:pPr>
        <w:ind w:left="6480" w:hanging="360"/>
      </w:pPr>
      <w:rPr>
        <w:rFonts w:hint="default" w:ascii="Wingdings" w:hAnsi="Wingdings"/>
      </w:rPr>
    </w:lvl>
  </w:abstractNum>
  <w:abstractNum w:abstractNumId="65" w15:restartNumberingAfterBreak="0">
    <w:nsid w:val="64D80849"/>
    <w:multiLevelType w:val="hybridMultilevel"/>
    <w:tmpl w:val="340E73A6"/>
    <w:lvl w:ilvl="0" w:tplc="07442082">
      <w:start w:val="1"/>
      <w:numFmt w:val="bullet"/>
      <w:lvlText w:val=""/>
      <w:lvlJc w:val="left"/>
      <w:pPr>
        <w:ind w:left="720" w:hanging="360"/>
      </w:pPr>
      <w:rPr>
        <w:rFonts w:hint="default" w:ascii="Symbol" w:hAnsi="Symbol"/>
      </w:rPr>
    </w:lvl>
    <w:lvl w:ilvl="1" w:tplc="989E5F54">
      <w:start w:val="1"/>
      <w:numFmt w:val="bullet"/>
      <w:lvlText w:val="o"/>
      <w:lvlJc w:val="left"/>
      <w:pPr>
        <w:ind w:left="1440" w:hanging="360"/>
      </w:pPr>
      <w:rPr>
        <w:rFonts w:hint="default" w:ascii="Courier New" w:hAnsi="Courier New"/>
      </w:rPr>
    </w:lvl>
    <w:lvl w:ilvl="2" w:tplc="6CC05D86">
      <w:start w:val="1"/>
      <w:numFmt w:val="bullet"/>
      <w:lvlText w:val=""/>
      <w:lvlJc w:val="left"/>
      <w:pPr>
        <w:ind w:left="2160" w:hanging="360"/>
      </w:pPr>
      <w:rPr>
        <w:rFonts w:hint="default" w:ascii="Wingdings" w:hAnsi="Wingdings"/>
      </w:rPr>
    </w:lvl>
    <w:lvl w:ilvl="3" w:tplc="75E2E456">
      <w:start w:val="1"/>
      <w:numFmt w:val="bullet"/>
      <w:lvlText w:val=""/>
      <w:lvlJc w:val="left"/>
      <w:pPr>
        <w:ind w:left="2880" w:hanging="360"/>
      </w:pPr>
      <w:rPr>
        <w:rFonts w:hint="default" w:ascii="Symbol" w:hAnsi="Symbol"/>
      </w:rPr>
    </w:lvl>
    <w:lvl w:ilvl="4" w:tplc="3ACAAB54">
      <w:start w:val="1"/>
      <w:numFmt w:val="bullet"/>
      <w:lvlText w:val="o"/>
      <w:lvlJc w:val="left"/>
      <w:pPr>
        <w:ind w:left="3600" w:hanging="360"/>
      </w:pPr>
      <w:rPr>
        <w:rFonts w:hint="default" w:ascii="Courier New" w:hAnsi="Courier New"/>
      </w:rPr>
    </w:lvl>
    <w:lvl w:ilvl="5" w:tplc="57083570">
      <w:start w:val="1"/>
      <w:numFmt w:val="bullet"/>
      <w:lvlText w:val=""/>
      <w:lvlJc w:val="left"/>
      <w:pPr>
        <w:ind w:left="4320" w:hanging="360"/>
      </w:pPr>
      <w:rPr>
        <w:rFonts w:hint="default" w:ascii="Wingdings" w:hAnsi="Wingdings"/>
      </w:rPr>
    </w:lvl>
    <w:lvl w:ilvl="6" w:tplc="9942E6E8">
      <w:start w:val="1"/>
      <w:numFmt w:val="bullet"/>
      <w:lvlText w:val=""/>
      <w:lvlJc w:val="left"/>
      <w:pPr>
        <w:ind w:left="5040" w:hanging="360"/>
      </w:pPr>
      <w:rPr>
        <w:rFonts w:hint="default" w:ascii="Symbol" w:hAnsi="Symbol"/>
      </w:rPr>
    </w:lvl>
    <w:lvl w:ilvl="7" w:tplc="F2845C1A">
      <w:start w:val="1"/>
      <w:numFmt w:val="bullet"/>
      <w:lvlText w:val="o"/>
      <w:lvlJc w:val="left"/>
      <w:pPr>
        <w:ind w:left="5760" w:hanging="360"/>
      </w:pPr>
      <w:rPr>
        <w:rFonts w:hint="default" w:ascii="Courier New" w:hAnsi="Courier New"/>
      </w:rPr>
    </w:lvl>
    <w:lvl w:ilvl="8" w:tplc="E5F80876">
      <w:start w:val="1"/>
      <w:numFmt w:val="bullet"/>
      <w:lvlText w:val=""/>
      <w:lvlJc w:val="left"/>
      <w:pPr>
        <w:ind w:left="6480" w:hanging="360"/>
      </w:pPr>
      <w:rPr>
        <w:rFonts w:hint="default" w:ascii="Wingdings" w:hAnsi="Wingdings"/>
      </w:rPr>
    </w:lvl>
  </w:abstractNum>
  <w:abstractNum w:abstractNumId="66" w15:restartNumberingAfterBreak="0">
    <w:nsid w:val="65C6DD02"/>
    <w:multiLevelType w:val="hybridMultilevel"/>
    <w:tmpl w:val="B64E757C"/>
    <w:lvl w:ilvl="0" w:tplc="ACACE512">
      <w:start w:val="1"/>
      <w:numFmt w:val="bullet"/>
      <w:lvlText w:val=""/>
      <w:lvlJc w:val="left"/>
      <w:pPr>
        <w:ind w:left="720" w:hanging="360"/>
      </w:pPr>
      <w:rPr>
        <w:rFonts w:hint="default" w:ascii="Symbol" w:hAnsi="Symbol"/>
      </w:rPr>
    </w:lvl>
    <w:lvl w:ilvl="1" w:tplc="9FE820D8">
      <w:start w:val="1"/>
      <w:numFmt w:val="bullet"/>
      <w:lvlText w:val="o"/>
      <w:lvlJc w:val="left"/>
      <w:pPr>
        <w:ind w:left="1440" w:hanging="360"/>
      </w:pPr>
      <w:rPr>
        <w:rFonts w:hint="default" w:ascii="Courier New" w:hAnsi="Courier New"/>
      </w:rPr>
    </w:lvl>
    <w:lvl w:ilvl="2" w:tplc="54CED1CE">
      <w:start w:val="1"/>
      <w:numFmt w:val="bullet"/>
      <w:lvlText w:val=""/>
      <w:lvlJc w:val="left"/>
      <w:pPr>
        <w:ind w:left="2160" w:hanging="360"/>
      </w:pPr>
      <w:rPr>
        <w:rFonts w:hint="default" w:ascii="Wingdings" w:hAnsi="Wingdings"/>
      </w:rPr>
    </w:lvl>
    <w:lvl w:ilvl="3" w:tplc="4ECC4D4E">
      <w:start w:val="1"/>
      <w:numFmt w:val="bullet"/>
      <w:lvlText w:val=""/>
      <w:lvlJc w:val="left"/>
      <w:pPr>
        <w:ind w:left="2880" w:hanging="360"/>
      </w:pPr>
      <w:rPr>
        <w:rFonts w:hint="default" w:ascii="Symbol" w:hAnsi="Symbol"/>
      </w:rPr>
    </w:lvl>
    <w:lvl w:ilvl="4" w:tplc="32CAC716">
      <w:start w:val="1"/>
      <w:numFmt w:val="bullet"/>
      <w:lvlText w:val="o"/>
      <w:lvlJc w:val="left"/>
      <w:pPr>
        <w:ind w:left="3600" w:hanging="360"/>
      </w:pPr>
      <w:rPr>
        <w:rFonts w:hint="default" w:ascii="Courier New" w:hAnsi="Courier New"/>
      </w:rPr>
    </w:lvl>
    <w:lvl w:ilvl="5" w:tplc="0D607180">
      <w:start w:val="1"/>
      <w:numFmt w:val="bullet"/>
      <w:lvlText w:val=""/>
      <w:lvlJc w:val="left"/>
      <w:pPr>
        <w:ind w:left="4320" w:hanging="360"/>
      </w:pPr>
      <w:rPr>
        <w:rFonts w:hint="default" w:ascii="Wingdings" w:hAnsi="Wingdings"/>
      </w:rPr>
    </w:lvl>
    <w:lvl w:ilvl="6" w:tplc="AE243980">
      <w:start w:val="1"/>
      <w:numFmt w:val="bullet"/>
      <w:lvlText w:val=""/>
      <w:lvlJc w:val="left"/>
      <w:pPr>
        <w:ind w:left="5040" w:hanging="360"/>
      </w:pPr>
      <w:rPr>
        <w:rFonts w:hint="default" w:ascii="Symbol" w:hAnsi="Symbol"/>
      </w:rPr>
    </w:lvl>
    <w:lvl w:ilvl="7" w:tplc="4BBA7C8C">
      <w:start w:val="1"/>
      <w:numFmt w:val="bullet"/>
      <w:lvlText w:val="o"/>
      <w:lvlJc w:val="left"/>
      <w:pPr>
        <w:ind w:left="5760" w:hanging="360"/>
      </w:pPr>
      <w:rPr>
        <w:rFonts w:hint="default" w:ascii="Courier New" w:hAnsi="Courier New"/>
      </w:rPr>
    </w:lvl>
    <w:lvl w:ilvl="8" w:tplc="6B5C3210">
      <w:start w:val="1"/>
      <w:numFmt w:val="bullet"/>
      <w:lvlText w:val=""/>
      <w:lvlJc w:val="left"/>
      <w:pPr>
        <w:ind w:left="6480" w:hanging="360"/>
      </w:pPr>
      <w:rPr>
        <w:rFonts w:hint="default" w:ascii="Wingdings" w:hAnsi="Wingdings"/>
      </w:rPr>
    </w:lvl>
  </w:abstractNum>
  <w:abstractNum w:abstractNumId="67" w15:restartNumberingAfterBreak="0">
    <w:nsid w:val="66B819D8"/>
    <w:multiLevelType w:val="hybridMultilevel"/>
    <w:tmpl w:val="8CB8D14E"/>
    <w:lvl w:ilvl="0" w:tplc="5BE02A44">
      <w:start w:val="1"/>
      <w:numFmt w:val="bullet"/>
      <w:lvlText w:val=""/>
      <w:lvlJc w:val="left"/>
      <w:pPr>
        <w:ind w:left="720" w:hanging="360"/>
      </w:pPr>
      <w:rPr>
        <w:rFonts w:hint="default" w:ascii="Symbol" w:hAnsi="Symbol"/>
      </w:rPr>
    </w:lvl>
    <w:lvl w:ilvl="1" w:tplc="C1684984">
      <w:start w:val="1"/>
      <w:numFmt w:val="bullet"/>
      <w:lvlText w:val="o"/>
      <w:lvlJc w:val="left"/>
      <w:pPr>
        <w:ind w:left="1440" w:hanging="360"/>
      </w:pPr>
      <w:rPr>
        <w:rFonts w:hint="default" w:ascii="Courier New" w:hAnsi="Courier New"/>
      </w:rPr>
    </w:lvl>
    <w:lvl w:ilvl="2" w:tplc="A21A5B72">
      <w:start w:val="1"/>
      <w:numFmt w:val="bullet"/>
      <w:lvlText w:val=""/>
      <w:lvlJc w:val="left"/>
      <w:pPr>
        <w:ind w:left="2160" w:hanging="360"/>
      </w:pPr>
      <w:rPr>
        <w:rFonts w:hint="default" w:ascii="Wingdings" w:hAnsi="Wingdings"/>
      </w:rPr>
    </w:lvl>
    <w:lvl w:ilvl="3" w:tplc="AE2449FC">
      <w:start w:val="1"/>
      <w:numFmt w:val="bullet"/>
      <w:lvlText w:val=""/>
      <w:lvlJc w:val="left"/>
      <w:pPr>
        <w:ind w:left="2880" w:hanging="360"/>
      </w:pPr>
      <w:rPr>
        <w:rFonts w:hint="default" w:ascii="Symbol" w:hAnsi="Symbol"/>
      </w:rPr>
    </w:lvl>
    <w:lvl w:ilvl="4" w:tplc="A26CB1D4">
      <w:start w:val="1"/>
      <w:numFmt w:val="bullet"/>
      <w:lvlText w:val="o"/>
      <w:lvlJc w:val="left"/>
      <w:pPr>
        <w:ind w:left="3600" w:hanging="360"/>
      </w:pPr>
      <w:rPr>
        <w:rFonts w:hint="default" w:ascii="Courier New" w:hAnsi="Courier New"/>
      </w:rPr>
    </w:lvl>
    <w:lvl w:ilvl="5" w:tplc="9AF2A87A">
      <w:start w:val="1"/>
      <w:numFmt w:val="bullet"/>
      <w:lvlText w:val=""/>
      <w:lvlJc w:val="left"/>
      <w:pPr>
        <w:ind w:left="4320" w:hanging="360"/>
      </w:pPr>
      <w:rPr>
        <w:rFonts w:hint="default" w:ascii="Wingdings" w:hAnsi="Wingdings"/>
      </w:rPr>
    </w:lvl>
    <w:lvl w:ilvl="6" w:tplc="EFEE012C">
      <w:start w:val="1"/>
      <w:numFmt w:val="bullet"/>
      <w:lvlText w:val=""/>
      <w:lvlJc w:val="left"/>
      <w:pPr>
        <w:ind w:left="5040" w:hanging="360"/>
      </w:pPr>
      <w:rPr>
        <w:rFonts w:hint="default" w:ascii="Symbol" w:hAnsi="Symbol"/>
      </w:rPr>
    </w:lvl>
    <w:lvl w:ilvl="7" w:tplc="38880478">
      <w:start w:val="1"/>
      <w:numFmt w:val="bullet"/>
      <w:lvlText w:val="o"/>
      <w:lvlJc w:val="left"/>
      <w:pPr>
        <w:ind w:left="5760" w:hanging="360"/>
      </w:pPr>
      <w:rPr>
        <w:rFonts w:hint="default" w:ascii="Courier New" w:hAnsi="Courier New"/>
      </w:rPr>
    </w:lvl>
    <w:lvl w:ilvl="8" w:tplc="B54A87B0">
      <w:start w:val="1"/>
      <w:numFmt w:val="bullet"/>
      <w:lvlText w:val=""/>
      <w:lvlJc w:val="left"/>
      <w:pPr>
        <w:ind w:left="6480" w:hanging="360"/>
      </w:pPr>
      <w:rPr>
        <w:rFonts w:hint="default" w:ascii="Wingdings" w:hAnsi="Wingdings"/>
      </w:rPr>
    </w:lvl>
  </w:abstractNum>
  <w:abstractNum w:abstractNumId="68" w15:restartNumberingAfterBreak="0">
    <w:nsid w:val="68CFCE7A"/>
    <w:multiLevelType w:val="hybridMultilevel"/>
    <w:tmpl w:val="B9E2B5DA"/>
    <w:lvl w:ilvl="0" w:tplc="F3F47F96">
      <w:start w:val="1"/>
      <w:numFmt w:val="bullet"/>
      <w:lvlText w:val=""/>
      <w:lvlJc w:val="left"/>
      <w:pPr>
        <w:ind w:left="720" w:hanging="360"/>
      </w:pPr>
      <w:rPr>
        <w:rFonts w:hint="default" w:ascii="Symbol" w:hAnsi="Symbol"/>
      </w:rPr>
    </w:lvl>
    <w:lvl w:ilvl="1" w:tplc="2F90EDEA">
      <w:start w:val="1"/>
      <w:numFmt w:val="bullet"/>
      <w:lvlText w:val="o"/>
      <w:lvlJc w:val="left"/>
      <w:pPr>
        <w:ind w:left="1440" w:hanging="360"/>
      </w:pPr>
      <w:rPr>
        <w:rFonts w:hint="default" w:ascii="Courier New" w:hAnsi="Courier New"/>
      </w:rPr>
    </w:lvl>
    <w:lvl w:ilvl="2" w:tplc="EC16C72A">
      <w:start w:val="1"/>
      <w:numFmt w:val="bullet"/>
      <w:lvlText w:val=""/>
      <w:lvlJc w:val="left"/>
      <w:pPr>
        <w:ind w:left="2160" w:hanging="360"/>
      </w:pPr>
      <w:rPr>
        <w:rFonts w:hint="default" w:ascii="Wingdings" w:hAnsi="Wingdings"/>
      </w:rPr>
    </w:lvl>
    <w:lvl w:ilvl="3" w:tplc="48C29528">
      <w:start w:val="1"/>
      <w:numFmt w:val="bullet"/>
      <w:lvlText w:val=""/>
      <w:lvlJc w:val="left"/>
      <w:pPr>
        <w:ind w:left="2880" w:hanging="360"/>
      </w:pPr>
      <w:rPr>
        <w:rFonts w:hint="default" w:ascii="Symbol" w:hAnsi="Symbol"/>
      </w:rPr>
    </w:lvl>
    <w:lvl w:ilvl="4" w:tplc="C9F8C5E8">
      <w:start w:val="1"/>
      <w:numFmt w:val="bullet"/>
      <w:lvlText w:val="o"/>
      <w:lvlJc w:val="left"/>
      <w:pPr>
        <w:ind w:left="3600" w:hanging="360"/>
      </w:pPr>
      <w:rPr>
        <w:rFonts w:hint="default" w:ascii="Courier New" w:hAnsi="Courier New"/>
      </w:rPr>
    </w:lvl>
    <w:lvl w:ilvl="5" w:tplc="E2E894B8">
      <w:start w:val="1"/>
      <w:numFmt w:val="bullet"/>
      <w:lvlText w:val=""/>
      <w:lvlJc w:val="left"/>
      <w:pPr>
        <w:ind w:left="4320" w:hanging="360"/>
      </w:pPr>
      <w:rPr>
        <w:rFonts w:hint="default" w:ascii="Wingdings" w:hAnsi="Wingdings"/>
      </w:rPr>
    </w:lvl>
    <w:lvl w:ilvl="6" w:tplc="BED46FA2">
      <w:start w:val="1"/>
      <w:numFmt w:val="bullet"/>
      <w:lvlText w:val=""/>
      <w:lvlJc w:val="left"/>
      <w:pPr>
        <w:ind w:left="5040" w:hanging="360"/>
      </w:pPr>
      <w:rPr>
        <w:rFonts w:hint="default" w:ascii="Symbol" w:hAnsi="Symbol"/>
      </w:rPr>
    </w:lvl>
    <w:lvl w:ilvl="7" w:tplc="01903626">
      <w:start w:val="1"/>
      <w:numFmt w:val="bullet"/>
      <w:lvlText w:val="o"/>
      <w:lvlJc w:val="left"/>
      <w:pPr>
        <w:ind w:left="5760" w:hanging="360"/>
      </w:pPr>
      <w:rPr>
        <w:rFonts w:hint="default" w:ascii="Courier New" w:hAnsi="Courier New"/>
      </w:rPr>
    </w:lvl>
    <w:lvl w:ilvl="8" w:tplc="CFA20482">
      <w:start w:val="1"/>
      <w:numFmt w:val="bullet"/>
      <w:lvlText w:val=""/>
      <w:lvlJc w:val="left"/>
      <w:pPr>
        <w:ind w:left="6480" w:hanging="360"/>
      </w:pPr>
      <w:rPr>
        <w:rFonts w:hint="default" w:ascii="Wingdings" w:hAnsi="Wingdings"/>
      </w:rPr>
    </w:lvl>
  </w:abstractNum>
  <w:abstractNum w:abstractNumId="69" w15:restartNumberingAfterBreak="0">
    <w:nsid w:val="69F88B47"/>
    <w:multiLevelType w:val="hybridMultilevel"/>
    <w:tmpl w:val="CAB4DC38"/>
    <w:lvl w:ilvl="0" w:tplc="DCF8B74E">
      <w:start w:val="1"/>
      <w:numFmt w:val="bullet"/>
      <w:lvlText w:val=""/>
      <w:lvlJc w:val="left"/>
      <w:pPr>
        <w:ind w:left="720" w:hanging="360"/>
      </w:pPr>
      <w:rPr>
        <w:rFonts w:hint="default" w:ascii="Symbol" w:hAnsi="Symbol"/>
      </w:rPr>
    </w:lvl>
    <w:lvl w:ilvl="1" w:tplc="9F3A1000">
      <w:start w:val="1"/>
      <w:numFmt w:val="bullet"/>
      <w:lvlText w:val="o"/>
      <w:lvlJc w:val="left"/>
      <w:pPr>
        <w:ind w:left="1440" w:hanging="360"/>
      </w:pPr>
      <w:rPr>
        <w:rFonts w:hint="default" w:ascii="Courier New" w:hAnsi="Courier New"/>
      </w:rPr>
    </w:lvl>
    <w:lvl w:ilvl="2" w:tplc="26B8DA88">
      <w:start w:val="1"/>
      <w:numFmt w:val="bullet"/>
      <w:lvlText w:val=""/>
      <w:lvlJc w:val="left"/>
      <w:pPr>
        <w:ind w:left="2160" w:hanging="360"/>
      </w:pPr>
      <w:rPr>
        <w:rFonts w:hint="default" w:ascii="Wingdings" w:hAnsi="Wingdings"/>
      </w:rPr>
    </w:lvl>
    <w:lvl w:ilvl="3" w:tplc="5482972C">
      <w:start w:val="1"/>
      <w:numFmt w:val="bullet"/>
      <w:lvlText w:val=""/>
      <w:lvlJc w:val="left"/>
      <w:pPr>
        <w:ind w:left="2880" w:hanging="360"/>
      </w:pPr>
      <w:rPr>
        <w:rFonts w:hint="default" w:ascii="Symbol" w:hAnsi="Symbol"/>
      </w:rPr>
    </w:lvl>
    <w:lvl w:ilvl="4" w:tplc="F60E217C">
      <w:start w:val="1"/>
      <w:numFmt w:val="bullet"/>
      <w:lvlText w:val="o"/>
      <w:lvlJc w:val="left"/>
      <w:pPr>
        <w:ind w:left="3600" w:hanging="360"/>
      </w:pPr>
      <w:rPr>
        <w:rFonts w:hint="default" w:ascii="Courier New" w:hAnsi="Courier New"/>
      </w:rPr>
    </w:lvl>
    <w:lvl w:ilvl="5" w:tplc="1DC099A8">
      <w:start w:val="1"/>
      <w:numFmt w:val="bullet"/>
      <w:lvlText w:val=""/>
      <w:lvlJc w:val="left"/>
      <w:pPr>
        <w:ind w:left="4320" w:hanging="360"/>
      </w:pPr>
      <w:rPr>
        <w:rFonts w:hint="default" w:ascii="Wingdings" w:hAnsi="Wingdings"/>
      </w:rPr>
    </w:lvl>
    <w:lvl w:ilvl="6" w:tplc="2B142254">
      <w:start w:val="1"/>
      <w:numFmt w:val="bullet"/>
      <w:lvlText w:val=""/>
      <w:lvlJc w:val="left"/>
      <w:pPr>
        <w:ind w:left="5040" w:hanging="360"/>
      </w:pPr>
      <w:rPr>
        <w:rFonts w:hint="default" w:ascii="Symbol" w:hAnsi="Symbol"/>
      </w:rPr>
    </w:lvl>
    <w:lvl w:ilvl="7" w:tplc="57FE0196">
      <w:start w:val="1"/>
      <w:numFmt w:val="bullet"/>
      <w:lvlText w:val="o"/>
      <w:lvlJc w:val="left"/>
      <w:pPr>
        <w:ind w:left="5760" w:hanging="360"/>
      </w:pPr>
      <w:rPr>
        <w:rFonts w:hint="default" w:ascii="Courier New" w:hAnsi="Courier New"/>
      </w:rPr>
    </w:lvl>
    <w:lvl w:ilvl="8" w:tplc="2846909A">
      <w:start w:val="1"/>
      <w:numFmt w:val="bullet"/>
      <w:lvlText w:val=""/>
      <w:lvlJc w:val="left"/>
      <w:pPr>
        <w:ind w:left="6480" w:hanging="360"/>
      </w:pPr>
      <w:rPr>
        <w:rFonts w:hint="default" w:ascii="Wingdings" w:hAnsi="Wingdings"/>
      </w:rPr>
    </w:lvl>
  </w:abstractNum>
  <w:abstractNum w:abstractNumId="70" w15:restartNumberingAfterBreak="0">
    <w:nsid w:val="6A499D0A"/>
    <w:multiLevelType w:val="hybridMultilevel"/>
    <w:tmpl w:val="D17C2800"/>
    <w:lvl w:ilvl="0" w:tplc="EF426E1E">
      <w:start w:val="1"/>
      <w:numFmt w:val="bullet"/>
      <w:lvlText w:val=""/>
      <w:lvlJc w:val="left"/>
      <w:pPr>
        <w:ind w:left="1080" w:hanging="360"/>
      </w:pPr>
      <w:rPr>
        <w:rFonts w:hint="default" w:ascii="Symbol" w:hAnsi="Symbol"/>
      </w:rPr>
    </w:lvl>
    <w:lvl w:ilvl="1" w:tplc="DAC08F9C">
      <w:start w:val="1"/>
      <w:numFmt w:val="bullet"/>
      <w:lvlText w:val="o"/>
      <w:lvlJc w:val="left"/>
      <w:pPr>
        <w:ind w:left="1800" w:hanging="360"/>
      </w:pPr>
      <w:rPr>
        <w:rFonts w:hint="default" w:ascii="Courier New" w:hAnsi="Courier New"/>
      </w:rPr>
    </w:lvl>
    <w:lvl w:ilvl="2" w:tplc="BA20F540">
      <w:start w:val="1"/>
      <w:numFmt w:val="bullet"/>
      <w:lvlText w:val=""/>
      <w:lvlJc w:val="left"/>
      <w:pPr>
        <w:ind w:left="2520" w:hanging="360"/>
      </w:pPr>
      <w:rPr>
        <w:rFonts w:hint="default" w:ascii="Wingdings" w:hAnsi="Wingdings"/>
      </w:rPr>
    </w:lvl>
    <w:lvl w:ilvl="3" w:tplc="2D044F96">
      <w:start w:val="1"/>
      <w:numFmt w:val="bullet"/>
      <w:lvlText w:val=""/>
      <w:lvlJc w:val="left"/>
      <w:pPr>
        <w:ind w:left="3240" w:hanging="360"/>
      </w:pPr>
      <w:rPr>
        <w:rFonts w:hint="default" w:ascii="Symbol" w:hAnsi="Symbol"/>
      </w:rPr>
    </w:lvl>
    <w:lvl w:ilvl="4" w:tplc="919C7DB2">
      <w:start w:val="1"/>
      <w:numFmt w:val="bullet"/>
      <w:lvlText w:val="o"/>
      <w:lvlJc w:val="left"/>
      <w:pPr>
        <w:ind w:left="3960" w:hanging="360"/>
      </w:pPr>
      <w:rPr>
        <w:rFonts w:hint="default" w:ascii="Courier New" w:hAnsi="Courier New"/>
      </w:rPr>
    </w:lvl>
    <w:lvl w:ilvl="5" w:tplc="9E082D98">
      <w:start w:val="1"/>
      <w:numFmt w:val="bullet"/>
      <w:lvlText w:val=""/>
      <w:lvlJc w:val="left"/>
      <w:pPr>
        <w:ind w:left="4680" w:hanging="360"/>
      </w:pPr>
      <w:rPr>
        <w:rFonts w:hint="default" w:ascii="Wingdings" w:hAnsi="Wingdings"/>
      </w:rPr>
    </w:lvl>
    <w:lvl w:ilvl="6" w:tplc="736C7F68">
      <w:start w:val="1"/>
      <w:numFmt w:val="bullet"/>
      <w:lvlText w:val=""/>
      <w:lvlJc w:val="left"/>
      <w:pPr>
        <w:ind w:left="5400" w:hanging="360"/>
      </w:pPr>
      <w:rPr>
        <w:rFonts w:hint="default" w:ascii="Symbol" w:hAnsi="Symbol"/>
      </w:rPr>
    </w:lvl>
    <w:lvl w:ilvl="7" w:tplc="2B3A9922">
      <w:start w:val="1"/>
      <w:numFmt w:val="bullet"/>
      <w:lvlText w:val="o"/>
      <w:lvlJc w:val="left"/>
      <w:pPr>
        <w:ind w:left="6120" w:hanging="360"/>
      </w:pPr>
      <w:rPr>
        <w:rFonts w:hint="default" w:ascii="Courier New" w:hAnsi="Courier New"/>
      </w:rPr>
    </w:lvl>
    <w:lvl w:ilvl="8" w:tplc="1AF46896">
      <w:start w:val="1"/>
      <w:numFmt w:val="bullet"/>
      <w:lvlText w:val=""/>
      <w:lvlJc w:val="left"/>
      <w:pPr>
        <w:ind w:left="6840" w:hanging="360"/>
      </w:pPr>
      <w:rPr>
        <w:rFonts w:hint="default" w:ascii="Wingdings" w:hAnsi="Wingdings"/>
      </w:rPr>
    </w:lvl>
  </w:abstractNum>
  <w:abstractNum w:abstractNumId="71" w15:restartNumberingAfterBreak="0">
    <w:nsid w:val="6B219E67"/>
    <w:multiLevelType w:val="hybridMultilevel"/>
    <w:tmpl w:val="0B806814"/>
    <w:lvl w:ilvl="0" w:tplc="3AF410E8">
      <w:start w:val="1"/>
      <w:numFmt w:val="bullet"/>
      <w:lvlText w:val=""/>
      <w:lvlJc w:val="left"/>
      <w:pPr>
        <w:ind w:left="720" w:hanging="360"/>
      </w:pPr>
      <w:rPr>
        <w:rFonts w:hint="default" w:ascii="Symbol" w:hAnsi="Symbol"/>
      </w:rPr>
    </w:lvl>
    <w:lvl w:ilvl="1" w:tplc="ED2692B0">
      <w:start w:val="1"/>
      <w:numFmt w:val="bullet"/>
      <w:lvlText w:val="o"/>
      <w:lvlJc w:val="left"/>
      <w:pPr>
        <w:ind w:left="1440" w:hanging="360"/>
      </w:pPr>
      <w:rPr>
        <w:rFonts w:hint="default" w:ascii="Courier New" w:hAnsi="Courier New"/>
      </w:rPr>
    </w:lvl>
    <w:lvl w:ilvl="2" w:tplc="155A98F4">
      <w:start w:val="1"/>
      <w:numFmt w:val="bullet"/>
      <w:lvlText w:val=""/>
      <w:lvlJc w:val="left"/>
      <w:pPr>
        <w:ind w:left="2160" w:hanging="360"/>
      </w:pPr>
      <w:rPr>
        <w:rFonts w:hint="default" w:ascii="Wingdings" w:hAnsi="Wingdings"/>
      </w:rPr>
    </w:lvl>
    <w:lvl w:ilvl="3" w:tplc="4C56DA4C">
      <w:start w:val="1"/>
      <w:numFmt w:val="bullet"/>
      <w:lvlText w:val=""/>
      <w:lvlJc w:val="left"/>
      <w:pPr>
        <w:ind w:left="2880" w:hanging="360"/>
      </w:pPr>
      <w:rPr>
        <w:rFonts w:hint="default" w:ascii="Symbol" w:hAnsi="Symbol"/>
      </w:rPr>
    </w:lvl>
    <w:lvl w:ilvl="4" w:tplc="3AA42B0C">
      <w:start w:val="1"/>
      <w:numFmt w:val="bullet"/>
      <w:lvlText w:val="o"/>
      <w:lvlJc w:val="left"/>
      <w:pPr>
        <w:ind w:left="3600" w:hanging="360"/>
      </w:pPr>
      <w:rPr>
        <w:rFonts w:hint="default" w:ascii="Courier New" w:hAnsi="Courier New"/>
      </w:rPr>
    </w:lvl>
    <w:lvl w:ilvl="5" w:tplc="C1B24C94">
      <w:start w:val="1"/>
      <w:numFmt w:val="bullet"/>
      <w:lvlText w:val=""/>
      <w:lvlJc w:val="left"/>
      <w:pPr>
        <w:ind w:left="4320" w:hanging="360"/>
      </w:pPr>
      <w:rPr>
        <w:rFonts w:hint="default" w:ascii="Wingdings" w:hAnsi="Wingdings"/>
      </w:rPr>
    </w:lvl>
    <w:lvl w:ilvl="6" w:tplc="2A4E6F2E">
      <w:start w:val="1"/>
      <w:numFmt w:val="bullet"/>
      <w:lvlText w:val=""/>
      <w:lvlJc w:val="left"/>
      <w:pPr>
        <w:ind w:left="5040" w:hanging="360"/>
      </w:pPr>
      <w:rPr>
        <w:rFonts w:hint="default" w:ascii="Symbol" w:hAnsi="Symbol"/>
      </w:rPr>
    </w:lvl>
    <w:lvl w:ilvl="7" w:tplc="D0C24B9A">
      <w:start w:val="1"/>
      <w:numFmt w:val="bullet"/>
      <w:lvlText w:val="o"/>
      <w:lvlJc w:val="left"/>
      <w:pPr>
        <w:ind w:left="5760" w:hanging="360"/>
      </w:pPr>
      <w:rPr>
        <w:rFonts w:hint="default" w:ascii="Courier New" w:hAnsi="Courier New"/>
      </w:rPr>
    </w:lvl>
    <w:lvl w:ilvl="8" w:tplc="CF9878F4">
      <w:start w:val="1"/>
      <w:numFmt w:val="bullet"/>
      <w:lvlText w:val=""/>
      <w:lvlJc w:val="left"/>
      <w:pPr>
        <w:ind w:left="6480" w:hanging="360"/>
      </w:pPr>
      <w:rPr>
        <w:rFonts w:hint="default" w:ascii="Wingdings" w:hAnsi="Wingdings"/>
      </w:rPr>
    </w:lvl>
  </w:abstractNum>
  <w:abstractNum w:abstractNumId="72" w15:restartNumberingAfterBreak="0">
    <w:nsid w:val="6BC12B0F"/>
    <w:multiLevelType w:val="multilevel"/>
    <w:tmpl w:val="09F2EFB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3" w15:restartNumberingAfterBreak="0">
    <w:nsid w:val="6BFF092B"/>
    <w:multiLevelType w:val="hybridMultilevel"/>
    <w:tmpl w:val="F7DA0100"/>
    <w:lvl w:ilvl="0" w:tplc="A442DFC0">
      <w:start w:val="1"/>
      <w:numFmt w:val="bullet"/>
      <w:lvlText w:val=""/>
      <w:lvlJc w:val="left"/>
      <w:pPr>
        <w:ind w:left="720" w:hanging="360"/>
      </w:pPr>
      <w:rPr>
        <w:rFonts w:hint="default" w:ascii="Symbol" w:hAnsi="Symbol"/>
      </w:rPr>
    </w:lvl>
    <w:lvl w:ilvl="1" w:tplc="5BA68A6E">
      <w:start w:val="1"/>
      <w:numFmt w:val="bullet"/>
      <w:lvlText w:val="o"/>
      <w:lvlJc w:val="left"/>
      <w:pPr>
        <w:ind w:left="1440" w:hanging="360"/>
      </w:pPr>
      <w:rPr>
        <w:rFonts w:hint="default" w:ascii="Courier New" w:hAnsi="Courier New"/>
      </w:rPr>
    </w:lvl>
    <w:lvl w:ilvl="2" w:tplc="01986CF8">
      <w:start w:val="1"/>
      <w:numFmt w:val="bullet"/>
      <w:lvlText w:val=""/>
      <w:lvlJc w:val="left"/>
      <w:pPr>
        <w:ind w:left="2160" w:hanging="360"/>
      </w:pPr>
      <w:rPr>
        <w:rFonts w:hint="default" w:ascii="Wingdings" w:hAnsi="Wingdings"/>
      </w:rPr>
    </w:lvl>
    <w:lvl w:ilvl="3" w:tplc="F998FD3E">
      <w:start w:val="1"/>
      <w:numFmt w:val="bullet"/>
      <w:lvlText w:val=""/>
      <w:lvlJc w:val="left"/>
      <w:pPr>
        <w:ind w:left="2880" w:hanging="360"/>
      </w:pPr>
      <w:rPr>
        <w:rFonts w:hint="default" w:ascii="Symbol" w:hAnsi="Symbol"/>
      </w:rPr>
    </w:lvl>
    <w:lvl w:ilvl="4" w:tplc="C094679C">
      <w:start w:val="1"/>
      <w:numFmt w:val="bullet"/>
      <w:lvlText w:val="o"/>
      <w:lvlJc w:val="left"/>
      <w:pPr>
        <w:ind w:left="3600" w:hanging="360"/>
      </w:pPr>
      <w:rPr>
        <w:rFonts w:hint="default" w:ascii="Courier New" w:hAnsi="Courier New"/>
      </w:rPr>
    </w:lvl>
    <w:lvl w:ilvl="5" w:tplc="3C2E1C04">
      <w:start w:val="1"/>
      <w:numFmt w:val="bullet"/>
      <w:lvlText w:val=""/>
      <w:lvlJc w:val="left"/>
      <w:pPr>
        <w:ind w:left="4320" w:hanging="360"/>
      </w:pPr>
      <w:rPr>
        <w:rFonts w:hint="default" w:ascii="Wingdings" w:hAnsi="Wingdings"/>
      </w:rPr>
    </w:lvl>
    <w:lvl w:ilvl="6" w:tplc="4844E3E2">
      <w:start w:val="1"/>
      <w:numFmt w:val="bullet"/>
      <w:lvlText w:val=""/>
      <w:lvlJc w:val="left"/>
      <w:pPr>
        <w:ind w:left="5040" w:hanging="360"/>
      </w:pPr>
      <w:rPr>
        <w:rFonts w:hint="default" w:ascii="Symbol" w:hAnsi="Symbol"/>
      </w:rPr>
    </w:lvl>
    <w:lvl w:ilvl="7" w:tplc="D9E6092E">
      <w:start w:val="1"/>
      <w:numFmt w:val="bullet"/>
      <w:lvlText w:val="o"/>
      <w:lvlJc w:val="left"/>
      <w:pPr>
        <w:ind w:left="5760" w:hanging="360"/>
      </w:pPr>
      <w:rPr>
        <w:rFonts w:hint="default" w:ascii="Courier New" w:hAnsi="Courier New"/>
      </w:rPr>
    </w:lvl>
    <w:lvl w:ilvl="8" w:tplc="73DE7B2E">
      <w:start w:val="1"/>
      <w:numFmt w:val="bullet"/>
      <w:lvlText w:val=""/>
      <w:lvlJc w:val="left"/>
      <w:pPr>
        <w:ind w:left="6480" w:hanging="360"/>
      </w:pPr>
      <w:rPr>
        <w:rFonts w:hint="default" w:ascii="Wingdings" w:hAnsi="Wingdings"/>
      </w:rPr>
    </w:lvl>
  </w:abstractNum>
  <w:abstractNum w:abstractNumId="74" w15:restartNumberingAfterBreak="0">
    <w:nsid w:val="6F1725C3"/>
    <w:multiLevelType w:val="hybridMultilevel"/>
    <w:tmpl w:val="81D2F964"/>
    <w:lvl w:ilvl="0" w:tplc="25DA8C34">
      <w:start w:val="1"/>
      <w:numFmt w:val="bullet"/>
      <w:lvlText w:val=""/>
      <w:lvlJc w:val="left"/>
      <w:pPr>
        <w:ind w:left="1080" w:hanging="360"/>
      </w:pPr>
      <w:rPr>
        <w:rFonts w:hint="default" w:ascii="Symbol" w:hAnsi="Symbol"/>
      </w:rPr>
    </w:lvl>
    <w:lvl w:ilvl="1" w:tplc="2078F966">
      <w:start w:val="1"/>
      <w:numFmt w:val="bullet"/>
      <w:lvlText w:val="o"/>
      <w:lvlJc w:val="left"/>
      <w:pPr>
        <w:ind w:left="1800" w:hanging="360"/>
      </w:pPr>
      <w:rPr>
        <w:rFonts w:hint="default" w:ascii="Courier New" w:hAnsi="Courier New"/>
      </w:rPr>
    </w:lvl>
    <w:lvl w:ilvl="2" w:tplc="61544E90">
      <w:start w:val="1"/>
      <w:numFmt w:val="bullet"/>
      <w:lvlText w:val=""/>
      <w:lvlJc w:val="left"/>
      <w:pPr>
        <w:ind w:left="2520" w:hanging="360"/>
      </w:pPr>
      <w:rPr>
        <w:rFonts w:hint="default" w:ascii="Wingdings" w:hAnsi="Wingdings"/>
      </w:rPr>
    </w:lvl>
    <w:lvl w:ilvl="3" w:tplc="63CACDA8">
      <w:start w:val="1"/>
      <w:numFmt w:val="bullet"/>
      <w:lvlText w:val=""/>
      <w:lvlJc w:val="left"/>
      <w:pPr>
        <w:ind w:left="3240" w:hanging="360"/>
      </w:pPr>
      <w:rPr>
        <w:rFonts w:hint="default" w:ascii="Symbol" w:hAnsi="Symbol"/>
      </w:rPr>
    </w:lvl>
    <w:lvl w:ilvl="4" w:tplc="38709D72">
      <w:start w:val="1"/>
      <w:numFmt w:val="bullet"/>
      <w:lvlText w:val="o"/>
      <w:lvlJc w:val="left"/>
      <w:pPr>
        <w:ind w:left="3960" w:hanging="360"/>
      </w:pPr>
      <w:rPr>
        <w:rFonts w:hint="default" w:ascii="Courier New" w:hAnsi="Courier New"/>
      </w:rPr>
    </w:lvl>
    <w:lvl w:ilvl="5" w:tplc="8F1A5312">
      <w:start w:val="1"/>
      <w:numFmt w:val="bullet"/>
      <w:lvlText w:val=""/>
      <w:lvlJc w:val="left"/>
      <w:pPr>
        <w:ind w:left="4680" w:hanging="360"/>
      </w:pPr>
      <w:rPr>
        <w:rFonts w:hint="default" w:ascii="Wingdings" w:hAnsi="Wingdings"/>
      </w:rPr>
    </w:lvl>
    <w:lvl w:ilvl="6" w:tplc="59184A9A">
      <w:start w:val="1"/>
      <w:numFmt w:val="bullet"/>
      <w:lvlText w:val=""/>
      <w:lvlJc w:val="left"/>
      <w:pPr>
        <w:ind w:left="5400" w:hanging="360"/>
      </w:pPr>
      <w:rPr>
        <w:rFonts w:hint="default" w:ascii="Symbol" w:hAnsi="Symbol"/>
      </w:rPr>
    </w:lvl>
    <w:lvl w:ilvl="7" w:tplc="69FC886A">
      <w:start w:val="1"/>
      <w:numFmt w:val="bullet"/>
      <w:lvlText w:val="o"/>
      <w:lvlJc w:val="left"/>
      <w:pPr>
        <w:ind w:left="6120" w:hanging="360"/>
      </w:pPr>
      <w:rPr>
        <w:rFonts w:hint="default" w:ascii="Courier New" w:hAnsi="Courier New"/>
      </w:rPr>
    </w:lvl>
    <w:lvl w:ilvl="8" w:tplc="DA2ED8AE">
      <w:start w:val="1"/>
      <w:numFmt w:val="bullet"/>
      <w:lvlText w:val=""/>
      <w:lvlJc w:val="left"/>
      <w:pPr>
        <w:ind w:left="6840" w:hanging="360"/>
      </w:pPr>
      <w:rPr>
        <w:rFonts w:hint="default" w:ascii="Wingdings" w:hAnsi="Wingdings"/>
      </w:rPr>
    </w:lvl>
  </w:abstractNum>
  <w:abstractNum w:abstractNumId="75" w15:restartNumberingAfterBreak="0">
    <w:nsid w:val="7372FD3A"/>
    <w:multiLevelType w:val="hybridMultilevel"/>
    <w:tmpl w:val="9BC6A6B8"/>
    <w:lvl w:ilvl="0" w:tplc="53987918">
      <w:start w:val="1"/>
      <w:numFmt w:val="bullet"/>
      <w:lvlText w:val=""/>
      <w:lvlJc w:val="left"/>
      <w:pPr>
        <w:ind w:left="720" w:hanging="360"/>
      </w:pPr>
      <w:rPr>
        <w:rFonts w:hint="default" w:ascii="Symbol" w:hAnsi="Symbol"/>
      </w:rPr>
    </w:lvl>
    <w:lvl w:ilvl="1" w:tplc="F7EA81E4">
      <w:start w:val="1"/>
      <w:numFmt w:val="bullet"/>
      <w:lvlText w:val="o"/>
      <w:lvlJc w:val="left"/>
      <w:pPr>
        <w:ind w:left="1440" w:hanging="360"/>
      </w:pPr>
      <w:rPr>
        <w:rFonts w:hint="default" w:ascii="Courier New" w:hAnsi="Courier New"/>
      </w:rPr>
    </w:lvl>
    <w:lvl w:ilvl="2" w:tplc="AB5C9348">
      <w:start w:val="1"/>
      <w:numFmt w:val="bullet"/>
      <w:lvlText w:val=""/>
      <w:lvlJc w:val="left"/>
      <w:pPr>
        <w:ind w:left="2160" w:hanging="360"/>
      </w:pPr>
      <w:rPr>
        <w:rFonts w:hint="default" w:ascii="Wingdings" w:hAnsi="Wingdings"/>
      </w:rPr>
    </w:lvl>
    <w:lvl w:ilvl="3" w:tplc="C4D6E5EA">
      <w:start w:val="1"/>
      <w:numFmt w:val="bullet"/>
      <w:lvlText w:val=""/>
      <w:lvlJc w:val="left"/>
      <w:pPr>
        <w:ind w:left="2880" w:hanging="360"/>
      </w:pPr>
      <w:rPr>
        <w:rFonts w:hint="default" w:ascii="Symbol" w:hAnsi="Symbol"/>
      </w:rPr>
    </w:lvl>
    <w:lvl w:ilvl="4" w:tplc="D85E22EC">
      <w:start w:val="1"/>
      <w:numFmt w:val="bullet"/>
      <w:lvlText w:val="o"/>
      <w:lvlJc w:val="left"/>
      <w:pPr>
        <w:ind w:left="3600" w:hanging="360"/>
      </w:pPr>
      <w:rPr>
        <w:rFonts w:hint="default" w:ascii="Courier New" w:hAnsi="Courier New"/>
      </w:rPr>
    </w:lvl>
    <w:lvl w:ilvl="5" w:tplc="00A40944">
      <w:start w:val="1"/>
      <w:numFmt w:val="bullet"/>
      <w:lvlText w:val=""/>
      <w:lvlJc w:val="left"/>
      <w:pPr>
        <w:ind w:left="4320" w:hanging="360"/>
      </w:pPr>
      <w:rPr>
        <w:rFonts w:hint="default" w:ascii="Wingdings" w:hAnsi="Wingdings"/>
      </w:rPr>
    </w:lvl>
    <w:lvl w:ilvl="6" w:tplc="CF383258">
      <w:start w:val="1"/>
      <w:numFmt w:val="bullet"/>
      <w:lvlText w:val=""/>
      <w:lvlJc w:val="left"/>
      <w:pPr>
        <w:ind w:left="5040" w:hanging="360"/>
      </w:pPr>
      <w:rPr>
        <w:rFonts w:hint="default" w:ascii="Symbol" w:hAnsi="Symbol"/>
      </w:rPr>
    </w:lvl>
    <w:lvl w:ilvl="7" w:tplc="D9E6E70A">
      <w:start w:val="1"/>
      <w:numFmt w:val="bullet"/>
      <w:lvlText w:val="o"/>
      <w:lvlJc w:val="left"/>
      <w:pPr>
        <w:ind w:left="5760" w:hanging="360"/>
      </w:pPr>
      <w:rPr>
        <w:rFonts w:hint="default" w:ascii="Courier New" w:hAnsi="Courier New"/>
      </w:rPr>
    </w:lvl>
    <w:lvl w:ilvl="8" w:tplc="F31C4494">
      <w:start w:val="1"/>
      <w:numFmt w:val="bullet"/>
      <w:lvlText w:val=""/>
      <w:lvlJc w:val="left"/>
      <w:pPr>
        <w:ind w:left="6480" w:hanging="360"/>
      </w:pPr>
      <w:rPr>
        <w:rFonts w:hint="default" w:ascii="Wingdings" w:hAnsi="Wingdings"/>
      </w:rPr>
    </w:lvl>
  </w:abstractNum>
  <w:abstractNum w:abstractNumId="76" w15:restartNumberingAfterBreak="0">
    <w:nsid w:val="73CC0115"/>
    <w:multiLevelType w:val="hybridMultilevel"/>
    <w:tmpl w:val="D43A66AA"/>
    <w:lvl w:ilvl="0" w:tplc="26B44616">
      <w:start w:val="1"/>
      <w:numFmt w:val="bullet"/>
      <w:lvlText w:val=""/>
      <w:lvlJc w:val="left"/>
      <w:pPr>
        <w:ind w:left="720" w:hanging="360"/>
      </w:pPr>
      <w:rPr>
        <w:rFonts w:hint="default" w:ascii="Symbol" w:hAnsi="Symbol"/>
      </w:rPr>
    </w:lvl>
    <w:lvl w:ilvl="1" w:tplc="4FCE0256">
      <w:start w:val="1"/>
      <w:numFmt w:val="bullet"/>
      <w:lvlText w:val="o"/>
      <w:lvlJc w:val="left"/>
      <w:pPr>
        <w:ind w:left="1440" w:hanging="360"/>
      </w:pPr>
      <w:rPr>
        <w:rFonts w:hint="default" w:ascii="Courier New" w:hAnsi="Courier New"/>
      </w:rPr>
    </w:lvl>
    <w:lvl w:ilvl="2" w:tplc="207A6FF2">
      <w:start w:val="1"/>
      <w:numFmt w:val="bullet"/>
      <w:lvlText w:val=""/>
      <w:lvlJc w:val="left"/>
      <w:pPr>
        <w:ind w:left="2160" w:hanging="360"/>
      </w:pPr>
      <w:rPr>
        <w:rFonts w:hint="default" w:ascii="Wingdings" w:hAnsi="Wingdings"/>
      </w:rPr>
    </w:lvl>
    <w:lvl w:ilvl="3" w:tplc="FF0ACD70">
      <w:start w:val="1"/>
      <w:numFmt w:val="bullet"/>
      <w:lvlText w:val=""/>
      <w:lvlJc w:val="left"/>
      <w:pPr>
        <w:ind w:left="2880" w:hanging="360"/>
      </w:pPr>
      <w:rPr>
        <w:rFonts w:hint="default" w:ascii="Symbol" w:hAnsi="Symbol"/>
      </w:rPr>
    </w:lvl>
    <w:lvl w:ilvl="4" w:tplc="CE3C4D14">
      <w:start w:val="1"/>
      <w:numFmt w:val="bullet"/>
      <w:lvlText w:val="o"/>
      <w:lvlJc w:val="left"/>
      <w:pPr>
        <w:ind w:left="3600" w:hanging="360"/>
      </w:pPr>
      <w:rPr>
        <w:rFonts w:hint="default" w:ascii="Courier New" w:hAnsi="Courier New"/>
      </w:rPr>
    </w:lvl>
    <w:lvl w:ilvl="5" w:tplc="7846846A">
      <w:start w:val="1"/>
      <w:numFmt w:val="bullet"/>
      <w:lvlText w:val=""/>
      <w:lvlJc w:val="left"/>
      <w:pPr>
        <w:ind w:left="4320" w:hanging="360"/>
      </w:pPr>
      <w:rPr>
        <w:rFonts w:hint="default" w:ascii="Wingdings" w:hAnsi="Wingdings"/>
      </w:rPr>
    </w:lvl>
    <w:lvl w:ilvl="6" w:tplc="662C28E4">
      <w:start w:val="1"/>
      <w:numFmt w:val="bullet"/>
      <w:lvlText w:val=""/>
      <w:lvlJc w:val="left"/>
      <w:pPr>
        <w:ind w:left="5040" w:hanging="360"/>
      </w:pPr>
      <w:rPr>
        <w:rFonts w:hint="default" w:ascii="Symbol" w:hAnsi="Symbol"/>
      </w:rPr>
    </w:lvl>
    <w:lvl w:ilvl="7" w:tplc="1506E28E">
      <w:start w:val="1"/>
      <w:numFmt w:val="bullet"/>
      <w:lvlText w:val="o"/>
      <w:lvlJc w:val="left"/>
      <w:pPr>
        <w:ind w:left="5760" w:hanging="360"/>
      </w:pPr>
      <w:rPr>
        <w:rFonts w:hint="default" w:ascii="Courier New" w:hAnsi="Courier New"/>
      </w:rPr>
    </w:lvl>
    <w:lvl w:ilvl="8" w:tplc="0B480BD4">
      <w:start w:val="1"/>
      <w:numFmt w:val="bullet"/>
      <w:lvlText w:val=""/>
      <w:lvlJc w:val="left"/>
      <w:pPr>
        <w:ind w:left="6480" w:hanging="360"/>
      </w:pPr>
      <w:rPr>
        <w:rFonts w:hint="default" w:ascii="Wingdings" w:hAnsi="Wingdings"/>
      </w:rPr>
    </w:lvl>
  </w:abstractNum>
  <w:abstractNum w:abstractNumId="77" w15:restartNumberingAfterBreak="0">
    <w:nsid w:val="75896C99"/>
    <w:multiLevelType w:val="hybridMultilevel"/>
    <w:tmpl w:val="68A2A6AE"/>
    <w:lvl w:ilvl="0" w:tplc="E12E65CA">
      <w:start w:val="1"/>
      <w:numFmt w:val="bullet"/>
      <w:lvlText w:val=""/>
      <w:lvlJc w:val="left"/>
      <w:pPr>
        <w:ind w:left="1080" w:hanging="360"/>
      </w:pPr>
      <w:rPr>
        <w:rFonts w:hint="default" w:ascii="Symbol" w:hAnsi="Symbol"/>
      </w:rPr>
    </w:lvl>
    <w:lvl w:ilvl="1" w:tplc="5D10BBCE">
      <w:start w:val="1"/>
      <w:numFmt w:val="bullet"/>
      <w:lvlText w:val="o"/>
      <w:lvlJc w:val="left"/>
      <w:pPr>
        <w:ind w:left="1800" w:hanging="360"/>
      </w:pPr>
      <w:rPr>
        <w:rFonts w:hint="default" w:ascii="Courier New" w:hAnsi="Courier New"/>
      </w:rPr>
    </w:lvl>
    <w:lvl w:ilvl="2" w:tplc="70D072FE">
      <w:start w:val="1"/>
      <w:numFmt w:val="bullet"/>
      <w:lvlText w:val=""/>
      <w:lvlJc w:val="left"/>
      <w:pPr>
        <w:ind w:left="2520" w:hanging="360"/>
      </w:pPr>
      <w:rPr>
        <w:rFonts w:hint="default" w:ascii="Wingdings" w:hAnsi="Wingdings"/>
      </w:rPr>
    </w:lvl>
    <w:lvl w:ilvl="3" w:tplc="E646A73A">
      <w:start w:val="1"/>
      <w:numFmt w:val="bullet"/>
      <w:lvlText w:val=""/>
      <w:lvlJc w:val="left"/>
      <w:pPr>
        <w:ind w:left="3240" w:hanging="360"/>
      </w:pPr>
      <w:rPr>
        <w:rFonts w:hint="default" w:ascii="Symbol" w:hAnsi="Symbol"/>
      </w:rPr>
    </w:lvl>
    <w:lvl w:ilvl="4" w:tplc="ECF4EF4E">
      <w:start w:val="1"/>
      <w:numFmt w:val="bullet"/>
      <w:lvlText w:val="o"/>
      <w:lvlJc w:val="left"/>
      <w:pPr>
        <w:ind w:left="3960" w:hanging="360"/>
      </w:pPr>
      <w:rPr>
        <w:rFonts w:hint="default" w:ascii="Courier New" w:hAnsi="Courier New"/>
      </w:rPr>
    </w:lvl>
    <w:lvl w:ilvl="5" w:tplc="0E36A8CC">
      <w:start w:val="1"/>
      <w:numFmt w:val="bullet"/>
      <w:lvlText w:val=""/>
      <w:lvlJc w:val="left"/>
      <w:pPr>
        <w:ind w:left="4680" w:hanging="360"/>
      </w:pPr>
      <w:rPr>
        <w:rFonts w:hint="default" w:ascii="Wingdings" w:hAnsi="Wingdings"/>
      </w:rPr>
    </w:lvl>
    <w:lvl w:ilvl="6" w:tplc="0C5A5C3A">
      <w:start w:val="1"/>
      <w:numFmt w:val="bullet"/>
      <w:lvlText w:val=""/>
      <w:lvlJc w:val="left"/>
      <w:pPr>
        <w:ind w:left="5400" w:hanging="360"/>
      </w:pPr>
      <w:rPr>
        <w:rFonts w:hint="default" w:ascii="Symbol" w:hAnsi="Symbol"/>
      </w:rPr>
    </w:lvl>
    <w:lvl w:ilvl="7" w:tplc="8F52A64C">
      <w:start w:val="1"/>
      <w:numFmt w:val="bullet"/>
      <w:lvlText w:val="o"/>
      <w:lvlJc w:val="left"/>
      <w:pPr>
        <w:ind w:left="6120" w:hanging="360"/>
      </w:pPr>
      <w:rPr>
        <w:rFonts w:hint="default" w:ascii="Courier New" w:hAnsi="Courier New"/>
      </w:rPr>
    </w:lvl>
    <w:lvl w:ilvl="8" w:tplc="529C9352">
      <w:start w:val="1"/>
      <w:numFmt w:val="bullet"/>
      <w:lvlText w:val=""/>
      <w:lvlJc w:val="left"/>
      <w:pPr>
        <w:ind w:left="6840" w:hanging="360"/>
      </w:pPr>
      <w:rPr>
        <w:rFonts w:hint="default" w:ascii="Wingdings" w:hAnsi="Wingdings"/>
      </w:rPr>
    </w:lvl>
  </w:abstractNum>
  <w:abstractNum w:abstractNumId="78" w15:restartNumberingAfterBreak="0">
    <w:nsid w:val="76A557A9"/>
    <w:multiLevelType w:val="hybridMultilevel"/>
    <w:tmpl w:val="22BABC92"/>
    <w:lvl w:ilvl="0" w:tplc="C6B6F276">
      <w:start w:val="1"/>
      <w:numFmt w:val="decimal"/>
      <w:lvlText w:val="%1."/>
      <w:lvlJc w:val="left"/>
      <w:pPr>
        <w:ind w:left="720" w:hanging="360"/>
      </w:pPr>
    </w:lvl>
    <w:lvl w:ilvl="1" w:tplc="2DEAEA7E">
      <w:start w:val="1"/>
      <w:numFmt w:val="lowerLetter"/>
      <w:lvlText w:val="%2."/>
      <w:lvlJc w:val="left"/>
      <w:pPr>
        <w:ind w:left="1440" w:hanging="360"/>
      </w:pPr>
    </w:lvl>
    <w:lvl w:ilvl="2" w:tplc="7388B64E">
      <w:start w:val="1"/>
      <w:numFmt w:val="lowerRoman"/>
      <w:lvlText w:val="%3."/>
      <w:lvlJc w:val="right"/>
      <w:pPr>
        <w:ind w:left="2160" w:hanging="180"/>
      </w:pPr>
    </w:lvl>
    <w:lvl w:ilvl="3" w:tplc="76C84A88">
      <w:start w:val="1"/>
      <w:numFmt w:val="decimal"/>
      <w:lvlText w:val="%4."/>
      <w:lvlJc w:val="left"/>
      <w:pPr>
        <w:ind w:left="2880" w:hanging="360"/>
      </w:pPr>
    </w:lvl>
    <w:lvl w:ilvl="4" w:tplc="ADBA4E0A">
      <w:start w:val="1"/>
      <w:numFmt w:val="lowerLetter"/>
      <w:lvlText w:val="%5."/>
      <w:lvlJc w:val="left"/>
      <w:pPr>
        <w:ind w:left="3600" w:hanging="360"/>
      </w:pPr>
    </w:lvl>
    <w:lvl w:ilvl="5" w:tplc="4852F686">
      <w:start w:val="1"/>
      <w:numFmt w:val="lowerRoman"/>
      <w:lvlText w:val="%6."/>
      <w:lvlJc w:val="right"/>
      <w:pPr>
        <w:ind w:left="4320" w:hanging="180"/>
      </w:pPr>
    </w:lvl>
    <w:lvl w:ilvl="6" w:tplc="1248CB34">
      <w:start w:val="1"/>
      <w:numFmt w:val="decimal"/>
      <w:lvlText w:val="%7."/>
      <w:lvlJc w:val="left"/>
      <w:pPr>
        <w:ind w:left="5040" w:hanging="360"/>
      </w:pPr>
    </w:lvl>
    <w:lvl w:ilvl="7" w:tplc="41560360">
      <w:start w:val="1"/>
      <w:numFmt w:val="lowerLetter"/>
      <w:lvlText w:val="%8."/>
      <w:lvlJc w:val="left"/>
      <w:pPr>
        <w:ind w:left="5760" w:hanging="360"/>
      </w:pPr>
    </w:lvl>
    <w:lvl w:ilvl="8" w:tplc="D0B0B120">
      <w:start w:val="1"/>
      <w:numFmt w:val="lowerRoman"/>
      <w:lvlText w:val="%9."/>
      <w:lvlJc w:val="right"/>
      <w:pPr>
        <w:ind w:left="6480" w:hanging="180"/>
      </w:pPr>
    </w:lvl>
  </w:abstractNum>
  <w:abstractNum w:abstractNumId="79" w15:restartNumberingAfterBreak="0">
    <w:nsid w:val="76B376EA"/>
    <w:multiLevelType w:val="hybridMultilevel"/>
    <w:tmpl w:val="6C7AF64E"/>
    <w:lvl w:ilvl="0" w:tplc="CB6473AE">
      <w:start w:val="1"/>
      <w:numFmt w:val="decimal"/>
      <w:lvlText w:val="%1."/>
      <w:lvlJc w:val="left"/>
      <w:pPr>
        <w:ind w:left="720" w:hanging="360"/>
      </w:pPr>
    </w:lvl>
    <w:lvl w:ilvl="1" w:tplc="50C04E8A">
      <w:start w:val="1"/>
      <w:numFmt w:val="lowerLetter"/>
      <w:lvlText w:val="%2."/>
      <w:lvlJc w:val="left"/>
      <w:pPr>
        <w:ind w:left="1440" w:hanging="360"/>
      </w:pPr>
    </w:lvl>
    <w:lvl w:ilvl="2" w:tplc="98764E9C">
      <w:start w:val="1"/>
      <w:numFmt w:val="lowerRoman"/>
      <w:lvlText w:val="%3."/>
      <w:lvlJc w:val="right"/>
      <w:pPr>
        <w:ind w:left="2160" w:hanging="180"/>
      </w:pPr>
    </w:lvl>
    <w:lvl w:ilvl="3" w:tplc="445A9A14">
      <w:start w:val="1"/>
      <w:numFmt w:val="decimal"/>
      <w:lvlText w:val="%4."/>
      <w:lvlJc w:val="left"/>
      <w:pPr>
        <w:ind w:left="2880" w:hanging="360"/>
      </w:pPr>
    </w:lvl>
    <w:lvl w:ilvl="4" w:tplc="5B4849B2">
      <w:start w:val="1"/>
      <w:numFmt w:val="lowerLetter"/>
      <w:lvlText w:val="%5."/>
      <w:lvlJc w:val="left"/>
      <w:pPr>
        <w:ind w:left="3600" w:hanging="360"/>
      </w:pPr>
    </w:lvl>
    <w:lvl w:ilvl="5" w:tplc="89168D8A">
      <w:start w:val="1"/>
      <w:numFmt w:val="lowerRoman"/>
      <w:lvlText w:val="%6."/>
      <w:lvlJc w:val="right"/>
      <w:pPr>
        <w:ind w:left="4320" w:hanging="180"/>
      </w:pPr>
    </w:lvl>
    <w:lvl w:ilvl="6" w:tplc="594E9864">
      <w:start w:val="1"/>
      <w:numFmt w:val="decimal"/>
      <w:lvlText w:val="%7."/>
      <w:lvlJc w:val="left"/>
      <w:pPr>
        <w:ind w:left="5040" w:hanging="360"/>
      </w:pPr>
    </w:lvl>
    <w:lvl w:ilvl="7" w:tplc="C7EC5AEA">
      <w:start w:val="1"/>
      <w:numFmt w:val="lowerLetter"/>
      <w:lvlText w:val="%8."/>
      <w:lvlJc w:val="left"/>
      <w:pPr>
        <w:ind w:left="5760" w:hanging="360"/>
      </w:pPr>
    </w:lvl>
    <w:lvl w:ilvl="8" w:tplc="1C74DC08">
      <w:start w:val="1"/>
      <w:numFmt w:val="lowerRoman"/>
      <w:lvlText w:val="%9."/>
      <w:lvlJc w:val="right"/>
      <w:pPr>
        <w:ind w:left="6480" w:hanging="180"/>
      </w:pPr>
    </w:lvl>
  </w:abstractNum>
  <w:abstractNum w:abstractNumId="80" w15:restartNumberingAfterBreak="0">
    <w:nsid w:val="7C00ADC1"/>
    <w:multiLevelType w:val="hybridMultilevel"/>
    <w:tmpl w:val="AC769F54"/>
    <w:lvl w:ilvl="0" w:tplc="FCF62FF4">
      <w:start w:val="1"/>
      <w:numFmt w:val="bullet"/>
      <w:lvlText w:val=""/>
      <w:lvlJc w:val="left"/>
      <w:pPr>
        <w:ind w:left="720" w:hanging="360"/>
      </w:pPr>
      <w:rPr>
        <w:rFonts w:hint="default" w:ascii="Symbol" w:hAnsi="Symbol"/>
      </w:rPr>
    </w:lvl>
    <w:lvl w:ilvl="1" w:tplc="2CC26FC4">
      <w:start w:val="1"/>
      <w:numFmt w:val="bullet"/>
      <w:lvlText w:val="o"/>
      <w:lvlJc w:val="left"/>
      <w:pPr>
        <w:ind w:left="1440" w:hanging="360"/>
      </w:pPr>
      <w:rPr>
        <w:rFonts w:hint="default" w:ascii="Courier New" w:hAnsi="Courier New"/>
      </w:rPr>
    </w:lvl>
    <w:lvl w:ilvl="2" w:tplc="1F2AD3D2">
      <w:start w:val="1"/>
      <w:numFmt w:val="bullet"/>
      <w:lvlText w:val=""/>
      <w:lvlJc w:val="left"/>
      <w:pPr>
        <w:ind w:left="2160" w:hanging="360"/>
      </w:pPr>
      <w:rPr>
        <w:rFonts w:hint="default" w:ascii="Wingdings" w:hAnsi="Wingdings"/>
      </w:rPr>
    </w:lvl>
    <w:lvl w:ilvl="3" w:tplc="CE4824C8">
      <w:start w:val="1"/>
      <w:numFmt w:val="bullet"/>
      <w:lvlText w:val=""/>
      <w:lvlJc w:val="left"/>
      <w:pPr>
        <w:ind w:left="2880" w:hanging="360"/>
      </w:pPr>
      <w:rPr>
        <w:rFonts w:hint="default" w:ascii="Symbol" w:hAnsi="Symbol"/>
      </w:rPr>
    </w:lvl>
    <w:lvl w:ilvl="4" w:tplc="7FBCC974">
      <w:start w:val="1"/>
      <w:numFmt w:val="bullet"/>
      <w:lvlText w:val="o"/>
      <w:lvlJc w:val="left"/>
      <w:pPr>
        <w:ind w:left="3600" w:hanging="360"/>
      </w:pPr>
      <w:rPr>
        <w:rFonts w:hint="default" w:ascii="Courier New" w:hAnsi="Courier New"/>
      </w:rPr>
    </w:lvl>
    <w:lvl w:ilvl="5" w:tplc="0B9817F4">
      <w:start w:val="1"/>
      <w:numFmt w:val="bullet"/>
      <w:lvlText w:val=""/>
      <w:lvlJc w:val="left"/>
      <w:pPr>
        <w:ind w:left="4320" w:hanging="360"/>
      </w:pPr>
      <w:rPr>
        <w:rFonts w:hint="default" w:ascii="Wingdings" w:hAnsi="Wingdings"/>
      </w:rPr>
    </w:lvl>
    <w:lvl w:ilvl="6" w:tplc="5FAEF298">
      <w:start w:val="1"/>
      <w:numFmt w:val="bullet"/>
      <w:lvlText w:val=""/>
      <w:lvlJc w:val="left"/>
      <w:pPr>
        <w:ind w:left="5040" w:hanging="360"/>
      </w:pPr>
      <w:rPr>
        <w:rFonts w:hint="default" w:ascii="Symbol" w:hAnsi="Symbol"/>
      </w:rPr>
    </w:lvl>
    <w:lvl w:ilvl="7" w:tplc="4BE04796">
      <w:start w:val="1"/>
      <w:numFmt w:val="bullet"/>
      <w:lvlText w:val="o"/>
      <w:lvlJc w:val="left"/>
      <w:pPr>
        <w:ind w:left="5760" w:hanging="360"/>
      </w:pPr>
      <w:rPr>
        <w:rFonts w:hint="default" w:ascii="Courier New" w:hAnsi="Courier New"/>
      </w:rPr>
    </w:lvl>
    <w:lvl w:ilvl="8" w:tplc="BDC6E57A">
      <w:start w:val="1"/>
      <w:numFmt w:val="bullet"/>
      <w:lvlText w:val=""/>
      <w:lvlJc w:val="left"/>
      <w:pPr>
        <w:ind w:left="6480" w:hanging="360"/>
      </w:pPr>
      <w:rPr>
        <w:rFonts w:hint="default" w:ascii="Wingdings" w:hAnsi="Wingdings"/>
      </w:rPr>
    </w:lvl>
  </w:abstractNum>
  <w:abstractNum w:abstractNumId="81" w15:restartNumberingAfterBreak="0">
    <w:nsid w:val="7F7D5D3F"/>
    <w:multiLevelType w:val="hybridMultilevel"/>
    <w:tmpl w:val="A84284BC"/>
    <w:lvl w:ilvl="0" w:tplc="B7026CBC">
      <w:start w:val="1"/>
      <w:numFmt w:val="bullet"/>
      <w:lvlText w:val=""/>
      <w:lvlJc w:val="left"/>
      <w:pPr>
        <w:ind w:left="1080" w:hanging="360"/>
      </w:pPr>
      <w:rPr>
        <w:rFonts w:hint="default" w:ascii="Symbol" w:hAnsi="Symbol"/>
      </w:rPr>
    </w:lvl>
    <w:lvl w:ilvl="1" w:tplc="C1AC76C6">
      <w:start w:val="1"/>
      <w:numFmt w:val="bullet"/>
      <w:lvlText w:val="o"/>
      <w:lvlJc w:val="left"/>
      <w:pPr>
        <w:ind w:left="1800" w:hanging="360"/>
      </w:pPr>
      <w:rPr>
        <w:rFonts w:hint="default" w:ascii="Courier New" w:hAnsi="Courier New"/>
      </w:rPr>
    </w:lvl>
    <w:lvl w:ilvl="2" w:tplc="2B40B1AE">
      <w:start w:val="1"/>
      <w:numFmt w:val="bullet"/>
      <w:lvlText w:val=""/>
      <w:lvlJc w:val="left"/>
      <w:pPr>
        <w:ind w:left="2520" w:hanging="360"/>
      </w:pPr>
      <w:rPr>
        <w:rFonts w:hint="default" w:ascii="Wingdings" w:hAnsi="Wingdings"/>
      </w:rPr>
    </w:lvl>
    <w:lvl w:ilvl="3" w:tplc="E286DAFE">
      <w:start w:val="1"/>
      <w:numFmt w:val="bullet"/>
      <w:lvlText w:val=""/>
      <w:lvlJc w:val="left"/>
      <w:pPr>
        <w:ind w:left="3240" w:hanging="360"/>
      </w:pPr>
      <w:rPr>
        <w:rFonts w:hint="default" w:ascii="Symbol" w:hAnsi="Symbol"/>
      </w:rPr>
    </w:lvl>
    <w:lvl w:ilvl="4" w:tplc="CE3C7E98">
      <w:start w:val="1"/>
      <w:numFmt w:val="bullet"/>
      <w:lvlText w:val="o"/>
      <w:lvlJc w:val="left"/>
      <w:pPr>
        <w:ind w:left="3960" w:hanging="360"/>
      </w:pPr>
      <w:rPr>
        <w:rFonts w:hint="default" w:ascii="Courier New" w:hAnsi="Courier New"/>
      </w:rPr>
    </w:lvl>
    <w:lvl w:ilvl="5" w:tplc="2702E1DA">
      <w:start w:val="1"/>
      <w:numFmt w:val="bullet"/>
      <w:lvlText w:val=""/>
      <w:lvlJc w:val="left"/>
      <w:pPr>
        <w:ind w:left="4680" w:hanging="360"/>
      </w:pPr>
      <w:rPr>
        <w:rFonts w:hint="default" w:ascii="Wingdings" w:hAnsi="Wingdings"/>
      </w:rPr>
    </w:lvl>
    <w:lvl w:ilvl="6" w:tplc="2D8C9C2E">
      <w:start w:val="1"/>
      <w:numFmt w:val="bullet"/>
      <w:lvlText w:val=""/>
      <w:lvlJc w:val="left"/>
      <w:pPr>
        <w:ind w:left="5400" w:hanging="360"/>
      </w:pPr>
      <w:rPr>
        <w:rFonts w:hint="default" w:ascii="Symbol" w:hAnsi="Symbol"/>
      </w:rPr>
    </w:lvl>
    <w:lvl w:ilvl="7" w:tplc="2502181A">
      <w:start w:val="1"/>
      <w:numFmt w:val="bullet"/>
      <w:lvlText w:val="o"/>
      <w:lvlJc w:val="left"/>
      <w:pPr>
        <w:ind w:left="6120" w:hanging="360"/>
      </w:pPr>
      <w:rPr>
        <w:rFonts w:hint="default" w:ascii="Courier New" w:hAnsi="Courier New"/>
      </w:rPr>
    </w:lvl>
    <w:lvl w:ilvl="8" w:tplc="DAEE7E00">
      <w:start w:val="1"/>
      <w:numFmt w:val="bullet"/>
      <w:lvlText w:val=""/>
      <w:lvlJc w:val="left"/>
      <w:pPr>
        <w:ind w:left="6840" w:hanging="360"/>
      </w:pPr>
      <w:rPr>
        <w:rFonts w:hint="default" w:ascii="Wingdings" w:hAnsi="Wingdings"/>
      </w:rPr>
    </w:lvl>
  </w:abstractNum>
  <w:abstractNum w:abstractNumId="82" w15:restartNumberingAfterBreak="0">
    <w:nsid w:val="7FAE80CA"/>
    <w:multiLevelType w:val="hybridMultilevel"/>
    <w:tmpl w:val="92CE841E"/>
    <w:lvl w:ilvl="0" w:tplc="D430CD6A">
      <w:start w:val="1"/>
      <w:numFmt w:val="bullet"/>
      <w:lvlText w:val=""/>
      <w:lvlJc w:val="left"/>
      <w:pPr>
        <w:ind w:left="720" w:hanging="360"/>
      </w:pPr>
      <w:rPr>
        <w:rFonts w:hint="default" w:ascii="Symbol" w:hAnsi="Symbol"/>
      </w:rPr>
    </w:lvl>
    <w:lvl w:ilvl="1" w:tplc="16A282B4">
      <w:start w:val="1"/>
      <w:numFmt w:val="bullet"/>
      <w:lvlText w:val="o"/>
      <w:lvlJc w:val="left"/>
      <w:pPr>
        <w:ind w:left="1440" w:hanging="360"/>
      </w:pPr>
      <w:rPr>
        <w:rFonts w:hint="default" w:ascii="Courier New" w:hAnsi="Courier New"/>
      </w:rPr>
    </w:lvl>
    <w:lvl w:ilvl="2" w:tplc="CC8A8272">
      <w:start w:val="1"/>
      <w:numFmt w:val="bullet"/>
      <w:lvlText w:val=""/>
      <w:lvlJc w:val="left"/>
      <w:pPr>
        <w:ind w:left="2160" w:hanging="360"/>
      </w:pPr>
      <w:rPr>
        <w:rFonts w:hint="default" w:ascii="Wingdings" w:hAnsi="Wingdings"/>
      </w:rPr>
    </w:lvl>
    <w:lvl w:ilvl="3" w:tplc="B69C2F18">
      <w:start w:val="1"/>
      <w:numFmt w:val="bullet"/>
      <w:lvlText w:val=""/>
      <w:lvlJc w:val="left"/>
      <w:pPr>
        <w:ind w:left="2880" w:hanging="360"/>
      </w:pPr>
      <w:rPr>
        <w:rFonts w:hint="default" w:ascii="Symbol" w:hAnsi="Symbol"/>
      </w:rPr>
    </w:lvl>
    <w:lvl w:ilvl="4" w:tplc="0E704A86">
      <w:start w:val="1"/>
      <w:numFmt w:val="bullet"/>
      <w:lvlText w:val="o"/>
      <w:lvlJc w:val="left"/>
      <w:pPr>
        <w:ind w:left="3600" w:hanging="360"/>
      </w:pPr>
      <w:rPr>
        <w:rFonts w:hint="default" w:ascii="Courier New" w:hAnsi="Courier New"/>
      </w:rPr>
    </w:lvl>
    <w:lvl w:ilvl="5" w:tplc="6F822814">
      <w:start w:val="1"/>
      <w:numFmt w:val="bullet"/>
      <w:lvlText w:val=""/>
      <w:lvlJc w:val="left"/>
      <w:pPr>
        <w:ind w:left="4320" w:hanging="360"/>
      </w:pPr>
      <w:rPr>
        <w:rFonts w:hint="default" w:ascii="Wingdings" w:hAnsi="Wingdings"/>
      </w:rPr>
    </w:lvl>
    <w:lvl w:ilvl="6" w:tplc="E078EB56">
      <w:start w:val="1"/>
      <w:numFmt w:val="bullet"/>
      <w:lvlText w:val=""/>
      <w:lvlJc w:val="left"/>
      <w:pPr>
        <w:ind w:left="5040" w:hanging="360"/>
      </w:pPr>
      <w:rPr>
        <w:rFonts w:hint="default" w:ascii="Symbol" w:hAnsi="Symbol"/>
      </w:rPr>
    </w:lvl>
    <w:lvl w:ilvl="7" w:tplc="044C3F28">
      <w:start w:val="1"/>
      <w:numFmt w:val="bullet"/>
      <w:lvlText w:val="o"/>
      <w:lvlJc w:val="left"/>
      <w:pPr>
        <w:ind w:left="5760" w:hanging="360"/>
      </w:pPr>
      <w:rPr>
        <w:rFonts w:hint="default" w:ascii="Courier New" w:hAnsi="Courier New"/>
      </w:rPr>
    </w:lvl>
    <w:lvl w:ilvl="8" w:tplc="52C248EC">
      <w:start w:val="1"/>
      <w:numFmt w:val="bullet"/>
      <w:lvlText w:val=""/>
      <w:lvlJc w:val="left"/>
      <w:pPr>
        <w:ind w:left="6480" w:hanging="360"/>
      </w:pPr>
      <w:rPr>
        <w:rFonts w:hint="default" w:ascii="Wingdings" w:hAnsi="Wingdings"/>
      </w:rPr>
    </w:lvl>
  </w:abstractNum>
  <w:num w:numId="1" w16cid:durableId="1216434746">
    <w:abstractNumId w:val="22"/>
  </w:num>
  <w:num w:numId="2" w16cid:durableId="1824201312">
    <w:abstractNumId w:val="60"/>
  </w:num>
  <w:num w:numId="3" w16cid:durableId="352925156">
    <w:abstractNumId w:val="3"/>
  </w:num>
  <w:num w:numId="4" w16cid:durableId="990792178">
    <w:abstractNumId w:val="4"/>
  </w:num>
  <w:num w:numId="5" w16cid:durableId="438140677">
    <w:abstractNumId w:val="1"/>
  </w:num>
  <w:num w:numId="6" w16cid:durableId="823736485">
    <w:abstractNumId w:val="82"/>
  </w:num>
  <w:num w:numId="7" w16cid:durableId="1448544443">
    <w:abstractNumId w:val="66"/>
  </w:num>
  <w:num w:numId="8" w16cid:durableId="2087024780">
    <w:abstractNumId w:val="71"/>
  </w:num>
  <w:num w:numId="9" w16cid:durableId="1987008747">
    <w:abstractNumId w:val="52"/>
  </w:num>
  <w:num w:numId="10" w16cid:durableId="1838575154">
    <w:abstractNumId w:val="37"/>
  </w:num>
  <w:num w:numId="11" w16cid:durableId="563640676">
    <w:abstractNumId w:val="15"/>
  </w:num>
  <w:num w:numId="12" w16cid:durableId="308094631">
    <w:abstractNumId w:val="76"/>
  </w:num>
  <w:num w:numId="13" w16cid:durableId="862129279">
    <w:abstractNumId w:val="6"/>
  </w:num>
  <w:num w:numId="14" w16cid:durableId="1671133747">
    <w:abstractNumId w:val="17"/>
  </w:num>
  <w:num w:numId="15" w16cid:durableId="417601604">
    <w:abstractNumId w:val="62"/>
  </w:num>
  <w:num w:numId="16" w16cid:durableId="2125228301">
    <w:abstractNumId w:val="43"/>
  </w:num>
  <w:num w:numId="17" w16cid:durableId="1207569545">
    <w:abstractNumId w:val="50"/>
  </w:num>
  <w:num w:numId="18" w16cid:durableId="1288589964">
    <w:abstractNumId w:val="46"/>
  </w:num>
  <w:num w:numId="19" w16cid:durableId="187988347">
    <w:abstractNumId w:val="45"/>
  </w:num>
  <w:num w:numId="20" w16cid:durableId="678116978">
    <w:abstractNumId w:val="13"/>
  </w:num>
  <w:num w:numId="21" w16cid:durableId="315493868">
    <w:abstractNumId w:val="69"/>
  </w:num>
  <w:num w:numId="22" w16cid:durableId="1096634229">
    <w:abstractNumId w:val="8"/>
  </w:num>
  <w:num w:numId="23" w16cid:durableId="310989309">
    <w:abstractNumId w:val="28"/>
  </w:num>
  <w:num w:numId="24" w16cid:durableId="296376954">
    <w:abstractNumId w:val="24"/>
  </w:num>
  <w:num w:numId="25" w16cid:durableId="2130127262">
    <w:abstractNumId w:val="9"/>
  </w:num>
  <w:num w:numId="26" w16cid:durableId="2030793766">
    <w:abstractNumId w:val="23"/>
  </w:num>
  <w:num w:numId="27" w16cid:durableId="1357921942">
    <w:abstractNumId w:val="73"/>
  </w:num>
  <w:num w:numId="28" w16cid:durableId="550848835">
    <w:abstractNumId w:val="18"/>
  </w:num>
  <w:num w:numId="29" w16cid:durableId="1924873426">
    <w:abstractNumId w:val="11"/>
  </w:num>
  <w:num w:numId="30" w16cid:durableId="1389066777">
    <w:abstractNumId w:val="2"/>
  </w:num>
  <w:num w:numId="31" w16cid:durableId="2049603501">
    <w:abstractNumId w:val="35"/>
  </w:num>
  <w:num w:numId="32" w16cid:durableId="968315808">
    <w:abstractNumId w:val="48"/>
  </w:num>
  <w:num w:numId="33" w16cid:durableId="1595287110">
    <w:abstractNumId w:val="75"/>
  </w:num>
  <w:num w:numId="34" w16cid:durableId="1646156409">
    <w:abstractNumId w:val="39"/>
  </w:num>
  <w:num w:numId="35" w16cid:durableId="1568109332">
    <w:abstractNumId w:val="10"/>
  </w:num>
  <w:num w:numId="36" w16cid:durableId="1292709504">
    <w:abstractNumId w:val="12"/>
  </w:num>
  <w:num w:numId="37" w16cid:durableId="1152988211">
    <w:abstractNumId w:val="78"/>
  </w:num>
  <w:num w:numId="38" w16cid:durableId="453719102">
    <w:abstractNumId w:val="61"/>
  </w:num>
  <w:num w:numId="39" w16cid:durableId="47848778">
    <w:abstractNumId w:val="58"/>
  </w:num>
  <w:num w:numId="40" w16cid:durableId="1636326892">
    <w:abstractNumId w:val="40"/>
  </w:num>
  <w:num w:numId="41" w16cid:durableId="1725180924">
    <w:abstractNumId w:val="80"/>
  </w:num>
  <w:num w:numId="42" w16cid:durableId="1316911401">
    <w:abstractNumId w:val="67"/>
  </w:num>
  <w:num w:numId="43" w16cid:durableId="1801873879">
    <w:abstractNumId w:val="33"/>
  </w:num>
  <w:num w:numId="44" w16cid:durableId="860318792">
    <w:abstractNumId w:val="79"/>
  </w:num>
  <w:num w:numId="45" w16cid:durableId="411509921">
    <w:abstractNumId w:val="30"/>
  </w:num>
  <w:num w:numId="46" w16cid:durableId="179439866">
    <w:abstractNumId w:val="55"/>
  </w:num>
  <w:num w:numId="47" w16cid:durableId="1630238290">
    <w:abstractNumId w:val="65"/>
  </w:num>
  <w:num w:numId="48" w16cid:durableId="258946312">
    <w:abstractNumId w:val="36"/>
  </w:num>
  <w:num w:numId="49" w16cid:durableId="1553496015">
    <w:abstractNumId w:val="0"/>
  </w:num>
  <w:num w:numId="50" w16cid:durableId="1061828834">
    <w:abstractNumId w:val="59"/>
  </w:num>
  <w:num w:numId="51" w16cid:durableId="2013951709">
    <w:abstractNumId w:val="47"/>
  </w:num>
  <w:num w:numId="52" w16cid:durableId="1192037503">
    <w:abstractNumId w:val="41"/>
  </w:num>
  <w:num w:numId="53" w16cid:durableId="955214314">
    <w:abstractNumId w:val="19"/>
  </w:num>
  <w:num w:numId="54" w16cid:durableId="291905120">
    <w:abstractNumId w:val="5"/>
  </w:num>
  <w:num w:numId="55" w16cid:durableId="2012947440">
    <w:abstractNumId w:val="32"/>
  </w:num>
  <w:num w:numId="56" w16cid:durableId="2129161066">
    <w:abstractNumId w:val="54"/>
  </w:num>
  <w:num w:numId="57" w16cid:durableId="1303343383">
    <w:abstractNumId w:val="42"/>
  </w:num>
  <w:num w:numId="58" w16cid:durableId="57173033">
    <w:abstractNumId w:val="64"/>
  </w:num>
  <w:num w:numId="59" w16cid:durableId="1512797">
    <w:abstractNumId w:val="49"/>
  </w:num>
  <w:num w:numId="60" w16cid:durableId="29840374">
    <w:abstractNumId w:val="57"/>
  </w:num>
  <w:num w:numId="61" w16cid:durableId="1751928278">
    <w:abstractNumId w:val="27"/>
  </w:num>
  <w:num w:numId="62" w16cid:durableId="1219822411">
    <w:abstractNumId w:val="51"/>
  </w:num>
  <w:num w:numId="63" w16cid:durableId="1160997153">
    <w:abstractNumId w:val="63"/>
  </w:num>
  <w:num w:numId="64" w16cid:durableId="1479149925">
    <w:abstractNumId w:val="77"/>
  </w:num>
  <w:num w:numId="65" w16cid:durableId="265427714">
    <w:abstractNumId w:val="26"/>
  </w:num>
  <w:num w:numId="66" w16cid:durableId="1449934881">
    <w:abstractNumId w:val="70"/>
  </w:num>
  <w:num w:numId="67" w16cid:durableId="385492673">
    <w:abstractNumId w:val="44"/>
  </w:num>
  <w:num w:numId="68" w16cid:durableId="854803031">
    <w:abstractNumId w:val="34"/>
  </w:num>
  <w:num w:numId="69" w16cid:durableId="1987583246">
    <w:abstractNumId w:val="74"/>
  </w:num>
  <w:num w:numId="70" w16cid:durableId="36634999">
    <w:abstractNumId w:val="72"/>
  </w:num>
  <w:num w:numId="71" w16cid:durableId="463085908">
    <w:abstractNumId w:val="14"/>
  </w:num>
  <w:num w:numId="72" w16cid:durableId="600726376">
    <w:abstractNumId w:val="56"/>
  </w:num>
  <w:num w:numId="73" w16cid:durableId="1509712983">
    <w:abstractNumId w:val="68"/>
  </w:num>
  <w:num w:numId="74" w16cid:durableId="950017134">
    <w:abstractNumId w:val="16"/>
  </w:num>
  <w:num w:numId="75" w16cid:durableId="311719598">
    <w:abstractNumId w:val="7"/>
  </w:num>
  <w:num w:numId="76" w16cid:durableId="1669821602">
    <w:abstractNumId w:val="31"/>
  </w:num>
  <w:num w:numId="77" w16cid:durableId="169489788">
    <w:abstractNumId w:val="38"/>
  </w:num>
  <w:num w:numId="78" w16cid:durableId="515113960">
    <w:abstractNumId w:val="21"/>
  </w:num>
  <w:num w:numId="79" w16cid:durableId="606929352">
    <w:abstractNumId w:val="81"/>
  </w:num>
  <w:num w:numId="80" w16cid:durableId="2056542720">
    <w:abstractNumId w:val="53"/>
  </w:num>
  <w:num w:numId="81" w16cid:durableId="785468238">
    <w:abstractNumId w:val="20"/>
  </w:num>
  <w:num w:numId="82" w16cid:durableId="473065827">
    <w:abstractNumId w:val="25"/>
  </w:num>
  <w:num w:numId="83" w16cid:durableId="1886866268">
    <w:abstractNumId w:val="29"/>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ic, Milos GIZ NG">
    <w15:presenceInfo w15:providerId="AD" w15:userId="S::milos.karic@giz.de::20b2e832-bf22-4763-a826-ccee2502e1ae"/>
  </w15:person>
  <w15:person w15:author="Jasmina Nesic Lovse">
    <w15:presenceInfo w15:providerId="AD" w15:userId="S::jasmina@nesiclovse.onmicrosoft.com::2dd48c21-5176-43a9-a7b7-3310818d61f7"/>
  </w15:person>
  <w15:person w15:author="Ogana, Chukwunedum">
    <w15:presenceInfo w15:providerId="AD" w15:userId="S::oganachukwunedum_gmail.com#ext#@gizonline.onmicrosoft.com::56040e1b-0153-4554-a8ca-724620c3231f"/>
  </w15:person>
  <w15:person w15:author="Obiasogu, Ifeoma Linda GIZ NG">
    <w15:presenceInfo w15:providerId="AD" w15:userId="S::ifeoma.obiasogu@giz.de::fe224162-ca40-4cab-9b99-697b0f07f1b7"/>
  </w15:person>
  <w15:person w15:author="Okonkwo, Omono">
    <w15:presenceInfo w15:providerId="AD" w15:userId="S::omonookonkwo_gmail.com#ext#@gizonline.onmicrosoft.com::2c87cc24-9a24-4906-8707-252ef6bc11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744"/>
    <w:rsid w:val="00022AAE"/>
    <w:rsid w:val="000400A4"/>
    <w:rsid w:val="0005334F"/>
    <w:rsid w:val="00063F29"/>
    <w:rsid w:val="00067DCF"/>
    <w:rsid w:val="000746F4"/>
    <w:rsid w:val="00093AC5"/>
    <w:rsid w:val="000941AD"/>
    <w:rsid w:val="000D5688"/>
    <w:rsid w:val="000F0DB9"/>
    <w:rsid w:val="001133F2"/>
    <w:rsid w:val="0013341F"/>
    <w:rsid w:val="00143F6F"/>
    <w:rsid w:val="001442EE"/>
    <w:rsid w:val="001537EC"/>
    <w:rsid w:val="00161508"/>
    <w:rsid w:val="00164344"/>
    <w:rsid w:val="00172DC8"/>
    <w:rsid w:val="001A6B39"/>
    <w:rsid w:val="001D594E"/>
    <w:rsid w:val="001D6453"/>
    <w:rsid w:val="001F2C33"/>
    <w:rsid w:val="00207CD0"/>
    <w:rsid w:val="00226A7F"/>
    <w:rsid w:val="00227A64"/>
    <w:rsid w:val="00245B4D"/>
    <w:rsid w:val="0024A4A4"/>
    <w:rsid w:val="0025FCA4"/>
    <w:rsid w:val="00283585"/>
    <w:rsid w:val="002C3EF9"/>
    <w:rsid w:val="002D5BE9"/>
    <w:rsid w:val="002D6D2B"/>
    <w:rsid w:val="002F2E29"/>
    <w:rsid w:val="00310C96"/>
    <w:rsid w:val="00326113"/>
    <w:rsid w:val="00341A31"/>
    <w:rsid w:val="00365809"/>
    <w:rsid w:val="00384FB4"/>
    <w:rsid w:val="00390634"/>
    <w:rsid w:val="00394025"/>
    <w:rsid w:val="003952E6"/>
    <w:rsid w:val="00397F00"/>
    <w:rsid w:val="003B0804"/>
    <w:rsid w:val="003D20D8"/>
    <w:rsid w:val="003D7A33"/>
    <w:rsid w:val="003F6008"/>
    <w:rsid w:val="00411696"/>
    <w:rsid w:val="004228EF"/>
    <w:rsid w:val="004422EF"/>
    <w:rsid w:val="00457BC1"/>
    <w:rsid w:val="0046204B"/>
    <w:rsid w:val="004625B3"/>
    <w:rsid w:val="00472469"/>
    <w:rsid w:val="00477021"/>
    <w:rsid w:val="0049592F"/>
    <w:rsid w:val="004B1929"/>
    <w:rsid w:val="004C3D10"/>
    <w:rsid w:val="004D0CAB"/>
    <w:rsid w:val="004D759F"/>
    <w:rsid w:val="004E8D35"/>
    <w:rsid w:val="00514EBC"/>
    <w:rsid w:val="00520F77"/>
    <w:rsid w:val="00530790"/>
    <w:rsid w:val="00531511"/>
    <w:rsid w:val="005414E4"/>
    <w:rsid w:val="00557D85"/>
    <w:rsid w:val="005705D9"/>
    <w:rsid w:val="0059A1D8"/>
    <w:rsid w:val="005B34FA"/>
    <w:rsid w:val="005B4B90"/>
    <w:rsid w:val="006152D6"/>
    <w:rsid w:val="0063143E"/>
    <w:rsid w:val="00645938"/>
    <w:rsid w:val="00649626"/>
    <w:rsid w:val="006531AD"/>
    <w:rsid w:val="00654684"/>
    <w:rsid w:val="00675CEF"/>
    <w:rsid w:val="006A6BC6"/>
    <w:rsid w:val="006B444A"/>
    <w:rsid w:val="006C47C7"/>
    <w:rsid w:val="006D30AA"/>
    <w:rsid w:val="006D4538"/>
    <w:rsid w:val="006D62BA"/>
    <w:rsid w:val="006D7D4A"/>
    <w:rsid w:val="006E4DEB"/>
    <w:rsid w:val="00747B9E"/>
    <w:rsid w:val="0075553B"/>
    <w:rsid w:val="00756D22"/>
    <w:rsid w:val="00774AD0"/>
    <w:rsid w:val="0077E9F1"/>
    <w:rsid w:val="00787FFD"/>
    <w:rsid w:val="007A76DE"/>
    <w:rsid w:val="007E0F73"/>
    <w:rsid w:val="008224AD"/>
    <w:rsid w:val="0086003D"/>
    <w:rsid w:val="00872A6C"/>
    <w:rsid w:val="00873470"/>
    <w:rsid w:val="00886406"/>
    <w:rsid w:val="008B3E44"/>
    <w:rsid w:val="009324F3"/>
    <w:rsid w:val="00957935"/>
    <w:rsid w:val="00977944"/>
    <w:rsid w:val="00982055"/>
    <w:rsid w:val="00992025"/>
    <w:rsid w:val="00992839"/>
    <w:rsid w:val="0099793E"/>
    <w:rsid w:val="009A14EB"/>
    <w:rsid w:val="009E15E3"/>
    <w:rsid w:val="009F17A1"/>
    <w:rsid w:val="00A10219"/>
    <w:rsid w:val="00A26A12"/>
    <w:rsid w:val="00AA3A8A"/>
    <w:rsid w:val="00AD0F31"/>
    <w:rsid w:val="00AD3BCD"/>
    <w:rsid w:val="00AD4D7E"/>
    <w:rsid w:val="00AE186E"/>
    <w:rsid w:val="00AE6E36"/>
    <w:rsid w:val="00B142AD"/>
    <w:rsid w:val="00B7009B"/>
    <w:rsid w:val="00B7B764"/>
    <w:rsid w:val="00BB188F"/>
    <w:rsid w:val="00BE5859"/>
    <w:rsid w:val="00BF182B"/>
    <w:rsid w:val="00BF3DC2"/>
    <w:rsid w:val="00C055F4"/>
    <w:rsid w:val="00C51023"/>
    <w:rsid w:val="00C802AB"/>
    <w:rsid w:val="00C957C6"/>
    <w:rsid w:val="00CC09D3"/>
    <w:rsid w:val="00CD37B7"/>
    <w:rsid w:val="00CF1C9B"/>
    <w:rsid w:val="00D1B7EA"/>
    <w:rsid w:val="00D352BF"/>
    <w:rsid w:val="00D454E7"/>
    <w:rsid w:val="00D73B96"/>
    <w:rsid w:val="00D85FDA"/>
    <w:rsid w:val="00DBA082"/>
    <w:rsid w:val="00DC1663"/>
    <w:rsid w:val="00E03B8D"/>
    <w:rsid w:val="00E03BAC"/>
    <w:rsid w:val="00E04309"/>
    <w:rsid w:val="00E05899"/>
    <w:rsid w:val="00E26D3E"/>
    <w:rsid w:val="00E3306B"/>
    <w:rsid w:val="00E34345"/>
    <w:rsid w:val="00E4081C"/>
    <w:rsid w:val="00E51D74"/>
    <w:rsid w:val="00E63F63"/>
    <w:rsid w:val="00E75B19"/>
    <w:rsid w:val="00E948DC"/>
    <w:rsid w:val="00F01744"/>
    <w:rsid w:val="00F3815B"/>
    <w:rsid w:val="00F4022E"/>
    <w:rsid w:val="00F53F43"/>
    <w:rsid w:val="00F64BE9"/>
    <w:rsid w:val="00FA09BF"/>
    <w:rsid w:val="00FB3F20"/>
    <w:rsid w:val="00FC14BA"/>
    <w:rsid w:val="0128B2F2"/>
    <w:rsid w:val="013CB54A"/>
    <w:rsid w:val="013E6041"/>
    <w:rsid w:val="014B983C"/>
    <w:rsid w:val="016A43F9"/>
    <w:rsid w:val="017BAE6E"/>
    <w:rsid w:val="018116E9"/>
    <w:rsid w:val="0182E4B3"/>
    <w:rsid w:val="0199DDBB"/>
    <w:rsid w:val="01AA8B09"/>
    <w:rsid w:val="01ADBBAD"/>
    <w:rsid w:val="01CE621C"/>
    <w:rsid w:val="01DE4F47"/>
    <w:rsid w:val="01EDF21F"/>
    <w:rsid w:val="02128F37"/>
    <w:rsid w:val="0229DE06"/>
    <w:rsid w:val="0236321B"/>
    <w:rsid w:val="02401ACC"/>
    <w:rsid w:val="02587FA9"/>
    <w:rsid w:val="025EE7C9"/>
    <w:rsid w:val="0262D475"/>
    <w:rsid w:val="026A6C18"/>
    <w:rsid w:val="027AC679"/>
    <w:rsid w:val="02859474"/>
    <w:rsid w:val="028EF602"/>
    <w:rsid w:val="02A0451E"/>
    <w:rsid w:val="02AF0839"/>
    <w:rsid w:val="02B7CF55"/>
    <w:rsid w:val="02F27BC1"/>
    <w:rsid w:val="035BC11A"/>
    <w:rsid w:val="036371D3"/>
    <w:rsid w:val="036C1206"/>
    <w:rsid w:val="0381067D"/>
    <w:rsid w:val="03846CFB"/>
    <w:rsid w:val="0384B1AF"/>
    <w:rsid w:val="038FFA92"/>
    <w:rsid w:val="039E4B49"/>
    <w:rsid w:val="03ABB8EA"/>
    <w:rsid w:val="03AFC86B"/>
    <w:rsid w:val="03B39195"/>
    <w:rsid w:val="03FF7E9E"/>
    <w:rsid w:val="0403D5D3"/>
    <w:rsid w:val="040A556E"/>
    <w:rsid w:val="0417E3D4"/>
    <w:rsid w:val="043A952A"/>
    <w:rsid w:val="046280BD"/>
    <w:rsid w:val="046655D4"/>
    <w:rsid w:val="0468069C"/>
    <w:rsid w:val="0472CCA7"/>
    <w:rsid w:val="0491D2CD"/>
    <w:rsid w:val="049DB727"/>
    <w:rsid w:val="04CFC1A0"/>
    <w:rsid w:val="04E6242D"/>
    <w:rsid w:val="04E7F88A"/>
    <w:rsid w:val="05278730"/>
    <w:rsid w:val="0533CC42"/>
    <w:rsid w:val="053AD3FC"/>
    <w:rsid w:val="0569E69D"/>
    <w:rsid w:val="0586C6E4"/>
    <w:rsid w:val="058C4408"/>
    <w:rsid w:val="05A30B05"/>
    <w:rsid w:val="05AA42BF"/>
    <w:rsid w:val="05BDFB30"/>
    <w:rsid w:val="05D8C163"/>
    <w:rsid w:val="05DBA515"/>
    <w:rsid w:val="060B3E93"/>
    <w:rsid w:val="060B77DF"/>
    <w:rsid w:val="060CF7E8"/>
    <w:rsid w:val="062979F5"/>
    <w:rsid w:val="063583BC"/>
    <w:rsid w:val="064334F7"/>
    <w:rsid w:val="0655C4B9"/>
    <w:rsid w:val="06947D4C"/>
    <w:rsid w:val="06A63DA0"/>
    <w:rsid w:val="06AC1628"/>
    <w:rsid w:val="06E7E4A1"/>
    <w:rsid w:val="06FDAB05"/>
    <w:rsid w:val="070397B6"/>
    <w:rsid w:val="0708FB04"/>
    <w:rsid w:val="0747E229"/>
    <w:rsid w:val="0766F33F"/>
    <w:rsid w:val="076A1159"/>
    <w:rsid w:val="076B2F37"/>
    <w:rsid w:val="0798959B"/>
    <w:rsid w:val="07A1DBA0"/>
    <w:rsid w:val="07A62D11"/>
    <w:rsid w:val="07C3509C"/>
    <w:rsid w:val="07E701AC"/>
    <w:rsid w:val="08040A42"/>
    <w:rsid w:val="0809BEF6"/>
    <w:rsid w:val="081316A0"/>
    <w:rsid w:val="08259360"/>
    <w:rsid w:val="0828E8B4"/>
    <w:rsid w:val="084C3F44"/>
    <w:rsid w:val="08501EB0"/>
    <w:rsid w:val="086A77C0"/>
    <w:rsid w:val="088DB662"/>
    <w:rsid w:val="08FF9B45"/>
    <w:rsid w:val="0923689B"/>
    <w:rsid w:val="0925884B"/>
    <w:rsid w:val="09469BCB"/>
    <w:rsid w:val="094B8202"/>
    <w:rsid w:val="096EE8D0"/>
    <w:rsid w:val="098370DA"/>
    <w:rsid w:val="098F50FD"/>
    <w:rsid w:val="099A83A9"/>
    <w:rsid w:val="09A19303"/>
    <w:rsid w:val="09B940FB"/>
    <w:rsid w:val="0A0EE977"/>
    <w:rsid w:val="0A170FEA"/>
    <w:rsid w:val="0A5341C4"/>
    <w:rsid w:val="0A5E5BB4"/>
    <w:rsid w:val="0A7E8D46"/>
    <w:rsid w:val="0A8706C3"/>
    <w:rsid w:val="0A90B2C1"/>
    <w:rsid w:val="0A9737C4"/>
    <w:rsid w:val="0A9CEA82"/>
    <w:rsid w:val="0A9FCF3F"/>
    <w:rsid w:val="0ACBEE89"/>
    <w:rsid w:val="0AF74B32"/>
    <w:rsid w:val="0AF953C0"/>
    <w:rsid w:val="0B14421A"/>
    <w:rsid w:val="0B161E7F"/>
    <w:rsid w:val="0B30EAE1"/>
    <w:rsid w:val="0B4B1F8F"/>
    <w:rsid w:val="0B9E4027"/>
    <w:rsid w:val="0BAF5DE4"/>
    <w:rsid w:val="0BB13B73"/>
    <w:rsid w:val="0BB28663"/>
    <w:rsid w:val="0BE8D83F"/>
    <w:rsid w:val="0BEBE53A"/>
    <w:rsid w:val="0BED85A6"/>
    <w:rsid w:val="0BF1C390"/>
    <w:rsid w:val="0BFEB626"/>
    <w:rsid w:val="0C00355A"/>
    <w:rsid w:val="0C18382F"/>
    <w:rsid w:val="0C1D0082"/>
    <w:rsid w:val="0C2B9C99"/>
    <w:rsid w:val="0C2C1973"/>
    <w:rsid w:val="0C2CA696"/>
    <w:rsid w:val="0C47F5FB"/>
    <w:rsid w:val="0C4EA5F1"/>
    <w:rsid w:val="0C5C0C9A"/>
    <w:rsid w:val="0C60A3A5"/>
    <w:rsid w:val="0C654F55"/>
    <w:rsid w:val="0C736831"/>
    <w:rsid w:val="0C756408"/>
    <w:rsid w:val="0C8EC27B"/>
    <w:rsid w:val="0CA80E05"/>
    <w:rsid w:val="0CAFEEBB"/>
    <w:rsid w:val="0CBF2C6F"/>
    <w:rsid w:val="0CCD9F59"/>
    <w:rsid w:val="0CE5DD8E"/>
    <w:rsid w:val="0D1F8D55"/>
    <w:rsid w:val="0D25F20E"/>
    <w:rsid w:val="0D4B0CDF"/>
    <w:rsid w:val="0D5B18DA"/>
    <w:rsid w:val="0D6C3918"/>
    <w:rsid w:val="0D96BC78"/>
    <w:rsid w:val="0DA1E163"/>
    <w:rsid w:val="0DBEA578"/>
    <w:rsid w:val="0DCCD49E"/>
    <w:rsid w:val="0E2FF783"/>
    <w:rsid w:val="0E33FF8E"/>
    <w:rsid w:val="0E7B44AD"/>
    <w:rsid w:val="0E7F6D1A"/>
    <w:rsid w:val="0E84535A"/>
    <w:rsid w:val="0E881B59"/>
    <w:rsid w:val="0EBA1F10"/>
    <w:rsid w:val="0EE32902"/>
    <w:rsid w:val="0EEB662A"/>
    <w:rsid w:val="0EF17CDD"/>
    <w:rsid w:val="0F06BFEE"/>
    <w:rsid w:val="0F37F3D6"/>
    <w:rsid w:val="0F6670DB"/>
    <w:rsid w:val="0F722239"/>
    <w:rsid w:val="0F81B56A"/>
    <w:rsid w:val="0F824EA0"/>
    <w:rsid w:val="0F9B08A4"/>
    <w:rsid w:val="0F9E3D14"/>
    <w:rsid w:val="0FA72E50"/>
    <w:rsid w:val="0FD8FF31"/>
    <w:rsid w:val="101C81D3"/>
    <w:rsid w:val="103386DD"/>
    <w:rsid w:val="1036BDAE"/>
    <w:rsid w:val="1051DC5E"/>
    <w:rsid w:val="108BDFAD"/>
    <w:rsid w:val="10A998D4"/>
    <w:rsid w:val="10AC8DEB"/>
    <w:rsid w:val="10BC02BC"/>
    <w:rsid w:val="10C59BDB"/>
    <w:rsid w:val="10CF0EFB"/>
    <w:rsid w:val="10D2B472"/>
    <w:rsid w:val="10E04927"/>
    <w:rsid w:val="10E82B45"/>
    <w:rsid w:val="10ED15A9"/>
    <w:rsid w:val="10F97477"/>
    <w:rsid w:val="10FE5B41"/>
    <w:rsid w:val="11547993"/>
    <w:rsid w:val="1155BFD7"/>
    <w:rsid w:val="11564E9D"/>
    <w:rsid w:val="116A7D69"/>
    <w:rsid w:val="11728CD8"/>
    <w:rsid w:val="11CBB2A4"/>
    <w:rsid w:val="121B75EA"/>
    <w:rsid w:val="123D1268"/>
    <w:rsid w:val="123F95C0"/>
    <w:rsid w:val="1240CED7"/>
    <w:rsid w:val="1249EF6E"/>
    <w:rsid w:val="124C211B"/>
    <w:rsid w:val="125A711A"/>
    <w:rsid w:val="127AAB03"/>
    <w:rsid w:val="127E5671"/>
    <w:rsid w:val="127E9FC9"/>
    <w:rsid w:val="1292833D"/>
    <w:rsid w:val="12A9B7C6"/>
    <w:rsid w:val="12D04EB0"/>
    <w:rsid w:val="12F4C727"/>
    <w:rsid w:val="1306E5F9"/>
    <w:rsid w:val="13185838"/>
    <w:rsid w:val="133D86C9"/>
    <w:rsid w:val="133FAFB6"/>
    <w:rsid w:val="13453817"/>
    <w:rsid w:val="13478EF7"/>
    <w:rsid w:val="13481B14"/>
    <w:rsid w:val="136BA697"/>
    <w:rsid w:val="136DD7A5"/>
    <w:rsid w:val="1379E97B"/>
    <w:rsid w:val="13820BB9"/>
    <w:rsid w:val="13A30ABA"/>
    <w:rsid w:val="13AE5D7F"/>
    <w:rsid w:val="13B321FC"/>
    <w:rsid w:val="13BAB8B6"/>
    <w:rsid w:val="13CB63BD"/>
    <w:rsid w:val="13D0916C"/>
    <w:rsid w:val="142B5653"/>
    <w:rsid w:val="1433823C"/>
    <w:rsid w:val="143E1916"/>
    <w:rsid w:val="1456B356"/>
    <w:rsid w:val="1495C908"/>
    <w:rsid w:val="14B88AD7"/>
    <w:rsid w:val="14D3C0C5"/>
    <w:rsid w:val="14D5AC65"/>
    <w:rsid w:val="1515B90B"/>
    <w:rsid w:val="152D0057"/>
    <w:rsid w:val="152DA514"/>
    <w:rsid w:val="15442DDE"/>
    <w:rsid w:val="154E150B"/>
    <w:rsid w:val="155BCF32"/>
    <w:rsid w:val="155CABDA"/>
    <w:rsid w:val="156829BE"/>
    <w:rsid w:val="158FA7DB"/>
    <w:rsid w:val="15B423AA"/>
    <w:rsid w:val="15B7F82E"/>
    <w:rsid w:val="15CC13D7"/>
    <w:rsid w:val="15CE7FB1"/>
    <w:rsid w:val="15DCB93A"/>
    <w:rsid w:val="1605AB29"/>
    <w:rsid w:val="1605C031"/>
    <w:rsid w:val="160F8444"/>
    <w:rsid w:val="161E9232"/>
    <w:rsid w:val="1620796A"/>
    <w:rsid w:val="164F5F13"/>
    <w:rsid w:val="16581520"/>
    <w:rsid w:val="166292DA"/>
    <w:rsid w:val="1669C148"/>
    <w:rsid w:val="16B410CD"/>
    <w:rsid w:val="1710F501"/>
    <w:rsid w:val="17179ADA"/>
    <w:rsid w:val="171827C8"/>
    <w:rsid w:val="17335BEB"/>
    <w:rsid w:val="173876F7"/>
    <w:rsid w:val="1738E3FE"/>
    <w:rsid w:val="174BD764"/>
    <w:rsid w:val="174C4864"/>
    <w:rsid w:val="174FDF3F"/>
    <w:rsid w:val="17500212"/>
    <w:rsid w:val="17503892"/>
    <w:rsid w:val="17608D52"/>
    <w:rsid w:val="1765F6ED"/>
    <w:rsid w:val="1779F563"/>
    <w:rsid w:val="178306F5"/>
    <w:rsid w:val="17862CC7"/>
    <w:rsid w:val="17A667F8"/>
    <w:rsid w:val="17A805B0"/>
    <w:rsid w:val="17AC513C"/>
    <w:rsid w:val="17AD01FA"/>
    <w:rsid w:val="17C34632"/>
    <w:rsid w:val="17FFE37E"/>
    <w:rsid w:val="181FC248"/>
    <w:rsid w:val="1852FB37"/>
    <w:rsid w:val="18684813"/>
    <w:rsid w:val="186C9479"/>
    <w:rsid w:val="1879005E"/>
    <w:rsid w:val="1880B252"/>
    <w:rsid w:val="18999029"/>
    <w:rsid w:val="18A69A72"/>
    <w:rsid w:val="18D201FA"/>
    <w:rsid w:val="18DD366D"/>
    <w:rsid w:val="1920D590"/>
    <w:rsid w:val="198A874A"/>
    <w:rsid w:val="1991E44D"/>
    <w:rsid w:val="19A541F0"/>
    <w:rsid w:val="19A9BD41"/>
    <w:rsid w:val="19D37D18"/>
    <w:rsid w:val="19DE0699"/>
    <w:rsid w:val="19E4C605"/>
    <w:rsid w:val="19F27812"/>
    <w:rsid w:val="1A04EDE0"/>
    <w:rsid w:val="1A0A321D"/>
    <w:rsid w:val="1A1A75B5"/>
    <w:rsid w:val="1A2300FB"/>
    <w:rsid w:val="1A3C6B27"/>
    <w:rsid w:val="1A3D5BFB"/>
    <w:rsid w:val="1A400DE1"/>
    <w:rsid w:val="1A466352"/>
    <w:rsid w:val="1A4BC74C"/>
    <w:rsid w:val="1A627D2D"/>
    <w:rsid w:val="1A76F6C8"/>
    <w:rsid w:val="1A79B599"/>
    <w:rsid w:val="1A7E8198"/>
    <w:rsid w:val="1A8057F5"/>
    <w:rsid w:val="1A8D9857"/>
    <w:rsid w:val="1AB12C5C"/>
    <w:rsid w:val="1AB26817"/>
    <w:rsid w:val="1AC2DB2F"/>
    <w:rsid w:val="1AD46837"/>
    <w:rsid w:val="1ADFE43E"/>
    <w:rsid w:val="1AF6E701"/>
    <w:rsid w:val="1AFE8B9F"/>
    <w:rsid w:val="1B4FB5B5"/>
    <w:rsid w:val="1B744A01"/>
    <w:rsid w:val="1B8BD66E"/>
    <w:rsid w:val="1B8D8AC7"/>
    <w:rsid w:val="1B9295E0"/>
    <w:rsid w:val="1B98D60C"/>
    <w:rsid w:val="1BAE32A1"/>
    <w:rsid w:val="1BC8B37A"/>
    <w:rsid w:val="1BD32070"/>
    <w:rsid w:val="1BE8884D"/>
    <w:rsid w:val="1C1B2F75"/>
    <w:rsid w:val="1C276F22"/>
    <w:rsid w:val="1C4187A4"/>
    <w:rsid w:val="1C4267D6"/>
    <w:rsid w:val="1C57DAFD"/>
    <w:rsid w:val="1C647D3B"/>
    <w:rsid w:val="1C6BAC2E"/>
    <w:rsid w:val="1C8F1FF4"/>
    <w:rsid w:val="1C90B0AC"/>
    <w:rsid w:val="1C9B924E"/>
    <w:rsid w:val="1CD5E8FE"/>
    <w:rsid w:val="1D08A032"/>
    <w:rsid w:val="1D16272F"/>
    <w:rsid w:val="1D27A483"/>
    <w:rsid w:val="1D305A24"/>
    <w:rsid w:val="1D5CA6C7"/>
    <w:rsid w:val="1D6AAB15"/>
    <w:rsid w:val="1DB3F08F"/>
    <w:rsid w:val="1DEC7059"/>
    <w:rsid w:val="1DF640BA"/>
    <w:rsid w:val="1E01FD3D"/>
    <w:rsid w:val="1E07A975"/>
    <w:rsid w:val="1E4F62A1"/>
    <w:rsid w:val="1E7706E7"/>
    <w:rsid w:val="1E7F429E"/>
    <w:rsid w:val="1EEAC1C5"/>
    <w:rsid w:val="1EFA1920"/>
    <w:rsid w:val="1F00CB75"/>
    <w:rsid w:val="1F03A490"/>
    <w:rsid w:val="1F0BDB99"/>
    <w:rsid w:val="1F0C2DFC"/>
    <w:rsid w:val="1F2E7DEF"/>
    <w:rsid w:val="1F503D7D"/>
    <w:rsid w:val="1F8F15D0"/>
    <w:rsid w:val="1F9D6E3B"/>
    <w:rsid w:val="1FA88B47"/>
    <w:rsid w:val="1FE17E96"/>
    <w:rsid w:val="1FF63DCB"/>
    <w:rsid w:val="1FF6FA2C"/>
    <w:rsid w:val="200453E9"/>
    <w:rsid w:val="20086B16"/>
    <w:rsid w:val="20120C4E"/>
    <w:rsid w:val="2013FAE6"/>
    <w:rsid w:val="209D1852"/>
    <w:rsid w:val="20C7E780"/>
    <w:rsid w:val="20DD4C1A"/>
    <w:rsid w:val="20E7217C"/>
    <w:rsid w:val="211426AA"/>
    <w:rsid w:val="211FFBD3"/>
    <w:rsid w:val="215A42F4"/>
    <w:rsid w:val="21A7F7F7"/>
    <w:rsid w:val="21C1183E"/>
    <w:rsid w:val="21D703D1"/>
    <w:rsid w:val="21E13209"/>
    <w:rsid w:val="21EF1E8A"/>
    <w:rsid w:val="21F29717"/>
    <w:rsid w:val="2212B907"/>
    <w:rsid w:val="2220E55F"/>
    <w:rsid w:val="2241A0E2"/>
    <w:rsid w:val="22902D5D"/>
    <w:rsid w:val="22966267"/>
    <w:rsid w:val="229EDFA2"/>
    <w:rsid w:val="22B624CA"/>
    <w:rsid w:val="22BE13CE"/>
    <w:rsid w:val="22D4EE59"/>
    <w:rsid w:val="22E4A553"/>
    <w:rsid w:val="22E7912D"/>
    <w:rsid w:val="22EB8171"/>
    <w:rsid w:val="231BB3A2"/>
    <w:rsid w:val="2328D4C3"/>
    <w:rsid w:val="232EFA6C"/>
    <w:rsid w:val="2352BBC1"/>
    <w:rsid w:val="2358C9F9"/>
    <w:rsid w:val="236D4198"/>
    <w:rsid w:val="237734EC"/>
    <w:rsid w:val="239F9352"/>
    <w:rsid w:val="23A7DC34"/>
    <w:rsid w:val="23B77224"/>
    <w:rsid w:val="23D6E2A9"/>
    <w:rsid w:val="23F05E3C"/>
    <w:rsid w:val="23F872AD"/>
    <w:rsid w:val="23FF2FB1"/>
    <w:rsid w:val="240ADE28"/>
    <w:rsid w:val="242B8E98"/>
    <w:rsid w:val="2443F947"/>
    <w:rsid w:val="244B499C"/>
    <w:rsid w:val="245B24EB"/>
    <w:rsid w:val="247EA80D"/>
    <w:rsid w:val="2488BB13"/>
    <w:rsid w:val="2488E804"/>
    <w:rsid w:val="248FF6DD"/>
    <w:rsid w:val="24952C02"/>
    <w:rsid w:val="24B23589"/>
    <w:rsid w:val="24CD231F"/>
    <w:rsid w:val="25123386"/>
    <w:rsid w:val="251464EE"/>
    <w:rsid w:val="251F8959"/>
    <w:rsid w:val="253F02F8"/>
    <w:rsid w:val="253FDD0C"/>
    <w:rsid w:val="2543F928"/>
    <w:rsid w:val="255889A9"/>
    <w:rsid w:val="2561646D"/>
    <w:rsid w:val="2562DD83"/>
    <w:rsid w:val="256CCA84"/>
    <w:rsid w:val="25940A7E"/>
    <w:rsid w:val="25A172D5"/>
    <w:rsid w:val="25A8942E"/>
    <w:rsid w:val="25A9BB6C"/>
    <w:rsid w:val="25DE74B7"/>
    <w:rsid w:val="26004A5B"/>
    <w:rsid w:val="260F6A4C"/>
    <w:rsid w:val="2623F7D0"/>
    <w:rsid w:val="26308F44"/>
    <w:rsid w:val="2670C7AF"/>
    <w:rsid w:val="2685BB9A"/>
    <w:rsid w:val="2686C6ED"/>
    <w:rsid w:val="269CEA65"/>
    <w:rsid w:val="26F831E1"/>
    <w:rsid w:val="2703391C"/>
    <w:rsid w:val="2727241F"/>
    <w:rsid w:val="2729606D"/>
    <w:rsid w:val="273BADCD"/>
    <w:rsid w:val="275C5347"/>
    <w:rsid w:val="275D3513"/>
    <w:rsid w:val="2775CFE4"/>
    <w:rsid w:val="2799CACD"/>
    <w:rsid w:val="27A4D853"/>
    <w:rsid w:val="27A8749E"/>
    <w:rsid w:val="27B6A71F"/>
    <w:rsid w:val="27C5E039"/>
    <w:rsid w:val="27DD0CC8"/>
    <w:rsid w:val="27F0E6E8"/>
    <w:rsid w:val="280046E0"/>
    <w:rsid w:val="28139F5B"/>
    <w:rsid w:val="28148BEE"/>
    <w:rsid w:val="2840D309"/>
    <w:rsid w:val="28555B96"/>
    <w:rsid w:val="28563700"/>
    <w:rsid w:val="286F3064"/>
    <w:rsid w:val="287A448F"/>
    <w:rsid w:val="28897E8A"/>
    <w:rsid w:val="2892D4B5"/>
    <w:rsid w:val="28B07837"/>
    <w:rsid w:val="28B6E079"/>
    <w:rsid w:val="28FEF516"/>
    <w:rsid w:val="29179928"/>
    <w:rsid w:val="293D5DF3"/>
    <w:rsid w:val="294955F3"/>
    <w:rsid w:val="295FD546"/>
    <w:rsid w:val="29660905"/>
    <w:rsid w:val="2969E1F5"/>
    <w:rsid w:val="29AC3FDF"/>
    <w:rsid w:val="29AF248E"/>
    <w:rsid w:val="29C24116"/>
    <w:rsid w:val="29CF5E0B"/>
    <w:rsid w:val="2A0FB89F"/>
    <w:rsid w:val="2A0FD15C"/>
    <w:rsid w:val="2A138E68"/>
    <w:rsid w:val="2A180F79"/>
    <w:rsid w:val="2A19169B"/>
    <w:rsid w:val="2A19D353"/>
    <w:rsid w:val="2A2B693C"/>
    <w:rsid w:val="2A7EF3D2"/>
    <w:rsid w:val="2A8C096C"/>
    <w:rsid w:val="2AB229C4"/>
    <w:rsid w:val="2ABAD4F7"/>
    <w:rsid w:val="2AC030DD"/>
    <w:rsid w:val="2AC2347F"/>
    <w:rsid w:val="2ACBA0E0"/>
    <w:rsid w:val="2AD2483D"/>
    <w:rsid w:val="2AE0D62E"/>
    <w:rsid w:val="2AE62070"/>
    <w:rsid w:val="2AF6AFA1"/>
    <w:rsid w:val="2AF71A6F"/>
    <w:rsid w:val="2B02398F"/>
    <w:rsid w:val="2B02DCB3"/>
    <w:rsid w:val="2B04B3E3"/>
    <w:rsid w:val="2B2D208F"/>
    <w:rsid w:val="2B2F5833"/>
    <w:rsid w:val="2B360FEA"/>
    <w:rsid w:val="2B3F474E"/>
    <w:rsid w:val="2B575B83"/>
    <w:rsid w:val="2B67CCCC"/>
    <w:rsid w:val="2B76F6F9"/>
    <w:rsid w:val="2B78702E"/>
    <w:rsid w:val="2B8435A2"/>
    <w:rsid w:val="2B905FE5"/>
    <w:rsid w:val="2B915073"/>
    <w:rsid w:val="2B9853C8"/>
    <w:rsid w:val="2BA68894"/>
    <w:rsid w:val="2BAF488F"/>
    <w:rsid w:val="2BDF14A7"/>
    <w:rsid w:val="2C081673"/>
    <w:rsid w:val="2C2AD410"/>
    <w:rsid w:val="2C6CE59B"/>
    <w:rsid w:val="2C7ECC7D"/>
    <w:rsid w:val="2CC0C8C7"/>
    <w:rsid w:val="2CD3662E"/>
    <w:rsid w:val="2CD677F6"/>
    <w:rsid w:val="2CDDF813"/>
    <w:rsid w:val="2CEE4028"/>
    <w:rsid w:val="2D1BBCB5"/>
    <w:rsid w:val="2D4A671E"/>
    <w:rsid w:val="2D4D0C5F"/>
    <w:rsid w:val="2D820248"/>
    <w:rsid w:val="2D8D3732"/>
    <w:rsid w:val="2D8E9747"/>
    <w:rsid w:val="2DA17ADE"/>
    <w:rsid w:val="2DD5373B"/>
    <w:rsid w:val="2DD7C2B8"/>
    <w:rsid w:val="2E15A5C6"/>
    <w:rsid w:val="2E5408AC"/>
    <w:rsid w:val="2E5DA5DB"/>
    <w:rsid w:val="2E733516"/>
    <w:rsid w:val="2E760D7E"/>
    <w:rsid w:val="2E84F40E"/>
    <w:rsid w:val="2E8A4B90"/>
    <w:rsid w:val="2E9A0DCF"/>
    <w:rsid w:val="2E9DA899"/>
    <w:rsid w:val="2E9E3963"/>
    <w:rsid w:val="2EA928A9"/>
    <w:rsid w:val="2ECBD9DF"/>
    <w:rsid w:val="2ED2998F"/>
    <w:rsid w:val="2ED729FE"/>
    <w:rsid w:val="2EEA20E5"/>
    <w:rsid w:val="2F0525DD"/>
    <w:rsid w:val="2F361645"/>
    <w:rsid w:val="2F369E1B"/>
    <w:rsid w:val="2F47BC4C"/>
    <w:rsid w:val="2F4D655D"/>
    <w:rsid w:val="2F59F777"/>
    <w:rsid w:val="2F655B5B"/>
    <w:rsid w:val="2F678B6D"/>
    <w:rsid w:val="2F6CE1CC"/>
    <w:rsid w:val="2F88BAFE"/>
    <w:rsid w:val="2F9A187E"/>
    <w:rsid w:val="2F9CDAC9"/>
    <w:rsid w:val="2FABF8ED"/>
    <w:rsid w:val="2FBF3088"/>
    <w:rsid w:val="2FF76457"/>
    <w:rsid w:val="2FFB0BB0"/>
    <w:rsid w:val="2FFD2249"/>
    <w:rsid w:val="3005CB81"/>
    <w:rsid w:val="3011C863"/>
    <w:rsid w:val="303BA098"/>
    <w:rsid w:val="304F17FF"/>
    <w:rsid w:val="306B8ACC"/>
    <w:rsid w:val="308D87B2"/>
    <w:rsid w:val="3099CB3C"/>
    <w:rsid w:val="30AEA042"/>
    <w:rsid w:val="30BAF9E9"/>
    <w:rsid w:val="30CBE7BE"/>
    <w:rsid w:val="30D195A4"/>
    <w:rsid w:val="30D9A579"/>
    <w:rsid w:val="30DB4E8E"/>
    <w:rsid w:val="30EC5479"/>
    <w:rsid w:val="31357AF6"/>
    <w:rsid w:val="313AEF96"/>
    <w:rsid w:val="3146E281"/>
    <w:rsid w:val="3152A0A8"/>
    <w:rsid w:val="315AEBA5"/>
    <w:rsid w:val="3168A036"/>
    <w:rsid w:val="3171BD9C"/>
    <w:rsid w:val="31B4FAB9"/>
    <w:rsid w:val="31BDFD8F"/>
    <w:rsid w:val="31BF8B50"/>
    <w:rsid w:val="31CB801A"/>
    <w:rsid w:val="326D8AFF"/>
    <w:rsid w:val="327169DA"/>
    <w:rsid w:val="32717E4A"/>
    <w:rsid w:val="3285DB99"/>
    <w:rsid w:val="3290C4F1"/>
    <w:rsid w:val="32A06187"/>
    <w:rsid w:val="32BA244C"/>
    <w:rsid w:val="32C2B4D4"/>
    <w:rsid w:val="32C4AC8C"/>
    <w:rsid w:val="32F7383E"/>
    <w:rsid w:val="32F7F38D"/>
    <w:rsid w:val="32FD4855"/>
    <w:rsid w:val="3307A17D"/>
    <w:rsid w:val="3348A1E9"/>
    <w:rsid w:val="335702D1"/>
    <w:rsid w:val="335AC4AB"/>
    <w:rsid w:val="3361DD25"/>
    <w:rsid w:val="3385FE3A"/>
    <w:rsid w:val="33AB4852"/>
    <w:rsid w:val="33C7905C"/>
    <w:rsid w:val="33D378FB"/>
    <w:rsid w:val="33F94ABF"/>
    <w:rsid w:val="340FE27B"/>
    <w:rsid w:val="344B4128"/>
    <w:rsid w:val="34540334"/>
    <w:rsid w:val="345E0D56"/>
    <w:rsid w:val="34651CB6"/>
    <w:rsid w:val="346AD57F"/>
    <w:rsid w:val="34913003"/>
    <w:rsid w:val="349A0C38"/>
    <w:rsid w:val="34AFA072"/>
    <w:rsid w:val="34B08687"/>
    <w:rsid w:val="34E88910"/>
    <w:rsid w:val="34FC98ED"/>
    <w:rsid w:val="353EDC3A"/>
    <w:rsid w:val="3548CE40"/>
    <w:rsid w:val="355E702C"/>
    <w:rsid w:val="3573E221"/>
    <w:rsid w:val="3577BC0F"/>
    <w:rsid w:val="35904EC8"/>
    <w:rsid w:val="359FC717"/>
    <w:rsid w:val="35A0BBA3"/>
    <w:rsid w:val="35AB7398"/>
    <w:rsid w:val="35AEB1B4"/>
    <w:rsid w:val="35B30A38"/>
    <w:rsid w:val="35E9EC43"/>
    <w:rsid w:val="36290A2F"/>
    <w:rsid w:val="365FAAC1"/>
    <w:rsid w:val="366C787C"/>
    <w:rsid w:val="36749EFF"/>
    <w:rsid w:val="36817E86"/>
    <w:rsid w:val="369236D5"/>
    <w:rsid w:val="369D6BF7"/>
    <w:rsid w:val="36A1CC7C"/>
    <w:rsid w:val="36AE2C26"/>
    <w:rsid w:val="36BC5057"/>
    <w:rsid w:val="36BD0605"/>
    <w:rsid w:val="36C0A93F"/>
    <w:rsid w:val="36E77DD8"/>
    <w:rsid w:val="36EC4B9D"/>
    <w:rsid w:val="3712ADE8"/>
    <w:rsid w:val="37586281"/>
    <w:rsid w:val="3792C3A6"/>
    <w:rsid w:val="37B7A7BE"/>
    <w:rsid w:val="37BF46C5"/>
    <w:rsid w:val="37CEA12F"/>
    <w:rsid w:val="37E0B2EF"/>
    <w:rsid w:val="37F97D0E"/>
    <w:rsid w:val="380B3989"/>
    <w:rsid w:val="381A1FA8"/>
    <w:rsid w:val="382219BF"/>
    <w:rsid w:val="382B513E"/>
    <w:rsid w:val="3837A5D3"/>
    <w:rsid w:val="3841ECBB"/>
    <w:rsid w:val="384C64CF"/>
    <w:rsid w:val="384DD083"/>
    <w:rsid w:val="38759C53"/>
    <w:rsid w:val="38A4D0FF"/>
    <w:rsid w:val="38C2517B"/>
    <w:rsid w:val="38D903A6"/>
    <w:rsid w:val="38DAA777"/>
    <w:rsid w:val="38DAF4C2"/>
    <w:rsid w:val="38E9FC9B"/>
    <w:rsid w:val="38FB629C"/>
    <w:rsid w:val="390776BF"/>
    <w:rsid w:val="3907EE4D"/>
    <w:rsid w:val="393B0A45"/>
    <w:rsid w:val="39686D59"/>
    <w:rsid w:val="39782551"/>
    <w:rsid w:val="39A45A5A"/>
    <w:rsid w:val="39AAEF4F"/>
    <w:rsid w:val="39AE0F98"/>
    <w:rsid w:val="39B65C83"/>
    <w:rsid w:val="39B91B2A"/>
    <w:rsid w:val="39BEC907"/>
    <w:rsid w:val="39C23F31"/>
    <w:rsid w:val="39D95F06"/>
    <w:rsid w:val="3A068B91"/>
    <w:rsid w:val="3A06986D"/>
    <w:rsid w:val="3A0C0796"/>
    <w:rsid w:val="3A0F9271"/>
    <w:rsid w:val="3A695EF2"/>
    <w:rsid w:val="3A6994C7"/>
    <w:rsid w:val="3AA7281D"/>
    <w:rsid w:val="3AD15764"/>
    <w:rsid w:val="3AF3AB7B"/>
    <w:rsid w:val="3AF8B47A"/>
    <w:rsid w:val="3B3EAB57"/>
    <w:rsid w:val="3B546DB8"/>
    <w:rsid w:val="3B5D5E4F"/>
    <w:rsid w:val="3B6732A4"/>
    <w:rsid w:val="3B6B3DDF"/>
    <w:rsid w:val="3B7042D1"/>
    <w:rsid w:val="3B82AB2A"/>
    <w:rsid w:val="3B9F4049"/>
    <w:rsid w:val="3BA39D07"/>
    <w:rsid w:val="3BACEBF5"/>
    <w:rsid w:val="3BAD6C22"/>
    <w:rsid w:val="3BB9C38F"/>
    <w:rsid w:val="3BC405C6"/>
    <w:rsid w:val="3BE4DF7A"/>
    <w:rsid w:val="3BEAEDB0"/>
    <w:rsid w:val="3C10CB15"/>
    <w:rsid w:val="3C301A19"/>
    <w:rsid w:val="3C64093E"/>
    <w:rsid w:val="3C8E21AC"/>
    <w:rsid w:val="3C91713B"/>
    <w:rsid w:val="3C947DF0"/>
    <w:rsid w:val="3CD1C6DB"/>
    <w:rsid w:val="3CD8A46B"/>
    <w:rsid w:val="3CFDBF90"/>
    <w:rsid w:val="3D012FA5"/>
    <w:rsid w:val="3D07ECFC"/>
    <w:rsid w:val="3D1611C5"/>
    <w:rsid w:val="3D2604E6"/>
    <w:rsid w:val="3D2C07E1"/>
    <w:rsid w:val="3D34B831"/>
    <w:rsid w:val="3D3A9106"/>
    <w:rsid w:val="3D57DCDA"/>
    <w:rsid w:val="3D596960"/>
    <w:rsid w:val="3D5ABFD7"/>
    <w:rsid w:val="3D5CC815"/>
    <w:rsid w:val="3D6F7B7A"/>
    <w:rsid w:val="3D99AFAA"/>
    <w:rsid w:val="3DC6EEFA"/>
    <w:rsid w:val="3DF2A617"/>
    <w:rsid w:val="3DFA4490"/>
    <w:rsid w:val="3E113506"/>
    <w:rsid w:val="3E211A5B"/>
    <w:rsid w:val="3E38FE1B"/>
    <w:rsid w:val="3E395F53"/>
    <w:rsid w:val="3E9475CF"/>
    <w:rsid w:val="3ED22C13"/>
    <w:rsid w:val="3EF78DAC"/>
    <w:rsid w:val="3F0F631D"/>
    <w:rsid w:val="3F39A523"/>
    <w:rsid w:val="3FAA58F1"/>
    <w:rsid w:val="3FB1D820"/>
    <w:rsid w:val="3FB94418"/>
    <w:rsid w:val="3FC94D9E"/>
    <w:rsid w:val="3FDB35C4"/>
    <w:rsid w:val="3FECC98A"/>
    <w:rsid w:val="3FFE51BF"/>
    <w:rsid w:val="400D9C4A"/>
    <w:rsid w:val="4022CBF5"/>
    <w:rsid w:val="4026CE47"/>
    <w:rsid w:val="4031E9BA"/>
    <w:rsid w:val="4039567E"/>
    <w:rsid w:val="40454473"/>
    <w:rsid w:val="404D6869"/>
    <w:rsid w:val="405B3DCB"/>
    <w:rsid w:val="40BCD537"/>
    <w:rsid w:val="40BEBBC7"/>
    <w:rsid w:val="40C9F8C5"/>
    <w:rsid w:val="40E0CD72"/>
    <w:rsid w:val="40EB4A32"/>
    <w:rsid w:val="40EBC069"/>
    <w:rsid w:val="40EF85FD"/>
    <w:rsid w:val="40F9D17D"/>
    <w:rsid w:val="41068227"/>
    <w:rsid w:val="41132C9C"/>
    <w:rsid w:val="4119B2FE"/>
    <w:rsid w:val="41203096"/>
    <w:rsid w:val="4124AC7B"/>
    <w:rsid w:val="41310DA8"/>
    <w:rsid w:val="4165677C"/>
    <w:rsid w:val="416F8AB6"/>
    <w:rsid w:val="417B1ED1"/>
    <w:rsid w:val="4181570A"/>
    <w:rsid w:val="4181D502"/>
    <w:rsid w:val="41C4A46D"/>
    <w:rsid w:val="41C7A4F8"/>
    <w:rsid w:val="41CAA519"/>
    <w:rsid w:val="41DA5FAD"/>
    <w:rsid w:val="421D5230"/>
    <w:rsid w:val="42201CAC"/>
    <w:rsid w:val="423F426C"/>
    <w:rsid w:val="4277BAE4"/>
    <w:rsid w:val="4283F1AF"/>
    <w:rsid w:val="42A6C6EE"/>
    <w:rsid w:val="42C3A62B"/>
    <w:rsid w:val="42D00963"/>
    <w:rsid w:val="42F10A06"/>
    <w:rsid w:val="430CD273"/>
    <w:rsid w:val="4330EF28"/>
    <w:rsid w:val="433A14D0"/>
    <w:rsid w:val="43413725"/>
    <w:rsid w:val="434EB4AB"/>
    <w:rsid w:val="43679E17"/>
    <w:rsid w:val="437B1236"/>
    <w:rsid w:val="4382E9E7"/>
    <w:rsid w:val="43860EE7"/>
    <w:rsid w:val="4390B99F"/>
    <w:rsid w:val="43932716"/>
    <w:rsid w:val="43AE573F"/>
    <w:rsid w:val="43B4D74A"/>
    <w:rsid w:val="43BB0605"/>
    <w:rsid w:val="43E99508"/>
    <w:rsid w:val="43F34D84"/>
    <w:rsid w:val="44004A81"/>
    <w:rsid w:val="44171A29"/>
    <w:rsid w:val="4419893D"/>
    <w:rsid w:val="44385571"/>
    <w:rsid w:val="443D886F"/>
    <w:rsid w:val="4496D137"/>
    <w:rsid w:val="44D1D0F2"/>
    <w:rsid w:val="44D1D424"/>
    <w:rsid w:val="44EB2693"/>
    <w:rsid w:val="4507E0BD"/>
    <w:rsid w:val="452AA15E"/>
    <w:rsid w:val="453896CC"/>
    <w:rsid w:val="454FF64F"/>
    <w:rsid w:val="455782EF"/>
    <w:rsid w:val="45660A68"/>
    <w:rsid w:val="456BE274"/>
    <w:rsid w:val="458D9528"/>
    <w:rsid w:val="45C9F736"/>
    <w:rsid w:val="45D3D55B"/>
    <w:rsid w:val="45D59738"/>
    <w:rsid w:val="46213962"/>
    <w:rsid w:val="46317865"/>
    <w:rsid w:val="46454D82"/>
    <w:rsid w:val="4677A0BA"/>
    <w:rsid w:val="468A566C"/>
    <w:rsid w:val="46900FBB"/>
    <w:rsid w:val="46B8410F"/>
    <w:rsid w:val="46D5E6E8"/>
    <w:rsid w:val="46EB3885"/>
    <w:rsid w:val="4729AFEE"/>
    <w:rsid w:val="4739E1B5"/>
    <w:rsid w:val="4754685B"/>
    <w:rsid w:val="47569E40"/>
    <w:rsid w:val="47573875"/>
    <w:rsid w:val="4771CC3F"/>
    <w:rsid w:val="4784CE19"/>
    <w:rsid w:val="478529D1"/>
    <w:rsid w:val="47B7D715"/>
    <w:rsid w:val="47BE8FF9"/>
    <w:rsid w:val="47DFA5AD"/>
    <w:rsid w:val="47FD40EF"/>
    <w:rsid w:val="48299219"/>
    <w:rsid w:val="48589476"/>
    <w:rsid w:val="48775127"/>
    <w:rsid w:val="488ED9CD"/>
    <w:rsid w:val="48A3156D"/>
    <w:rsid w:val="48B06EF0"/>
    <w:rsid w:val="48CBF39D"/>
    <w:rsid w:val="48CE1121"/>
    <w:rsid w:val="48E4D257"/>
    <w:rsid w:val="48E82C82"/>
    <w:rsid w:val="49048CF8"/>
    <w:rsid w:val="49581DDD"/>
    <w:rsid w:val="4965C92D"/>
    <w:rsid w:val="49875E60"/>
    <w:rsid w:val="498B2981"/>
    <w:rsid w:val="49C41CA9"/>
    <w:rsid w:val="49D4F93B"/>
    <w:rsid w:val="49DF8036"/>
    <w:rsid w:val="49E84C75"/>
    <w:rsid w:val="49F3C569"/>
    <w:rsid w:val="4A3BE75D"/>
    <w:rsid w:val="4A651CF3"/>
    <w:rsid w:val="4A8BD8B7"/>
    <w:rsid w:val="4AA05424"/>
    <w:rsid w:val="4AA9E27A"/>
    <w:rsid w:val="4AACFF8E"/>
    <w:rsid w:val="4AAD74C4"/>
    <w:rsid w:val="4AC000AC"/>
    <w:rsid w:val="4AD1C73E"/>
    <w:rsid w:val="4AFAAFA1"/>
    <w:rsid w:val="4AFC1ABA"/>
    <w:rsid w:val="4AFF46E3"/>
    <w:rsid w:val="4B0A505F"/>
    <w:rsid w:val="4B0F82D5"/>
    <w:rsid w:val="4B49CEA2"/>
    <w:rsid w:val="4B55EA51"/>
    <w:rsid w:val="4B5BD651"/>
    <w:rsid w:val="4B9BACD5"/>
    <w:rsid w:val="4BBD0BCD"/>
    <w:rsid w:val="4BC1BABF"/>
    <w:rsid w:val="4BD8703F"/>
    <w:rsid w:val="4C372BC5"/>
    <w:rsid w:val="4C4001F6"/>
    <w:rsid w:val="4C4C0C98"/>
    <w:rsid w:val="4C648B6A"/>
    <w:rsid w:val="4C6A2119"/>
    <w:rsid w:val="4CC207C7"/>
    <w:rsid w:val="4CC51AD5"/>
    <w:rsid w:val="4CD13708"/>
    <w:rsid w:val="4CE7DBFA"/>
    <w:rsid w:val="4D0D6FF7"/>
    <w:rsid w:val="4D0DBBA1"/>
    <w:rsid w:val="4D432140"/>
    <w:rsid w:val="4D4965CD"/>
    <w:rsid w:val="4D558D21"/>
    <w:rsid w:val="4D859D69"/>
    <w:rsid w:val="4DC36942"/>
    <w:rsid w:val="4DCEC9B0"/>
    <w:rsid w:val="4E26D551"/>
    <w:rsid w:val="4E468AFC"/>
    <w:rsid w:val="4E4D52B8"/>
    <w:rsid w:val="4E762A49"/>
    <w:rsid w:val="4E7FF63E"/>
    <w:rsid w:val="4EA187D7"/>
    <w:rsid w:val="4EA79D5D"/>
    <w:rsid w:val="4EC17D5E"/>
    <w:rsid w:val="4ECAD975"/>
    <w:rsid w:val="4ED3A7B8"/>
    <w:rsid w:val="4EEB936A"/>
    <w:rsid w:val="4EF5858E"/>
    <w:rsid w:val="4F178652"/>
    <w:rsid w:val="4F2487B4"/>
    <w:rsid w:val="4F288F82"/>
    <w:rsid w:val="4F2A57D1"/>
    <w:rsid w:val="4F4EFB9A"/>
    <w:rsid w:val="4F6393C3"/>
    <w:rsid w:val="4F6874B1"/>
    <w:rsid w:val="4F6ED71A"/>
    <w:rsid w:val="4F7C7770"/>
    <w:rsid w:val="4F7F503B"/>
    <w:rsid w:val="4F82FBC5"/>
    <w:rsid w:val="4FA5D74A"/>
    <w:rsid w:val="4FAAFEA4"/>
    <w:rsid w:val="4FCF3D01"/>
    <w:rsid w:val="4FD47DCB"/>
    <w:rsid w:val="4FE0F059"/>
    <w:rsid w:val="50048E40"/>
    <w:rsid w:val="50361CDB"/>
    <w:rsid w:val="50392FA7"/>
    <w:rsid w:val="5040EA40"/>
    <w:rsid w:val="50659743"/>
    <w:rsid w:val="5096F9D4"/>
    <w:rsid w:val="50ABCD0C"/>
    <w:rsid w:val="50D4E025"/>
    <w:rsid w:val="50E4E772"/>
    <w:rsid w:val="510B45C6"/>
    <w:rsid w:val="51129415"/>
    <w:rsid w:val="511A4F6F"/>
    <w:rsid w:val="512DB996"/>
    <w:rsid w:val="51380FF3"/>
    <w:rsid w:val="51381C59"/>
    <w:rsid w:val="513C25DF"/>
    <w:rsid w:val="514371BB"/>
    <w:rsid w:val="5168BF22"/>
    <w:rsid w:val="51720139"/>
    <w:rsid w:val="51765333"/>
    <w:rsid w:val="5179594C"/>
    <w:rsid w:val="519B1DF9"/>
    <w:rsid w:val="51A6B911"/>
    <w:rsid w:val="51AA682D"/>
    <w:rsid w:val="51ABD06B"/>
    <w:rsid w:val="51C4FA3B"/>
    <w:rsid w:val="51C775A1"/>
    <w:rsid w:val="51D7E621"/>
    <w:rsid w:val="51DA7D9D"/>
    <w:rsid w:val="523AC647"/>
    <w:rsid w:val="52507383"/>
    <w:rsid w:val="52800EAD"/>
    <w:rsid w:val="5284A64A"/>
    <w:rsid w:val="529C4101"/>
    <w:rsid w:val="52BBEF1B"/>
    <w:rsid w:val="52C5A3CF"/>
    <w:rsid w:val="53070DE2"/>
    <w:rsid w:val="53246563"/>
    <w:rsid w:val="53279F12"/>
    <w:rsid w:val="5339E1CC"/>
    <w:rsid w:val="534A87DB"/>
    <w:rsid w:val="536293E2"/>
    <w:rsid w:val="53636E59"/>
    <w:rsid w:val="5384783A"/>
    <w:rsid w:val="5388E594"/>
    <w:rsid w:val="538B99F3"/>
    <w:rsid w:val="538D5F21"/>
    <w:rsid w:val="53A1A87E"/>
    <w:rsid w:val="53B3ADE5"/>
    <w:rsid w:val="53B96A12"/>
    <w:rsid w:val="53BDA4DF"/>
    <w:rsid w:val="53C834FE"/>
    <w:rsid w:val="53D292E1"/>
    <w:rsid w:val="53D91BD9"/>
    <w:rsid w:val="53DA3325"/>
    <w:rsid w:val="53E5587E"/>
    <w:rsid w:val="53E9B9BE"/>
    <w:rsid w:val="5404422E"/>
    <w:rsid w:val="541D7E0D"/>
    <w:rsid w:val="54231498"/>
    <w:rsid w:val="542E1D63"/>
    <w:rsid w:val="545965FF"/>
    <w:rsid w:val="549C9B1C"/>
    <w:rsid w:val="54A50546"/>
    <w:rsid w:val="54A72E92"/>
    <w:rsid w:val="54CF0239"/>
    <w:rsid w:val="54FD1D46"/>
    <w:rsid w:val="550130E0"/>
    <w:rsid w:val="550CDF88"/>
    <w:rsid w:val="550FD776"/>
    <w:rsid w:val="551C9829"/>
    <w:rsid w:val="551C9923"/>
    <w:rsid w:val="5537E325"/>
    <w:rsid w:val="553848D2"/>
    <w:rsid w:val="5543C3B4"/>
    <w:rsid w:val="557065DF"/>
    <w:rsid w:val="557D0F56"/>
    <w:rsid w:val="558B61A8"/>
    <w:rsid w:val="55C751BC"/>
    <w:rsid w:val="55D01AD1"/>
    <w:rsid w:val="55FFF787"/>
    <w:rsid w:val="560AF4AD"/>
    <w:rsid w:val="5641CFAB"/>
    <w:rsid w:val="565CC8EA"/>
    <w:rsid w:val="567AC598"/>
    <w:rsid w:val="5685C2E6"/>
    <w:rsid w:val="568CD6F4"/>
    <w:rsid w:val="5695BDC5"/>
    <w:rsid w:val="56B2973C"/>
    <w:rsid w:val="56C008C4"/>
    <w:rsid w:val="56CE1ACA"/>
    <w:rsid w:val="56E30821"/>
    <w:rsid w:val="57040881"/>
    <w:rsid w:val="570F71FF"/>
    <w:rsid w:val="571396EE"/>
    <w:rsid w:val="5717F0A3"/>
    <w:rsid w:val="576D0373"/>
    <w:rsid w:val="576F2B01"/>
    <w:rsid w:val="5775C6A5"/>
    <w:rsid w:val="57ABB07C"/>
    <w:rsid w:val="57BAE9B4"/>
    <w:rsid w:val="57CEFC27"/>
    <w:rsid w:val="57D4F3CE"/>
    <w:rsid w:val="57F4B5E6"/>
    <w:rsid w:val="5814B6E2"/>
    <w:rsid w:val="581FFC52"/>
    <w:rsid w:val="5823EB3D"/>
    <w:rsid w:val="5827BC79"/>
    <w:rsid w:val="58355740"/>
    <w:rsid w:val="5843FB94"/>
    <w:rsid w:val="585A791A"/>
    <w:rsid w:val="586AA409"/>
    <w:rsid w:val="58835D78"/>
    <w:rsid w:val="588E38BC"/>
    <w:rsid w:val="58C104D6"/>
    <w:rsid w:val="58C836C1"/>
    <w:rsid w:val="58DB076E"/>
    <w:rsid w:val="58E763CB"/>
    <w:rsid w:val="58F7FB52"/>
    <w:rsid w:val="58FA5C18"/>
    <w:rsid w:val="59088E5B"/>
    <w:rsid w:val="59108A51"/>
    <w:rsid w:val="594EDD45"/>
    <w:rsid w:val="595E9AC5"/>
    <w:rsid w:val="597C0642"/>
    <w:rsid w:val="598488A1"/>
    <w:rsid w:val="599AF452"/>
    <w:rsid w:val="599ECBFB"/>
    <w:rsid w:val="59B6EB2C"/>
    <w:rsid w:val="59C680F1"/>
    <w:rsid w:val="59C80D42"/>
    <w:rsid w:val="59CB54BC"/>
    <w:rsid w:val="59CC2D4A"/>
    <w:rsid w:val="59E195DB"/>
    <w:rsid w:val="59E883DA"/>
    <w:rsid w:val="5A4018FE"/>
    <w:rsid w:val="5A5BB455"/>
    <w:rsid w:val="5A6BAB74"/>
    <w:rsid w:val="5A7B4084"/>
    <w:rsid w:val="5A827EBE"/>
    <w:rsid w:val="5A8D7CED"/>
    <w:rsid w:val="5A8E3A8A"/>
    <w:rsid w:val="5A9BF649"/>
    <w:rsid w:val="5ABC7430"/>
    <w:rsid w:val="5ACB8F51"/>
    <w:rsid w:val="5AFCCA2B"/>
    <w:rsid w:val="5B571C91"/>
    <w:rsid w:val="5B6D4867"/>
    <w:rsid w:val="5BA100F2"/>
    <w:rsid w:val="5BAE3243"/>
    <w:rsid w:val="5BB0D3F3"/>
    <w:rsid w:val="5BB94617"/>
    <w:rsid w:val="5BC88417"/>
    <w:rsid w:val="5BE13707"/>
    <w:rsid w:val="5BE56DA6"/>
    <w:rsid w:val="5BEEF52C"/>
    <w:rsid w:val="5BF369FB"/>
    <w:rsid w:val="5C0271B3"/>
    <w:rsid w:val="5C0DD52A"/>
    <w:rsid w:val="5C361CC4"/>
    <w:rsid w:val="5C567FBB"/>
    <w:rsid w:val="5C953B9F"/>
    <w:rsid w:val="5C96B4D6"/>
    <w:rsid w:val="5CA60901"/>
    <w:rsid w:val="5CA7A7D6"/>
    <w:rsid w:val="5CABB23B"/>
    <w:rsid w:val="5CC51C0A"/>
    <w:rsid w:val="5CD717FD"/>
    <w:rsid w:val="5CDB6ADF"/>
    <w:rsid w:val="5CF9F0AE"/>
    <w:rsid w:val="5CFDB5BD"/>
    <w:rsid w:val="5D0F0D39"/>
    <w:rsid w:val="5D1248AD"/>
    <w:rsid w:val="5D1AFAF3"/>
    <w:rsid w:val="5D1BE77B"/>
    <w:rsid w:val="5D1DEA08"/>
    <w:rsid w:val="5D2DDD29"/>
    <w:rsid w:val="5D31E7EC"/>
    <w:rsid w:val="5D347409"/>
    <w:rsid w:val="5D5D7EB0"/>
    <w:rsid w:val="5D5F465A"/>
    <w:rsid w:val="5D63EB69"/>
    <w:rsid w:val="5D7DAC7A"/>
    <w:rsid w:val="5D9EFDCE"/>
    <w:rsid w:val="5DAE1BCF"/>
    <w:rsid w:val="5DDD9ED6"/>
    <w:rsid w:val="5DE5D898"/>
    <w:rsid w:val="5DF55ABC"/>
    <w:rsid w:val="5E054486"/>
    <w:rsid w:val="5E0DD061"/>
    <w:rsid w:val="5E0DF5A3"/>
    <w:rsid w:val="5E1A91E0"/>
    <w:rsid w:val="5E4E8E59"/>
    <w:rsid w:val="5E5A1064"/>
    <w:rsid w:val="5E9E40BB"/>
    <w:rsid w:val="5EE993F4"/>
    <w:rsid w:val="5EF7D37E"/>
    <w:rsid w:val="5EFCD95C"/>
    <w:rsid w:val="5F00A829"/>
    <w:rsid w:val="5F072A07"/>
    <w:rsid w:val="5F1BD060"/>
    <w:rsid w:val="5F6BE7C7"/>
    <w:rsid w:val="5F724BBF"/>
    <w:rsid w:val="6030D2BF"/>
    <w:rsid w:val="60341D37"/>
    <w:rsid w:val="603CEB9A"/>
    <w:rsid w:val="603E2971"/>
    <w:rsid w:val="6062561B"/>
    <w:rsid w:val="6069412B"/>
    <w:rsid w:val="60701D4D"/>
    <w:rsid w:val="608BA562"/>
    <w:rsid w:val="6094A257"/>
    <w:rsid w:val="60A7EF38"/>
    <w:rsid w:val="60A9E444"/>
    <w:rsid w:val="60EA6E80"/>
    <w:rsid w:val="60EF4DB6"/>
    <w:rsid w:val="60F8DED8"/>
    <w:rsid w:val="61042249"/>
    <w:rsid w:val="61090C8E"/>
    <w:rsid w:val="6113D837"/>
    <w:rsid w:val="611CD4E8"/>
    <w:rsid w:val="61552388"/>
    <w:rsid w:val="615FFC96"/>
    <w:rsid w:val="6187672C"/>
    <w:rsid w:val="61AD7990"/>
    <w:rsid w:val="61CDF5D5"/>
    <w:rsid w:val="61D78546"/>
    <w:rsid w:val="6207C17D"/>
    <w:rsid w:val="6215271E"/>
    <w:rsid w:val="6215558C"/>
    <w:rsid w:val="62513C03"/>
    <w:rsid w:val="6279C60E"/>
    <w:rsid w:val="629C38BB"/>
    <w:rsid w:val="62B6EA82"/>
    <w:rsid w:val="62C9B03C"/>
    <w:rsid w:val="62F4C18B"/>
    <w:rsid w:val="630D2428"/>
    <w:rsid w:val="63147FEB"/>
    <w:rsid w:val="63284639"/>
    <w:rsid w:val="6367F052"/>
    <w:rsid w:val="63709B1E"/>
    <w:rsid w:val="63CE1EE8"/>
    <w:rsid w:val="63FBA3DA"/>
    <w:rsid w:val="6401984A"/>
    <w:rsid w:val="640BB71C"/>
    <w:rsid w:val="6413110C"/>
    <w:rsid w:val="641A57D9"/>
    <w:rsid w:val="642BB6BB"/>
    <w:rsid w:val="643192E1"/>
    <w:rsid w:val="643A53ED"/>
    <w:rsid w:val="644BC9EF"/>
    <w:rsid w:val="646CAB46"/>
    <w:rsid w:val="6472A9AA"/>
    <w:rsid w:val="64817EBA"/>
    <w:rsid w:val="6486BC4D"/>
    <w:rsid w:val="6489C208"/>
    <w:rsid w:val="64CBEA52"/>
    <w:rsid w:val="64DB6398"/>
    <w:rsid w:val="64E4FE8C"/>
    <w:rsid w:val="650B4061"/>
    <w:rsid w:val="651A475F"/>
    <w:rsid w:val="65254E47"/>
    <w:rsid w:val="652F69A5"/>
    <w:rsid w:val="654340CD"/>
    <w:rsid w:val="6561EFDD"/>
    <w:rsid w:val="657BDA83"/>
    <w:rsid w:val="658D11ED"/>
    <w:rsid w:val="65AED8E5"/>
    <w:rsid w:val="65D9CCA7"/>
    <w:rsid w:val="65DA25EE"/>
    <w:rsid w:val="65DF84CB"/>
    <w:rsid w:val="661DF3CE"/>
    <w:rsid w:val="66567079"/>
    <w:rsid w:val="66577CFE"/>
    <w:rsid w:val="66579532"/>
    <w:rsid w:val="66609180"/>
    <w:rsid w:val="666851B3"/>
    <w:rsid w:val="66762DF8"/>
    <w:rsid w:val="66B3EDE4"/>
    <w:rsid w:val="66B62008"/>
    <w:rsid w:val="66C7AB7C"/>
    <w:rsid w:val="66CE85BC"/>
    <w:rsid w:val="66D18D25"/>
    <w:rsid w:val="66D577E8"/>
    <w:rsid w:val="66E20633"/>
    <w:rsid w:val="66F387AD"/>
    <w:rsid w:val="670D35E7"/>
    <w:rsid w:val="671F51E1"/>
    <w:rsid w:val="6731DA34"/>
    <w:rsid w:val="67465F3E"/>
    <w:rsid w:val="674DD3B8"/>
    <w:rsid w:val="677C15D0"/>
    <w:rsid w:val="67844BC1"/>
    <w:rsid w:val="678608AA"/>
    <w:rsid w:val="67893079"/>
    <w:rsid w:val="679A784D"/>
    <w:rsid w:val="67C34131"/>
    <w:rsid w:val="67C4BBB3"/>
    <w:rsid w:val="67D964E9"/>
    <w:rsid w:val="67DEB06D"/>
    <w:rsid w:val="682B6D97"/>
    <w:rsid w:val="682F173B"/>
    <w:rsid w:val="68CFFF96"/>
    <w:rsid w:val="68DD4354"/>
    <w:rsid w:val="68E1A2E4"/>
    <w:rsid w:val="68EA51C9"/>
    <w:rsid w:val="68ED0283"/>
    <w:rsid w:val="68F58EFB"/>
    <w:rsid w:val="69090835"/>
    <w:rsid w:val="690F7251"/>
    <w:rsid w:val="691155D2"/>
    <w:rsid w:val="691E3A46"/>
    <w:rsid w:val="69221F68"/>
    <w:rsid w:val="6945A0DF"/>
    <w:rsid w:val="695B1CB2"/>
    <w:rsid w:val="6968F0CC"/>
    <w:rsid w:val="6970F8BF"/>
    <w:rsid w:val="69AC33DE"/>
    <w:rsid w:val="69CB5B32"/>
    <w:rsid w:val="69D030C4"/>
    <w:rsid w:val="69E26530"/>
    <w:rsid w:val="69E4EFD9"/>
    <w:rsid w:val="69ED1B2D"/>
    <w:rsid w:val="6A0627CD"/>
    <w:rsid w:val="6A12909E"/>
    <w:rsid w:val="6A2710C3"/>
    <w:rsid w:val="6A345FF7"/>
    <w:rsid w:val="6A670BDA"/>
    <w:rsid w:val="6A68F10A"/>
    <w:rsid w:val="6A705F60"/>
    <w:rsid w:val="6A8689ED"/>
    <w:rsid w:val="6A8DE787"/>
    <w:rsid w:val="6A9BB5CE"/>
    <w:rsid w:val="6AA0B8CE"/>
    <w:rsid w:val="6AB1F33D"/>
    <w:rsid w:val="6AF9C41D"/>
    <w:rsid w:val="6B10B3F5"/>
    <w:rsid w:val="6B2E2BAB"/>
    <w:rsid w:val="6B2FBA23"/>
    <w:rsid w:val="6B31A3F7"/>
    <w:rsid w:val="6B3756D8"/>
    <w:rsid w:val="6B40711B"/>
    <w:rsid w:val="6B866C68"/>
    <w:rsid w:val="6B89C208"/>
    <w:rsid w:val="6B93FEBE"/>
    <w:rsid w:val="6BDBD06E"/>
    <w:rsid w:val="6BE29BFA"/>
    <w:rsid w:val="6C103B3B"/>
    <w:rsid w:val="6C1F9EDC"/>
    <w:rsid w:val="6C20DA99"/>
    <w:rsid w:val="6C2CA99B"/>
    <w:rsid w:val="6C386D53"/>
    <w:rsid w:val="6C44AF8A"/>
    <w:rsid w:val="6C51A893"/>
    <w:rsid w:val="6C5D8348"/>
    <w:rsid w:val="6C76FCF1"/>
    <w:rsid w:val="6C8A54B5"/>
    <w:rsid w:val="6C8C9B3A"/>
    <w:rsid w:val="6C9425E8"/>
    <w:rsid w:val="6CAF4F72"/>
    <w:rsid w:val="6CC18B95"/>
    <w:rsid w:val="6CCDF8DB"/>
    <w:rsid w:val="6CD5E7E5"/>
    <w:rsid w:val="6CDACE78"/>
    <w:rsid w:val="6CE918A3"/>
    <w:rsid w:val="6CEA68C8"/>
    <w:rsid w:val="6CF317CD"/>
    <w:rsid w:val="6D017715"/>
    <w:rsid w:val="6D075669"/>
    <w:rsid w:val="6D1D6D39"/>
    <w:rsid w:val="6D2359D7"/>
    <w:rsid w:val="6D3476D1"/>
    <w:rsid w:val="6D39D5FD"/>
    <w:rsid w:val="6D48EDA9"/>
    <w:rsid w:val="6D588DE8"/>
    <w:rsid w:val="6D5FA2C5"/>
    <w:rsid w:val="6D5FE2F3"/>
    <w:rsid w:val="6D6663A3"/>
    <w:rsid w:val="6D6CD7E2"/>
    <w:rsid w:val="6D88E370"/>
    <w:rsid w:val="6D8B9CD9"/>
    <w:rsid w:val="6DC78D89"/>
    <w:rsid w:val="6DF59292"/>
    <w:rsid w:val="6E042C2A"/>
    <w:rsid w:val="6E23AE62"/>
    <w:rsid w:val="6EB118E8"/>
    <w:rsid w:val="6EC4C429"/>
    <w:rsid w:val="6ED3A52A"/>
    <w:rsid w:val="6EE130F5"/>
    <w:rsid w:val="6EEC9028"/>
    <w:rsid w:val="6F084F13"/>
    <w:rsid w:val="6F0F2A21"/>
    <w:rsid w:val="6F328136"/>
    <w:rsid w:val="6F373C61"/>
    <w:rsid w:val="6F426930"/>
    <w:rsid w:val="6F4F3E3D"/>
    <w:rsid w:val="6F68DBEF"/>
    <w:rsid w:val="6F903392"/>
    <w:rsid w:val="6F9B301D"/>
    <w:rsid w:val="6FBA0BD4"/>
    <w:rsid w:val="7001A0F3"/>
    <w:rsid w:val="700545BC"/>
    <w:rsid w:val="700C2224"/>
    <w:rsid w:val="70118F5B"/>
    <w:rsid w:val="70161A39"/>
    <w:rsid w:val="7040D629"/>
    <w:rsid w:val="704E167F"/>
    <w:rsid w:val="704EEC3D"/>
    <w:rsid w:val="7055B0D6"/>
    <w:rsid w:val="707F39CB"/>
    <w:rsid w:val="708A0020"/>
    <w:rsid w:val="708D8662"/>
    <w:rsid w:val="70935645"/>
    <w:rsid w:val="70B23E73"/>
    <w:rsid w:val="70B6F643"/>
    <w:rsid w:val="70B6FED3"/>
    <w:rsid w:val="70BCAA76"/>
    <w:rsid w:val="70C788C8"/>
    <w:rsid w:val="70D06CD8"/>
    <w:rsid w:val="70D9B305"/>
    <w:rsid w:val="70E1EE3F"/>
    <w:rsid w:val="70F7B401"/>
    <w:rsid w:val="70FB462E"/>
    <w:rsid w:val="71023A74"/>
    <w:rsid w:val="716B09C8"/>
    <w:rsid w:val="7197C156"/>
    <w:rsid w:val="71AF55AF"/>
    <w:rsid w:val="71E45457"/>
    <w:rsid w:val="720DC80B"/>
    <w:rsid w:val="721DDA86"/>
    <w:rsid w:val="72267455"/>
    <w:rsid w:val="72369ACE"/>
    <w:rsid w:val="7237529E"/>
    <w:rsid w:val="7244CA2D"/>
    <w:rsid w:val="7253224D"/>
    <w:rsid w:val="7262164A"/>
    <w:rsid w:val="726CC8CC"/>
    <w:rsid w:val="72790BD9"/>
    <w:rsid w:val="729C9052"/>
    <w:rsid w:val="72A72F57"/>
    <w:rsid w:val="72BE582C"/>
    <w:rsid w:val="72CA31FF"/>
    <w:rsid w:val="72D6CAB0"/>
    <w:rsid w:val="72FBEE79"/>
    <w:rsid w:val="732C55EA"/>
    <w:rsid w:val="732EFF51"/>
    <w:rsid w:val="73478349"/>
    <w:rsid w:val="73516879"/>
    <w:rsid w:val="73845D07"/>
    <w:rsid w:val="738A38E7"/>
    <w:rsid w:val="73A996CB"/>
    <w:rsid w:val="73AE3EA6"/>
    <w:rsid w:val="73B42047"/>
    <w:rsid w:val="73DA9A66"/>
    <w:rsid w:val="7414AEB9"/>
    <w:rsid w:val="741A32EE"/>
    <w:rsid w:val="744BE706"/>
    <w:rsid w:val="745E46ED"/>
    <w:rsid w:val="74A5C926"/>
    <w:rsid w:val="74C66171"/>
    <w:rsid w:val="74DA4CD0"/>
    <w:rsid w:val="74FA6D1A"/>
    <w:rsid w:val="75426F1F"/>
    <w:rsid w:val="75B0C6B3"/>
    <w:rsid w:val="75BB3B76"/>
    <w:rsid w:val="75C99461"/>
    <w:rsid w:val="75D6AF90"/>
    <w:rsid w:val="75F69AF3"/>
    <w:rsid w:val="7634C3AF"/>
    <w:rsid w:val="765ABB16"/>
    <w:rsid w:val="767D868A"/>
    <w:rsid w:val="769AAA8F"/>
    <w:rsid w:val="769DD0C3"/>
    <w:rsid w:val="76B8B6AE"/>
    <w:rsid w:val="76D40F78"/>
    <w:rsid w:val="76E57774"/>
    <w:rsid w:val="76F87F41"/>
    <w:rsid w:val="76FCAA2C"/>
    <w:rsid w:val="771D1538"/>
    <w:rsid w:val="772299F2"/>
    <w:rsid w:val="775531A5"/>
    <w:rsid w:val="779ED468"/>
    <w:rsid w:val="77B45163"/>
    <w:rsid w:val="77C34AAE"/>
    <w:rsid w:val="77F96EC5"/>
    <w:rsid w:val="78113A14"/>
    <w:rsid w:val="78161AF4"/>
    <w:rsid w:val="781BA6FA"/>
    <w:rsid w:val="781CC7EA"/>
    <w:rsid w:val="78302CD3"/>
    <w:rsid w:val="786709AA"/>
    <w:rsid w:val="786CA2FF"/>
    <w:rsid w:val="7873DB1F"/>
    <w:rsid w:val="7884261D"/>
    <w:rsid w:val="78945504"/>
    <w:rsid w:val="78C6F9A2"/>
    <w:rsid w:val="78CDA25F"/>
    <w:rsid w:val="78F3F752"/>
    <w:rsid w:val="78F5908C"/>
    <w:rsid w:val="790D19AB"/>
    <w:rsid w:val="790E062D"/>
    <w:rsid w:val="791EAB8E"/>
    <w:rsid w:val="792EE707"/>
    <w:rsid w:val="7954AF6F"/>
    <w:rsid w:val="7975C6CA"/>
    <w:rsid w:val="798B70DE"/>
    <w:rsid w:val="7993DCBD"/>
    <w:rsid w:val="7999BE19"/>
    <w:rsid w:val="79BCAB19"/>
    <w:rsid w:val="79C3547C"/>
    <w:rsid w:val="79CE6689"/>
    <w:rsid w:val="79D1A16D"/>
    <w:rsid w:val="79F75175"/>
    <w:rsid w:val="7A069CC7"/>
    <w:rsid w:val="7A10DEC9"/>
    <w:rsid w:val="7A2BB863"/>
    <w:rsid w:val="7A316B25"/>
    <w:rsid w:val="7A328705"/>
    <w:rsid w:val="7A594ED1"/>
    <w:rsid w:val="7A6953D2"/>
    <w:rsid w:val="7A8916AA"/>
    <w:rsid w:val="7AA2B4AE"/>
    <w:rsid w:val="7AA86D77"/>
    <w:rsid w:val="7AE31D75"/>
    <w:rsid w:val="7AF1215E"/>
    <w:rsid w:val="7B13CDCD"/>
    <w:rsid w:val="7B2056AE"/>
    <w:rsid w:val="7B4F9717"/>
    <w:rsid w:val="7B5A8089"/>
    <w:rsid w:val="7B5B9CE2"/>
    <w:rsid w:val="7B73593A"/>
    <w:rsid w:val="7B7646AB"/>
    <w:rsid w:val="7BB447BE"/>
    <w:rsid w:val="7BB7BB67"/>
    <w:rsid w:val="7BD3FA50"/>
    <w:rsid w:val="7BEEFD0B"/>
    <w:rsid w:val="7C0D4C62"/>
    <w:rsid w:val="7C184864"/>
    <w:rsid w:val="7C191E28"/>
    <w:rsid w:val="7C19AD8B"/>
    <w:rsid w:val="7C211420"/>
    <w:rsid w:val="7C254E42"/>
    <w:rsid w:val="7C2616CE"/>
    <w:rsid w:val="7C26886F"/>
    <w:rsid w:val="7C2B652F"/>
    <w:rsid w:val="7C2EBE64"/>
    <w:rsid w:val="7C3C7DBB"/>
    <w:rsid w:val="7C6494D0"/>
    <w:rsid w:val="7CA79421"/>
    <w:rsid w:val="7CD2EA8B"/>
    <w:rsid w:val="7CDDF070"/>
    <w:rsid w:val="7CE202D6"/>
    <w:rsid w:val="7CE2C900"/>
    <w:rsid w:val="7CE8D176"/>
    <w:rsid w:val="7D123D02"/>
    <w:rsid w:val="7D2145B7"/>
    <w:rsid w:val="7D283FD0"/>
    <w:rsid w:val="7D3F4E2E"/>
    <w:rsid w:val="7D4DA640"/>
    <w:rsid w:val="7D590054"/>
    <w:rsid w:val="7D5E9D3A"/>
    <w:rsid w:val="7D8FBA77"/>
    <w:rsid w:val="7DBB0F5E"/>
    <w:rsid w:val="7DC0EE7A"/>
    <w:rsid w:val="7DCBCB56"/>
    <w:rsid w:val="7DCEC303"/>
    <w:rsid w:val="7DFAFAB2"/>
    <w:rsid w:val="7DFE4D71"/>
    <w:rsid w:val="7E177AAB"/>
    <w:rsid w:val="7E24EAF1"/>
    <w:rsid w:val="7E3460EE"/>
    <w:rsid w:val="7E3ED5A8"/>
    <w:rsid w:val="7E540F0C"/>
    <w:rsid w:val="7E5E914E"/>
    <w:rsid w:val="7E621991"/>
    <w:rsid w:val="7E64BCE7"/>
    <w:rsid w:val="7E751FE8"/>
    <w:rsid w:val="7E9397E6"/>
    <w:rsid w:val="7EADF37F"/>
    <w:rsid w:val="7EB2621B"/>
    <w:rsid w:val="7EE17DC1"/>
    <w:rsid w:val="7F025C5D"/>
    <w:rsid w:val="7F0A1CDA"/>
    <w:rsid w:val="7F202102"/>
    <w:rsid w:val="7F2B9171"/>
    <w:rsid w:val="7F48011F"/>
    <w:rsid w:val="7F489FD3"/>
    <w:rsid w:val="7F7ADA12"/>
    <w:rsid w:val="7F80BF74"/>
    <w:rsid w:val="7F87E618"/>
    <w:rsid w:val="7FB463C8"/>
    <w:rsid w:val="7FBC7B51"/>
    <w:rsid w:val="7FE688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96D1"/>
  <w15:docId w15:val="{93A3FBBD-A37E-4541-BC3E-8CCB465B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3F6F"/>
  </w:style>
  <w:style w:type="paragraph" w:styleId="Heading1">
    <w:name w:val="heading 1"/>
    <w:basedOn w:val="ListParagraph"/>
    <w:next w:val="Normal"/>
    <w:uiPriority w:val="9"/>
    <w:qFormat/>
    <w:rsid w:val="004228EF"/>
    <w:pPr>
      <w:numPr>
        <w:numId w:val="81"/>
      </w:numPr>
      <w:jc w:val="both"/>
      <w:outlineLvl w:val="0"/>
    </w:pPr>
    <w:rPr>
      <w:rFonts w:ascii="Times New Roman" w:hAnsi="Times New Roman" w:eastAsia="Times New Roman" w:cs="Times New Roman"/>
      <w:b/>
      <w:bCs/>
      <w:color w:val="4472C4"/>
      <w:sz w:val="30"/>
      <w:szCs w:val="30"/>
    </w:rPr>
  </w:style>
  <w:style w:type="paragraph" w:styleId="Heading2">
    <w:name w:val="heading 2"/>
    <w:basedOn w:val="ListParagraph"/>
    <w:next w:val="Normal"/>
    <w:uiPriority w:val="9"/>
    <w:unhideWhenUsed/>
    <w:qFormat/>
    <w:rsid w:val="004228EF"/>
    <w:pPr>
      <w:numPr>
        <w:ilvl w:val="1"/>
        <w:numId w:val="81"/>
      </w:numPr>
      <w:ind w:left="720"/>
      <w:jc w:val="both"/>
      <w:outlineLvl w:val="1"/>
    </w:pPr>
    <w:rPr>
      <w:rFonts w:ascii="Times New Roman" w:hAnsi="Times New Roman" w:eastAsia="Times New Roman" w:cs="Times New Roman"/>
      <w:b/>
      <w:b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5899"/>
    <w:pPr>
      <w:ind w:left="720"/>
      <w:contextualSpacing/>
    </w:pPr>
  </w:style>
  <w:style w:type="paragraph" w:styleId="TOCHeading">
    <w:name w:val="TOC Heading"/>
    <w:basedOn w:val="Heading1"/>
    <w:next w:val="Normal"/>
    <w:uiPriority w:val="39"/>
    <w:unhideWhenUsed/>
    <w:qFormat/>
    <w:rsid w:val="004228EF"/>
    <w:pPr>
      <w:spacing w:before="240" w:line="259" w:lineRule="auto"/>
      <w:outlineLvl w:val="9"/>
    </w:pPr>
    <w:rPr>
      <w:rFonts w:asciiTheme="majorHAnsi" w:hAnsiTheme="majorHAnsi" w:eastAsiaTheme="majorEastAsia" w:cstheme="majorBidi"/>
      <w:color w:val="365F91" w:themeColor="accent1" w:themeShade="BF"/>
      <w:sz w:val="32"/>
      <w:szCs w:val="32"/>
      <w:lang w:val="en-US"/>
    </w:rPr>
  </w:style>
  <w:style w:type="paragraph" w:styleId="TOC2">
    <w:name w:val="toc 2"/>
    <w:basedOn w:val="Normal"/>
    <w:next w:val="Normal"/>
    <w:autoRedefine/>
    <w:uiPriority w:val="39"/>
    <w:unhideWhenUsed/>
    <w:rsid w:val="004228EF"/>
    <w:pPr>
      <w:spacing w:after="100" w:line="259" w:lineRule="auto"/>
      <w:ind w:left="220"/>
    </w:pPr>
    <w:rPr>
      <w:rFonts w:cs="Times New Roman" w:asciiTheme="minorHAnsi" w:hAnsiTheme="minorHAnsi" w:eastAsiaTheme="minorEastAsia"/>
      <w:lang w:val="en-US"/>
    </w:rPr>
  </w:style>
  <w:style w:type="paragraph" w:styleId="TOC1">
    <w:name w:val="toc 1"/>
    <w:basedOn w:val="Normal"/>
    <w:next w:val="Normal"/>
    <w:autoRedefine/>
    <w:uiPriority w:val="39"/>
    <w:unhideWhenUsed/>
    <w:rsid w:val="004228EF"/>
    <w:pPr>
      <w:spacing w:after="100" w:line="259" w:lineRule="auto"/>
    </w:pPr>
    <w:rPr>
      <w:rFonts w:cs="Times New Roman" w:asciiTheme="minorHAnsi" w:hAnsiTheme="minorHAnsi" w:eastAsiaTheme="minorEastAsia"/>
      <w:lang w:val="en-US"/>
    </w:rPr>
  </w:style>
  <w:style w:type="paragraph" w:styleId="TOC3">
    <w:name w:val="toc 3"/>
    <w:basedOn w:val="Normal"/>
    <w:next w:val="Normal"/>
    <w:autoRedefine/>
    <w:uiPriority w:val="39"/>
    <w:unhideWhenUsed/>
    <w:rsid w:val="004228EF"/>
    <w:pPr>
      <w:spacing w:after="100" w:line="259" w:lineRule="auto"/>
      <w:ind w:left="440"/>
    </w:pPr>
    <w:rPr>
      <w:rFonts w:cs="Times New Roman" w:asciiTheme="minorHAnsi" w:hAnsiTheme="minorHAnsi" w:eastAsiaTheme="minorEastAsia"/>
      <w:lang w:val="en-US"/>
    </w:rPr>
  </w:style>
  <w:style w:type="character" w:styleId="Hyperlink">
    <w:name w:val="Hyperlink"/>
    <w:basedOn w:val="DefaultParagraphFont"/>
    <w:uiPriority w:val="99"/>
    <w:unhideWhenUsed/>
    <w:rsid w:val="00992839"/>
    <w:rPr>
      <w:color w:val="0000FF" w:themeColor="hyperlink"/>
      <w:u w:val="single"/>
    </w:rPr>
  </w:style>
  <w:style w:type="paragraph" w:styleId="Revision">
    <w:name w:val="Revision"/>
    <w:hidden/>
    <w:uiPriority w:val="99"/>
    <w:semiHidden/>
    <w:rsid w:val="00BF3DC2"/>
    <w:pPr>
      <w:spacing w:line="240" w:lineRule="auto"/>
    </w:pPr>
  </w:style>
  <w:style w:type="character" w:styleId="CommentReference">
    <w:name w:val="annotation reference"/>
    <w:basedOn w:val="DefaultParagraphFont"/>
    <w:uiPriority w:val="99"/>
    <w:semiHidden/>
    <w:unhideWhenUsed/>
    <w:rsid w:val="007E0F73"/>
    <w:rPr>
      <w:sz w:val="16"/>
      <w:szCs w:val="16"/>
    </w:rPr>
  </w:style>
  <w:style w:type="paragraph" w:styleId="CommentText">
    <w:name w:val="annotation text"/>
    <w:basedOn w:val="Normal"/>
    <w:link w:val="CommentTextChar"/>
    <w:uiPriority w:val="99"/>
    <w:unhideWhenUsed/>
    <w:rsid w:val="007E0F73"/>
    <w:pPr>
      <w:spacing w:line="240" w:lineRule="auto"/>
    </w:pPr>
    <w:rPr>
      <w:sz w:val="20"/>
      <w:szCs w:val="20"/>
    </w:rPr>
  </w:style>
  <w:style w:type="character" w:styleId="CommentTextChar" w:customStyle="1">
    <w:name w:val="Comment Text Char"/>
    <w:basedOn w:val="DefaultParagraphFont"/>
    <w:link w:val="CommentText"/>
    <w:uiPriority w:val="99"/>
    <w:rsid w:val="007E0F73"/>
    <w:rPr>
      <w:sz w:val="20"/>
      <w:szCs w:val="20"/>
    </w:rPr>
  </w:style>
  <w:style w:type="paragraph" w:styleId="CommentSubject">
    <w:name w:val="annotation subject"/>
    <w:basedOn w:val="CommentText"/>
    <w:next w:val="CommentText"/>
    <w:link w:val="CommentSubjectChar"/>
    <w:uiPriority w:val="99"/>
    <w:semiHidden/>
    <w:unhideWhenUsed/>
    <w:rsid w:val="007E0F73"/>
    <w:rPr>
      <w:b/>
      <w:bCs/>
    </w:rPr>
  </w:style>
  <w:style w:type="character" w:styleId="CommentSubjectChar" w:customStyle="1">
    <w:name w:val="Comment Subject Char"/>
    <w:basedOn w:val="CommentTextChar"/>
    <w:link w:val="CommentSubject"/>
    <w:uiPriority w:val="99"/>
    <w:semiHidden/>
    <w:rsid w:val="007E0F73"/>
    <w:rPr>
      <w:b/>
      <w:bCs/>
      <w:sz w:val="20"/>
      <w:szCs w:val="20"/>
    </w:rPr>
  </w:style>
  <w:style w:type="character" w:styleId="UnresolvedMention">
    <w:name w:val="Unresolved Mention"/>
    <w:basedOn w:val="DefaultParagraphFont"/>
    <w:uiPriority w:val="99"/>
    <w:semiHidden/>
    <w:unhideWhenUsed/>
    <w:rsid w:val="000D5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03539">
      <w:bodyDiv w:val="1"/>
      <w:marLeft w:val="0"/>
      <w:marRight w:val="0"/>
      <w:marTop w:val="0"/>
      <w:marBottom w:val="0"/>
      <w:divBdr>
        <w:top w:val="none" w:sz="0" w:space="0" w:color="auto"/>
        <w:left w:val="none" w:sz="0" w:space="0" w:color="auto"/>
        <w:bottom w:val="none" w:sz="0" w:space="0" w:color="auto"/>
        <w:right w:val="none" w:sz="0" w:space="0" w:color="auto"/>
      </w:divBdr>
    </w:div>
    <w:div w:id="539129262">
      <w:bodyDiv w:val="1"/>
      <w:marLeft w:val="0"/>
      <w:marRight w:val="0"/>
      <w:marTop w:val="0"/>
      <w:marBottom w:val="0"/>
      <w:divBdr>
        <w:top w:val="none" w:sz="0" w:space="0" w:color="auto"/>
        <w:left w:val="none" w:sz="0" w:space="0" w:color="auto"/>
        <w:bottom w:val="none" w:sz="0" w:space="0" w:color="auto"/>
        <w:right w:val="none" w:sz="0" w:space="0" w:color="auto"/>
      </w:divBdr>
    </w:div>
    <w:div w:id="609095117">
      <w:bodyDiv w:val="1"/>
      <w:marLeft w:val="0"/>
      <w:marRight w:val="0"/>
      <w:marTop w:val="0"/>
      <w:marBottom w:val="0"/>
      <w:divBdr>
        <w:top w:val="none" w:sz="0" w:space="0" w:color="auto"/>
        <w:left w:val="none" w:sz="0" w:space="0" w:color="auto"/>
        <w:bottom w:val="none" w:sz="0" w:space="0" w:color="auto"/>
        <w:right w:val="none" w:sz="0" w:space="0" w:color="auto"/>
      </w:divBdr>
    </w:div>
    <w:div w:id="843865294">
      <w:bodyDiv w:val="1"/>
      <w:marLeft w:val="0"/>
      <w:marRight w:val="0"/>
      <w:marTop w:val="0"/>
      <w:marBottom w:val="0"/>
      <w:divBdr>
        <w:top w:val="none" w:sz="0" w:space="0" w:color="auto"/>
        <w:left w:val="none" w:sz="0" w:space="0" w:color="auto"/>
        <w:bottom w:val="none" w:sz="0" w:space="0" w:color="auto"/>
        <w:right w:val="none" w:sz="0" w:space="0" w:color="auto"/>
      </w:divBdr>
    </w:div>
    <w:div w:id="876619647">
      <w:bodyDiv w:val="1"/>
      <w:marLeft w:val="0"/>
      <w:marRight w:val="0"/>
      <w:marTop w:val="0"/>
      <w:marBottom w:val="0"/>
      <w:divBdr>
        <w:top w:val="none" w:sz="0" w:space="0" w:color="auto"/>
        <w:left w:val="none" w:sz="0" w:space="0" w:color="auto"/>
        <w:bottom w:val="none" w:sz="0" w:space="0" w:color="auto"/>
        <w:right w:val="none" w:sz="0" w:space="0" w:color="auto"/>
      </w:divBdr>
    </w:div>
    <w:div w:id="1290673383">
      <w:bodyDiv w:val="1"/>
      <w:marLeft w:val="0"/>
      <w:marRight w:val="0"/>
      <w:marTop w:val="0"/>
      <w:marBottom w:val="0"/>
      <w:divBdr>
        <w:top w:val="none" w:sz="0" w:space="0" w:color="auto"/>
        <w:left w:val="none" w:sz="0" w:space="0" w:color="auto"/>
        <w:bottom w:val="none" w:sz="0" w:space="0" w:color="auto"/>
        <w:right w:val="none" w:sz="0" w:space="0" w:color="auto"/>
      </w:divBdr>
    </w:div>
    <w:div w:id="1758211911">
      <w:bodyDiv w:val="1"/>
      <w:marLeft w:val="0"/>
      <w:marRight w:val="0"/>
      <w:marTop w:val="0"/>
      <w:marBottom w:val="0"/>
      <w:divBdr>
        <w:top w:val="none" w:sz="0" w:space="0" w:color="auto"/>
        <w:left w:val="none" w:sz="0" w:space="0" w:color="auto"/>
        <w:bottom w:val="none" w:sz="0" w:space="0" w:color="auto"/>
        <w:right w:val="none" w:sz="0" w:space="0" w:color="auto"/>
      </w:divBdr>
    </w:div>
    <w:div w:id="1898079714">
      <w:bodyDiv w:val="1"/>
      <w:marLeft w:val="0"/>
      <w:marRight w:val="0"/>
      <w:marTop w:val="0"/>
      <w:marBottom w:val="0"/>
      <w:divBdr>
        <w:top w:val="none" w:sz="0" w:space="0" w:color="auto"/>
        <w:left w:val="none" w:sz="0" w:space="0" w:color="auto"/>
        <w:bottom w:val="none" w:sz="0" w:space="0" w:color="auto"/>
        <w:right w:val="none" w:sz="0" w:space="0" w:color="auto"/>
      </w:divBdr>
    </w:div>
    <w:div w:id="2112697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globalwindatlas.info/area/Nigeria" TargetMode="External"/><Relationship Id="rId21" Type="http://schemas.openxmlformats.org/officeDocument/2006/relationships/hyperlink" Target="https://nigeriase4all.gov.ng/" TargetMode="External"/><Relationship Id="rId42" Type="http://schemas.openxmlformats.org/officeDocument/2006/relationships/hyperlink" Target="https://www.rea.gov.ng" TargetMode="External"/><Relationship Id="rId47" Type="http://schemas.openxmlformats.org/officeDocument/2006/relationships/hyperlink" Target="https://www.nipc.gov.ng" TargetMode="External"/><Relationship Id="rId63" Type="http://schemas.openxmlformats.org/officeDocument/2006/relationships/hyperlink" Target="https://www.nemsa.gov.ng" TargetMode="External"/><Relationship Id="rId68" Type="http://schemas.openxmlformats.org/officeDocument/2006/relationships/hyperlink" Target="https://www.naccnigeria.org/wp-content/uploads/2024/05/National-Clean-Cooking-Policy-v2.pdf" TargetMode="External"/><Relationship Id="rId84" Type="http://schemas.openxmlformats.org/officeDocument/2006/relationships/hyperlink" Target="https://www.rea.gov.ng" TargetMode="External"/><Relationship Id="rId89" Type="http://schemas.openxmlformats.org/officeDocument/2006/relationships/hyperlink" Target="https://www.rea.gov.ng" TargetMode="External"/><Relationship Id="rId16" Type="http://schemas.openxmlformats.org/officeDocument/2006/relationships/hyperlink" Target="https://www.nerc.gov.ng" TargetMode="External"/><Relationship Id="rId11" Type="http://schemas.microsoft.com/office/2016/09/relationships/commentsIds" Target="commentsIds.xml"/><Relationship Id="rId32" Type="http://schemas.openxmlformats.org/officeDocument/2006/relationships/hyperlink" Target="https://www.son.gov.ng" TargetMode="External"/><Relationship Id="rId37" Type="http://schemas.openxmlformats.org/officeDocument/2006/relationships/hyperlink" Target="https://www.nipc.gov.ng" TargetMode="External"/><Relationship Id="rId53" Type="http://schemas.openxmlformats.org/officeDocument/2006/relationships/hyperlink" Target="https://www.naddc.gov.ng" TargetMode="External"/><Relationship Id="rId58" Type="http://schemas.openxmlformats.org/officeDocument/2006/relationships/hyperlink" Target="https://www.rea.gov.ng" TargetMode="External"/><Relationship Id="rId74" Type="http://schemas.openxmlformats.org/officeDocument/2006/relationships/hyperlink" Target="https://www.son.gov.ng" TargetMode="External"/><Relationship Id="rId79" Type="http://schemas.openxmlformats.org/officeDocument/2006/relationships/hyperlink" Target="https://www.nerc.gov.ng" TargetMode="Externa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nerc.gov.ng" TargetMode="External"/><Relationship Id="rId95" Type="http://schemas.openxmlformats.org/officeDocument/2006/relationships/hyperlink" Target="https://www.nerc.gov.ng" TargetMode="External"/><Relationship Id="rId22" Type="http://schemas.openxmlformats.org/officeDocument/2006/relationships/hyperlink" Target="https://www.irena.org/Publications/2023/Jan/Renewable-Energy-Roadmap-Nigeria" TargetMode="External"/><Relationship Id="rId27" Type="http://schemas.openxmlformats.org/officeDocument/2006/relationships/hyperlink" Target="https://www.energytransition.gov.ng" TargetMode="External"/><Relationship Id="rId43" Type="http://schemas.openxmlformats.org/officeDocument/2006/relationships/hyperlink" Target="https://www.power.gov.ng" TargetMode="External"/><Relationship Id="rId48" Type="http://schemas.openxmlformats.org/officeDocument/2006/relationships/hyperlink" Target="https://www.nesrea.gov.ng" TargetMode="External"/><Relationship Id="rId64" Type="http://schemas.openxmlformats.org/officeDocument/2006/relationships/hyperlink" Target="https://www.nesrea.gov.ng" TargetMode="External"/><Relationship Id="rId69" Type="http://schemas.openxmlformats.org/officeDocument/2006/relationships/hyperlink" Target="https://www.naccnigeria.org/wp-content/uploads/2024/05/National-Clean-Cooking-Policy-v2.pdf" TargetMode="External"/><Relationship Id="rId80" Type="http://schemas.openxmlformats.org/officeDocument/2006/relationships/hyperlink" Target="https://www.nuprc.gov.ng" TargetMode="External"/><Relationship Id="rId85" Type="http://schemas.openxmlformats.org/officeDocument/2006/relationships/hyperlink" Target="https://www.nepza.gov.ng" TargetMode="External"/><Relationship Id="rId12" Type="http://schemas.microsoft.com/office/2018/08/relationships/commentsExtensible" Target="commentsExtensible.xml"/><Relationship Id="rId17" Type="http://schemas.openxmlformats.org/officeDocument/2006/relationships/hyperlink" Target="https://www.rea.gov.ng" TargetMode="External"/><Relationship Id="rId25" Type="http://schemas.openxmlformats.org/officeDocument/2006/relationships/hyperlink" Target="https://www.n-wec.org" TargetMode="External"/><Relationship Id="rId33" Type="http://schemas.openxmlformats.org/officeDocument/2006/relationships/hyperlink" Target="https://www.nesrea.gov.ng" TargetMode="External"/><Relationship Id="rId38" Type="http://schemas.openxmlformats.org/officeDocument/2006/relationships/hyperlink" Target="https://www.son.gov.ng" TargetMode="External"/><Relationship Id="rId46" Type="http://schemas.openxmlformats.org/officeDocument/2006/relationships/hyperlink" Target="https://www.son.gov.ng" TargetMode="External"/><Relationship Id="rId59" Type="http://schemas.openxmlformats.org/officeDocument/2006/relationships/hyperlink" Target="https://www.nerc.gov.ng" TargetMode="External"/><Relationship Id="rId67" Type="http://schemas.openxmlformats.org/officeDocument/2006/relationships/hyperlink" Target="https://www.naccnigeria.org/wp-content/uploads/2024/05/National-Clean-Cooking-Policy-v2.pdf" TargetMode="External"/><Relationship Id="rId20" Type="http://schemas.openxmlformats.org/officeDocument/2006/relationships/hyperlink" Target="https://www.nemsa.gov.ng" TargetMode="External"/><Relationship Id="rId41" Type="http://schemas.openxmlformats.org/officeDocument/2006/relationships/hyperlink" Target="https://www.nerc.gov.ng" TargetMode="External"/><Relationship Id="rId54" Type="http://schemas.openxmlformats.org/officeDocument/2006/relationships/hyperlink" Target="https://www.nerc.gov.ng" TargetMode="External"/><Relationship Id="rId62" Type="http://schemas.openxmlformats.org/officeDocument/2006/relationships/hyperlink" Target="https://www.son.gov.ng" TargetMode="External"/><Relationship Id="rId70" Type="http://schemas.openxmlformats.org/officeDocument/2006/relationships/hyperlink" Target="https://www.nesrea.gov.ng" TargetMode="External"/><Relationship Id="rId75" Type="http://schemas.openxmlformats.org/officeDocument/2006/relationships/hyperlink" Target="https://www.nipc.gov.ng" TargetMode="External"/><Relationship Id="rId83" Type="http://schemas.openxmlformats.org/officeDocument/2006/relationships/hyperlink" Target="https://www.nipc.gov.ng" TargetMode="External"/><Relationship Id="rId88" Type="http://schemas.openxmlformats.org/officeDocument/2006/relationships/hyperlink" Target="https://www.rmi.org/insight/harvesting-sunshine" TargetMode="External"/><Relationship Id="rId91" Type="http://schemas.openxmlformats.org/officeDocument/2006/relationships/hyperlink" Target="https://www.nemsa.gov.ng" TargetMode="External"/><Relationship Id="rId96" Type="http://schemas.openxmlformats.org/officeDocument/2006/relationships/hyperlink" Target="https://www.nipc.gov.n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ustoms.gov.ng/?page_id=10899" TargetMode="External"/><Relationship Id="rId23" Type="http://schemas.openxmlformats.org/officeDocument/2006/relationships/hyperlink" Target="https://www.globalwindatlas.info/area/Nigeria" TargetMode="External"/><Relationship Id="rId28" Type="http://schemas.openxmlformats.org/officeDocument/2006/relationships/hyperlink" Target="https://www.irena.org/Publications/2023/Jan/Renewable-Energy-Roadmap-Nigeria" TargetMode="External"/><Relationship Id="rId36" Type="http://schemas.openxmlformats.org/officeDocument/2006/relationships/hyperlink" Target="https://www.rea.gov.ng" TargetMode="External"/><Relationship Id="rId49" Type="http://schemas.openxmlformats.org/officeDocument/2006/relationships/hyperlink" Target="https://www.seforall.org/news/nigerias-e-mobility-surge-to-lower-emissions-cut-costs-and-spur-economic-growth" TargetMode="External"/><Relationship Id="rId57" Type="http://schemas.openxmlformats.org/officeDocument/2006/relationships/hyperlink" Target="https://www.nemsa.gov.ng" TargetMode="External"/><Relationship Id="rId10" Type="http://schemas.microsoft.com/office/2011/relationships/commentsExtended" Target="commentsExtended.xml"/><Relationship Id="rId31" Type="http://schemas.openxmlformats.org/officeDocument/2006/relationships/hyperlink" Target="https://www.rea.gov.ng" TargetMode="External"/><Relationship Id="rId44" Type="http://schemas.openxmlformats.org/officeDocument/2006/relationships/hyperlink" Target="https://www.waterresources.gov.ng" TargetMode="External"/><Relationship Id="rId52" Type="http://schemas.openxmlformats.org/officeDocument/2006/relationships/hyperlink" Target="https://www.nipc.gov.ng" TargetMode="External"/><Relationship Id="rId60" Type="http://schemas.openxmlformats.org/officeDocument/2006/relationships/hyperlink" Target="https://www.energy.gov.ng" TargetMode="External"/><Relationship Id="rId65" Type="http://schemas.openxmlformats.org/officeDocument/2006/relationships/hyperlink" Target="https://www.iceednigeria.org" TargetMode="External"/><Relationship Id="rId73" Type="http://schemas.openxmlformats.org/officeDocument/2006/relationships/hyperlink" Target="https://www.rea.gov.ng" TargetMode="External"/><Relationship Id="rId78" Type="http://schemas.openxmlformats.org/officeDocument/2006/relationships/hyperlink" Target="https://www.energytransition.gov.ng" TargetMode="External"/><Relationship Id="rId81" Type="http://schemas.openxmlformats.org/officeDocument/2006/relationships/hyperlink" Target="https://www.nesrea.gov.ng" TargetMode="External"/><Relationship Id="rId86" Type="http://schemas.openxmlformats.org/officeDocument/2006/relationships/hyperlink" Target="https://www.worldbank.org/en/news/press-release/2023/12/15/nigeria-to-expand-access-to-clean-energy-for-17-5-million-people" TargetMode="External"/><Relationship Id="rId94" Type="http://schemas.openxmlformats.org/officeDocument/2006/relationships/hyperlink" Target="https://www.energy.gov.ng" TargetMode="External"/><Relationship Id="rId99" Type="http://schemas.openxmlformats.org/officeDocument/2006/relationships/hyperlink" Target="https://www.nesrea.gov.ng" TargetMode="External"/><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3" Type="http://schemas.openxmlformats.org/officeDocument/2006/relationships/hyperlink" Target="https://cac.gov.ng/" TargetMode="External"/><Relationship Id="rId18" Type="http://schemas.openxmlformats.org/officeDocument/2006/relationships/hyperlink" Target="https://www.nipc.gov.ng" TargetMode="External"/><Relationship Id="rId39" Type="http://schemas.openxmlformats.org/officeDocument/2006/relationships/hyperlink" Target="https://www.nemsa.gov.ng" TargetMode="External"/><Relationship Id="rId34" Type="http://schemas.openxmlformats.org/officeDocument/2006/relationships/hyperlink" Target="https://www.energy.gov.ng" TargetMode="External"/><Relationship Id="rId50" Type="http://schemas.openxmlformats.org/officeDocument/2006/relationships/hyperlink" Target="https://www.tv360nigeria.com" TargetMode="External"/><Relationship Id="rId55" Type="http://schemas.openxmlformats.org/officeDocument/2006/relationships/hyperlink" Target="https://www.son.gov.ng" TargetMode="External"/><Relationship Id="rId76" Type="http://schemas.openxmlformats.org/officeDocument/2006/relationships/hyperlink" Target="https://www.naccnigeria.org/wp-content/uploads/2024/05/National-Clean-Cooking-Policy-v2.pdf" TargetMode="External"/><Relationship Id="rId97" Type="http://schemas.openxmlformats.org/officeDocument/2006/relationships/hyperlink" Target="https://www.nepc.gov.ng" TargetMode="External"/><Relationship Id="rId7" Type="http://schemas.openxmlformats.org/officeDocument/2006/relationships/settings" Target="settings.xml"/><Relationship Id="rId71" Type="http://schemas.openxmlformats.org/officeDocument/2006/relationships/hyperlink" Target="https://www.nerc.gov.ng" TargetMode="External"/><Relationship Id="rId92" Type="http://schemas.openxmlformats.org/officeDocument/2006/relationships/hyperlink" Target="https://www.son.gov.ng" TargetMode="External"/><Relationship Id="rId2" Type="http://schemas.openxmlformats.org/officeDocument/2006/relationships/customXml" Target="../customXml/item2.xml"/><Relationship Id="rId29" Type="http://schemas.openxmlformats.org/officeDocument/2006/relationships/hyperlink" Target="https://www.nerc.gov.ng" TargetMode="External"/><Relationship Id="rId24" Type="http://schemas.openxmlformats.org/officeDocument/2006/relationships/hyperlink" Target="https://www.journals.ametsoc.org/view/journals/bams/104/8/BAMS-D-21-0075.1.xml" TargetMode="External"/><Relationship Id="rId40" Type="http://schemas.openxmlformats.org/officeDocument/2006/relationships/hyperlink" Target="https://www.environment.gov.ng" TargetMode="External"/><Relationship Id="rId45" Type="http://schemas.openxmlformats.org/officeDocument/2006/relationships/hyperlink" Target="https://www.nemsa.gov.ng" TargetMode="External"/><Relationship Id="rId66" Type="http://schemas.openxmlformats.org/officeDocument/2006/relationships/hyperlink" Target="https://www.naccnigeria.org/wp-content/uploads/2024/05/National-Clean-Cooking-Policy-v2.pdf" TargetMode="External"/><Relationship Id="rId87" Type="http://schemas.openxmlformats.org/officeDocument/2006/relationships/hyperlink" Target="https://www.rmi.org/insight/harvesting-sunshine" TargetMode="External"/><Relationship Id="rId61" Type="http://schemas.openxmlformats.org/officeDocument/2006/relationships/hyperlink" Target="https://www.nipc.gov.ng" TargetMode="External"/><Relationship Id="rId82" Type="http://schemas.openxmlformats.org/officeDocument/2006/relationships/hyperlink" Target="https://www.son.gov.ng" TargetMode="External"/><Relationship Id="rId19" Type="http://schemas.openxmlformats.org/officeDocument/2006/relationships/hyperlink" Target="https://www.son.gov.ng" TargetMode="External"/><Relationship Id="rId14" Type="http://schemas.openxmlformats.org/officeDocument/2006/relationships/hyperlink" Target="https://nipc.gov.ng/" TargetMode="External"/><Relationship Id="rId30" Type="http://schemas.openxmlformats.org/officeDocument/2006/relationships/hyperlink" Target="https://www.nipc.gov.ng" TargetMode="External"/><Relationship Id="rId35" Type="http://schemas.openxmlformats.org/officeDocument/2006/relationships/hyperlink" Target="https://www.nerc.gov.ng" TargetMode="External"/><Relationship Id="rId56" Type="http://schemas.openxmlformats.org/officeDocument/2006/relationships/hyperlink" Target="https://www.nesrea.gov.ng" TargetMode="External"/><Relationship Id="rId77" Type="http://schemas.openxmlformats.org/officeDocument/2006/relationships/hyperlink" Target="https://www.sciencedirect.com/science/article/abs/pii/S0959652617313975" TargetMode="Externa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cac.gov.ng" TargetMode="External"/><Relationship Id="rId72" Type="http://schemas.openxmlformats.org/officeDocument/2006/relationships/hyperlink" Target="https://www.nemsa.gov.ng" TargetMode="External"/><Relationship Id="rId93" Type="http://schemas.openxmlformats.org/officeDocument/2006/relationships/hyperlink" Target="https://www.nipc.gov.ng" TargetMode="External"/><Relationship Id="rId98" Type="http://schemas.openxmlformats.org/officeDocument/2006/relationships/hyperlink" Target="https://www.nepza.gov.ng" TargetMode="Externa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9FA5FEA9CD7CFA4F9EAA97E923B5198A" ma:contentTypeVersion="3" ma:contentTypeDescription="Ein neues Dokument erstellen." ma:contentTypeScope="" ma:versionID="4412d7bf5875b04cc5f1c7c81449ff91">
  <xsd:schema xmlns:xsd="http://www.w3.org/2001/XMLSchema" xmlns:xs="http://www.w3.org/2001/XMLSchema" xmlns:p="http://schemas.microsoft.com/office/2006/metadata/properties" xmlns:ns2="871d277f-9bee-401f-9e65-af874dca289d" targetNamespace="http://schemas.microsoft.com/office/2006/metadata/properties" ma:root="true" ma:fieldsID="abf8cfdd7236175ee3629ca6b9bd3342" ns2:_="">
    <xsd:import namespace="871d277f-9bee-401f-9e65-af874dca28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d277f-9bee-401f-9e65-af874dca2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F044A-7137-418B-B189-6BDA744DA95B}">
  <ds:schemaRefs>
    <ds:schemaRef ds:uri="http://schemas.microsoft.com/sharepoint/v3/contenttype/forms"/>
  </ds:schemaRefs>
</ds:datastoreItem>
</file>

<file path=customXml/itemProps2.xml><?xml version="1.0" encoding="utf-8"?>
<ds:datastoreItem xmlns:ds="http://schemas.openxmlformats.org/officeDocument/2006/customXml" ds:itemID="{AFC56EB6-70C7-496B-A33F-968537C57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d277f-9bee-401f-9e65-af874dca2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82F630-D78C-4DFE-B172-0FFE7A5CA2D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3CEE25-D9D5-4479-99C9-917D6E8D33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Obiasogu, Ifeoma Linda GIZ NG</dc:creator>
  <keywords/>
  <lastModifiedBy>adarsh Srivastava</lastModifiedBy>
  <revision>27</revision>
  <dcterms:created xsi:type="dcterms:W3CDTF">2026-07-02T09:04:00.0000000Z</dcterms:created>
  <dcterms:modified xsi:type="dcterms:W3CDTF">2026-07-14T11:16:40.8656867Z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b303e4fd-30d2-4647-8ce9-28b5307afba0</vt:lpwstr>
  </property>
  <property fmtid="{D5CDD505-2E9C-101B-9397-08002B2CF9AE}" pid="3" name="ContentTypeId">
    <vt:lpwstr>0x0101009FA5FEA9CD7CFA4F9EAA97E923B5198A</vt:lpwstr>
  </property>
</Properties>
</file>